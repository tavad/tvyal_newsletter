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5.xml" ContentType="application/vnd.openxmlformats-officedocument.wordprocessingml.footer+xml"/>
  <Override PartName="/word/media/image10.png" ContentType="image/png"/>
  <Override PartName="/word/media/image13.png" ContentType="image/png"/>
  <Override PartName="/word/media/image1.gif" ContentType="image/gif"/>
  <Override PartName="/word/media/image9.png" ContentType="image/png"/>
  <Override PartName="/word/media/image6.gif" ContentType="image/gif"/>
  <Override PartName="/word/media/image18.png" ContentType="image/png"/>
  <Override PartName="/word/media/image19.png" ContentType="image/png"/>
  <Override PartName="/word/media/image15.png" ContentType="image/png"/>
  <Override PartName="/word/media/image5.jpeg" ContentType="image/jpeg"/>
  <Override PartName="/word/media/image14.png" ContentType="image/png"/>
  <Override PartName="/word/media/image2.jpeg" ContentType="image/jpeg"/>
  <Override PartName="/word/media/image4.jpeg" ContentType="image/jpeg"/>
  <Override PartName="/word/media/image16.png" ContentType="image/png"/>
  <Override PartName="/word/media/image7.png" ContentType="image/png"/>
  <Override PartName="/word/media/image11.png" ContentType="image/png"/>
  <Override PartName="/word/media/image17.png" ContentType="image/png"/>
  <Override PartName="/word/media/image8.png" ContentType="image/png"/>
  <Override PartName="/word/media/image12.png" ContentType="image/png"/>
  <Override PartName="/word/media/image3.png" ContentType="image/png"/>
  <Override PartName="/word/header3.xml" ContentType="application/vnd.openxmlformats-officedocument.wordprocessingml.header+xml"/>
  <Override PartName="/word/footer4.xml" ContentType="application/vnd.openxmlformats-officedocument.wordprocessingml.footer+xml"/>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footnotes.xml" ContentType="application/vnd.openxmlformats-officedocument.wordprocessingml.footnotes+xml"/>
  <Override PartName="/word/footer7.xml" ContentType="application/vnd.openxmlformats-officedocument.wordprocessingml.footer+xml"/>
  <Override PartName="/word/_rels/document.xml.rels" ContentType="application/vnd.openxmlformats-package.relationships+xml"/>
  <Override PartName="/word/comments.xml" ContentType="application/vnd.openxmlformats-officedocument.wordprocessingml.comments+xml"/>
  <Override PartName="/word/footer9.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charts/_rels/chart7.xml.rels" ContentType="application/vnd.openxmlformats-package.relationships+xml"/>
  <Override PartName="/word/charts/_rels/chart6.xml.rels" ContentType="application/vnd.openxmlformats-package.relationships+xml"/>
  <Override PartName="/word/charts/_rels/chart4.xml.rels" ContentType="application/vnd.openxmlformats-package.relationships+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footer6.xml" ContentType="application/vnd.openxmlformats-officedocument.wordprocessingml.footer+xml"/>
  <Override PartName="/word/drawings/drawing7.xml" ContentType="application/vnd.openxmlformats-officedocument.drawingml.chartshapes+xml"/>
  <Override PartName="/word/drawings/drawing11.xml" ContentType="application/vnd.openxmlformats-officedocument.drawingml.chartshapes+xml"/>
  <Override PartName="/word/drawings/drawing8.xml" ContentType="application/vnd.openxmlformats-officedocument.drawingml.chartshapes+xml"/>
  <Override PartName="/word/drawings/drawing12.xml" ContentType="application/vnd.openxmlformats-officedocument.drawingml.chartshapes+xml"/>
  <Override PartName="/word/drawings/drawing9.xml" ContentType="application/vnd.openxmlformats-officedocument.drawingml.chartshapes+xml"/>
  <Override PartName="/word/drawings/drawing10.xml" ContentType="application/vnd.openxmlformats-officedocument.drawingml.chartshapes+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breviations"/>
        <w:rPr>
          <w:rFonts w:ascii="GHEA Grapalat" w:hAnsi="GHEA Grapalat"/>
        </w:rPr>
      </w:pPr>
      <w:r>
        <w:drawing>
          <wp:anchor behindDoc="0" distT="0" distB="0" distL="0" distR="0" simplePos="0" locked="0" layoutInCell="1" allowOverlap="1" relativeHeight="17">
            <wp:simplePos x="0" y="0"/>
            <wp:positionH relativeFrom="column">
              <wp:posOffset>3869690</wp:posOffset>
            </wp:positionH>
            <wp:positionV relativeFrom="paragraph">
              <wp:posOffset>113030</wp:posOffset>
            </wp:positionV>
            <wp:extent cx="2435225" cy="754380"/>
            <wp:effectExtent l="0" t="0" r="0" b="0"/>
            <wp:wrapNone/>
            <wp:docPr id="1" name="Picture 2" descr="logo_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am"/>
                    <pic:cNvPicPr>
                      <a:picLocks noChangeAspect="1" noChangeArrowheads="1"/>
                    </pic:cNvPicPr>
                  </pic:nvPicPr>
                  <pic:blipFill>
                    <a:blip r:embed="rId2"/>
                    <a:stretch>
                      <a:fillRect/>
                    </a:stretch>
                  </pic:blipFill>
                  <pic:spPr bwMode="auto">
                    <a:xfrm>
                      <a:off x="0" y="0"/>
                      <a:ext cx="2435225" cy="754380"/>
                    </a:xfrm>
                    <a:prstGeom prst="rect">
                      <a:avLst/>
                    </a:prstGeom>
                    <a:solidFill>
                      <a:srgbClr val="ffffff"/>
                    </a:solidFill>
                  </pic:spPr>
                </pic:pic>
              </a:graphicData>
            </a:graphic>
          </wp:anchor>
        </w:drawing>
        <w:drawing>
          <wp:anchor behindDoc="0" distT="0" distB="0" distL="114300" distR="114300" simplePos="0" locked="0" layoutInCell="0" allowOverlap="1" relativeHeight="18">
            <wp:simplePos x="0" y="0"/>
            <wp:positionH relativeFrom="column">
              <wp:posOffset>2005330</wp:posOffset>
            </wp:positionH>
            <wp:positionV relativeFrom="paragraph">
              <wp:posOffset>-435610</wp:posOffset>
            </wp:positionV>
            <wp:extent cx="1088390" cy="108839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088390" cy="1088390"/>
                    </a:xfrm>
                    <a:prstGeom prst="rect">
                      <a:avLst/>
                    </a:prstGeom>
                    <a:noFill/>
                  </pic:spPr>
                </pic:pic>
              </a:graphicData>
            </a:graphic>
          </wp:anchor>
        </w:drawing>
        <w:drawing>
          <wp:anchor behindDoc="0" distT="0" distB="0" distL="114300" distR="114300" simplePos="0" locked="0" layoutInCell="0" allowOverlap="1" relativeHeight="19">
            <wp:simplePos x="0" y="0"/>
            <wp:positionH relativeFrom="column">
              <wp:posOffset>20955</wp:posOffset>
            </wp:positionH>
            <wp:positionV relativeFrom="paragraph">
              <wp:posOffset>635</wp:posOffset>
            </wp:positionV>
            <wp:extent cx="1179195" cy="1179195"/>
            <wp:effectExtent l="0" t="0" r="0" b="0"/>
            <wp:wrapTight wrapText="bothSides">
              <wp:wrapPolygon edited="0">
                <wp:start x="-96" y="0"/>
                <wp:lineTo x="-96" y="21121"/>
                <wp:lineTo x="21214" y="21121"/>
                <wp:lineTo x="21214" y="0"/>
                <wp:lineTo x="-96" y="0"/>
              </wp:wrapPolygon>
            </wp:wrapTigh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179195" cy="1179195"/>
                    </a:xfrm>
                    <a:prstGeom prst="rect">
                      <a:avLst/>
                    </a:prstGeom>
                    <a:noFill/>
                  </pic:spPr>
                </pic:pic>
              </a:graphicData>
            </a:graphic>
          </wp:anchor>
        </w:drawing>
      </w:r>
      <w:r>
        <w:rPr>
          <w:rFonts w:ascii="GHEA Grapalat" w:hAnsi="GHEA Grapalat"/>
        </w:rPr>
        <w:t xml:space="preserve">f </w:t>
      </w:r>
    </w:p>
    <w:p>
      <w:pPr>
        <w:pStyle w:val="Normal"/>
        <w:ind w:hanging="0"/>
        <w:jc w:val="center"/>
        <w:rPr>
          <w:rFonts w:ascii="GHEA Grapalat" w:hAnsi="GHEA Grapalat" w:cs="Arial"/>
          <w:szCs w:val="8"/>
          <w:lang w:val="hy-AM"/>
        </w:rPr>
      </w:pPr>
      <w:r>
        <w:rPr>
          <w:rFonts w:cs="Arial" w:ascii="GHEA Grapalat" w:hAnsi="GHEA Grapalat"/>
          <w:szCs w:val="8"/>
          <w:lang w:val="hy-AM"/>
        </w:rPr>
      </w:r>
    </w:p>
    <w:p>
      <w:pPr>
        <w:pStyle w:val="Normal"/>
        <w:ind w:hanging="0"/>
        <w:jc w:val="center"/>
        <w:rPr>
          <w:rFonts w:ascii="GHEA Grapalat" w:hAnsi="GHEA Grapalat" w:cs="Arial"/>
          <w:szCs w:val="8"/>
          <w:lang w:val="hy-AM"/>
        </w:rPr>
      </w:pPr>
      <w:r>
        <w:rPr>
          <w:rFonts w:cs="Arial" w:ascii="GHEA Grapalat" w:hAnsi="GHEA Grapalat"/>
          <w:szCs w:val="8"/>
          <w:lang w:val="hy-AM"/>
        </w:rPr>
      </w:r>
    </w:p>
    <w:p>
      <w:pPr>
        <w:pStyle w:val="Normal"/>
        <w:ind w:hanging="0"/>
        <w:jc w:val="center"/>
        <w:rPr>
          <w:rFonts w:ascii="GHEA Grapalat" w:hAnsi="GHEA Grapalat" w:cs="Calibri"/>
          <w:b/>
          <w:sz w:val="32"/>
          <w:szCs w:val="32"/>
          <w:shd w:fill="FFFFFF" w:val="clear"/>
          <w:lang w:val="hy-AM"/>
        </w:rPr>
      </w:pPr>
      <w:r>
        <w:rPr>
          <w:rFonts w:cs="Calibri" w:ascii="GHEA Grapalat" w:hAnsi="GHEA Grapalat"/>
          <w:b/>
          <w:sz w:val="32"/>
          <w:szCs w:val="32"/>
          <w:shd w:fill="FFFFFF" w:val="clear"/>
          <w:lang w:val="hy-AM"/>
        </w:rPr>
      </w:r>
    </w:p>
    <w:p>
      <w:pPr>
        <w:pStyle w:val="Normal"/>
        <w:ind w:hanging="0"/>
        <w:jc w:val="center"/>
        <w:rPr>
          <w:rFonts w:ascii="GHEA Grapalat" w:hAnsi="GHEA Grapalat" w:cs="Calibri"/>
          <w:b/>
          <w:sz w:val="32"/>
          <w:szCs w:val="32"/>
          <w:shd w:fill="FFFFFF" w:val="clear"/>
          <w:lang w:val="hy-AM"/>
        </w:rPr>
      </w:pPr>
      <w:r>
        <w:rPr>
          <w:rFonts w:cs="Calibri" w:ascii="GHEA Grapalat" w:hAnsi="GHEA Grapalat"/>
          <w:b/>
          <w:sz w:val="32"/>
          <w:szCs w:val="32"/>
          <w:shd w:fill="FFFFFF" w:val="clear"/>
          <w:lang w:val="hy-AM"/>
        </w:rPr>
      </w:r>
    </w:p>
    <w:p>
      <w:pPr>
        <w:pStyle w:val="Normal"/>
        <w:ind w:hanging="0"/>
        <w:jc w:val="center"/>
        <w:rPr>
          <w:rFonts w:ascii="GHEA Grapalat" w:hAnsi="GHEA Grapalat" w:cs="Calibri"/>
          <w:b/>
          <w:sz w:val="32"/>
          <w:szCs w:val="32"/>
          <w:shd w:fill="FFFFFF" w:val="clear"/>
          <w:lang w:val="hy-AM"/>
        </w:rPr>
      </w:pPr>
      <w:r>
        <w:rPr>
          <w:rFonts w:cs="Calibri" w:ascii="GHEA Grapalat" w:hAnsi="GHEA Grapalat"/>
          <w:b/>
          <w:sz w:val="32"/>
          <w:szCs w:val="32"/>
          <w:shd w:fill="FFFFFF" w:val="clear"/>
          <w:lang w:val="hy-AM"/>
        </w:rPr>
      </w:r>
    </w:p>
    <w:p>
      <w:pPr>
        <w:pStyle w:val="ListParagraph"/>
        <w:spacing w:lineRule="auto" w:line="264"/>
        <w:ind w:hanging="0" w:left="0"/>
        <w:jc w:val="center"/>
        <w:rPr>
          <w:rFonts w:ascii="GHEA Grapalat" w:hAnsi="GHEA Grapalat" w:cs="Calibri"/>
          <w:b/>
          <w:color w:themeColor="dark2" w:val="1F497D"/>
          <w:sz w:val="44"/>
          <w:szCs w:val="44"/>
          <w:lang w:val="hy-AM"/>
        </w:rPr>
      </w:pPr>
      <w:r>
        <w:rPr>
          <w:rFonts w:cs="Calibri" w:ascii="GHEA Grapalat" w:hAnsi="GHEA Grapalat"/>
          <w:b/>
          <w:color w:themeColor="dark2" w:val="1F497D"/>
          <w:sz w:val="44"/>
          <w:szCs w:val="44"/>
          <w:shd w:fill="FFFFFF" w:val="clear"/>
          <w:lang w:val="hy-AM" w:eastAsia="ru-RU"/>
        </w:rPr>
        <w:t>Արարատյան ջրավազանային կառավարման տարածքի 2025-2030 թթ</w:t>
      </w:r>
      <w:r>
        <w:rPr>
          <w:rFonts w:cs="Cambria Math" w:ascii="Cambria Math" w:hAnsi="Cambria Math"/>
          <w:b/>
          <w:color w:themeColor="dark2" w:val="1F497D"/>
          <w:sz w:val="44"/>
          <w:szCs w:val="44"/>
          <w:shd w:fill="FFFFFF" w:val="clear"/>
          <w:lang w:val="hy-AM" w:eastAsia="ru-RU"/>
        </w:rPr>
        <w:t>․</w:t>
      </w:r>
      <w:r>
        <w:rPr>
          <w:rFonts w:cs="Calibri" w:ascii="GHEA Grapalat" w:hAnsi="GHEA Grapalat"/>
          <w:b/>
          <w:color w:themeColor="dark2" w:val="1F497D"/>
          <w:sz w:val="44"/>
          <w:szCs w:val="44"/>
          <w:shd w:fill="FFFFFF" w:val="clear"/>
          <w:lang w:val="hy-AM" w:eastAsia="ru-RU"/>
        </w:rPr>
        <w:t xml:space="preserve"> կառավարման պլանի մշակում </w:t>
      </w:r>
    </w:p>
    <w:p>
      <w:pPr>
        <w:pStyle w:val="ListParagraph"/>
        <w:spacing w:lineRule="auto" w:line="264"/>
        <w:ind w:hanging="0" w:left="0"/>
        <w:jc w:val="center"/>
        <w:rPr>
          <w:rFonts w:ascii="GHEA Grapalat" w:hAnsi="GHEA Grapalat"/>
          <w:sz w:val="28"/>
          <w:szCs w:val="28"/>
          <w:lang w:val="hy-AM"/>
        </w:rPr>
      </w:pPr>
      <w:r>
        <w:rPr>
          <w:rFonts w:cs="Calibri" w:ascii="GHEA Grapalat" w:hAnsi="GHEA Grapalat"/>
          <w:b/>
          <w:sz w:val="28"/>
          <w:szCs w:val="28"/>
          <w:lang w:val="hy-AM"/>
        </w:rPr>
        <w:t>(Խորհրդատվական ծառայություն, պայմանագիր՝ N S194459)</w:t>
      </w:r>
    </w:p>
    <w:p>
      <w:pPr>
        <w:pStyle w:val="Normal"/>
        <w:ind w:hanging="0"/>
        <w:jc w:val="center"/>
        <w:rPr>
          <w:rFonts w:ascii="GHEA Grapalat" w:hAnsi="GHEA Grapalat" w:cs="Arial"/>
          <w:b/>
          <w:sz w:val="48"/>
          <w:szCs w:val="48"/>
          <w:lang w:val="hy-AM"/>
        </w:rPr>
      </w:pPr>
      <w:r>
        <w:rPr>
          <w:rFonts w:cs="Arial" w:ascii="GHEA Grapalat" w:hAnsi="GHEA Grapalat"/>
          <w:b/>
          <w:sz w:val="48"/>
          <w:szCs w:val="48"/>
          <w:lang w:val="hy-AM"/>
        </w:rPr>
      </w:r>
    </w:p>
    <w:p>
      <w:pPr>
        <w:pStyle w:val="Normal"/>
        <w:ind w:hanging="0"/>
        <w:jc w:val="center"/>
        <w:rPr>
          <w:rFonts w:ascii="GHEA Grapalat" w:hAnsi="GHEA Grapalat"/>
          <w:b/>
          <w:sz w:val="36"/>
          <w:szCs w:val="36"/>
          <w:lang w:val="hy-AM"/>
        </w:rPr>
      </w:pPr>
      <w:r>
        <w:rPr>
          <w:rFonts w:ascii="GHEA Grapalat" w:hAnsi="GHEA Grapalat"/>
          <w:b/>
          <w:sz w:val="36"/>
          <w:szCs w:val="36"/>
          <w:lang w:val="hy-AM"/>
        </w:rPr>
        <w:t>ՏԵԽՆԻԿԱԿԱՆ</w:t>
      </w:r>
      <w:r>
        <w:rPr>
          <w:rFonts w:ascii="GHEA Grapalat" w:hAnsi="GHEA Grapalat"/>
          <w:b/>
          <w:caps/>
          <w:sz w:val="36"/>
          <w:szCs w:val="36"/>
          <w:lang w:val="hy-AM"/>
        </w:rPr>
        <w:t xml:space="preserve"> հաշվետվություն</w:t>
      </w:r>
      <w:r>
        <w:rPr>
          <w:rFonts w:ascii="GHEA Grapalat" w:hAnsi="GHEA Grapalat"/>
          <w:b/>
          <w:sz w:val="36"/>
          <w:szCs w:val="36"/>
          <w:lang w:val="hy-AM"/>
        </w:rPr>
        <w:t xml:space="preserve"> III</w:t>
      </w:r>
    </w:p>
    <w:p>
      <w:pPr>
        <w:pStyle w:val="Normal"/>
        <w:jc w:val="center"/>
        <w:rPr>
          <w:rFonts w:ascii="GHEA Grapalat" w:hAnsi="GHEA Grapalat"/>
          <w:b/>
          <w:sz w:val="32"/>
          <w:szCs w:val="32"/>
          <w:lang w:val="hy-AM"/>
        </w:rPr>
      </w:pPr>
      <w:r>
        <w:rPr>
          <w:rFonts w:ascii="GHEA Grapalat" w:hAnsi="GHEA Grapalat"/>
          <w:b/>
          <w:sz w:val="32"/>
          <w:szCs w:val="32"/>
          <w:lang w:val="hy-AM"/>
        </w:rPr>
      </w:r>
    </w:p>
    <w:p>
      <w:pPr>
        <w:pStyle w:val="Normal"/>
        <w:jc w:val="center"/>
        <w:rPr>
          <w:rFonts w:ascii="GHEA Grapalat" w:hAnsi="GHEA Grapalat"/>
          <w:sz w:val="28"/>
          <w:szCs w:val="28"/>
          <w:lang w:val="hy-AM"/>
        </w:rPr>
      </w:pPr>
      <w:r>
        <w:rPr>
          <w:rFonts w:ascii="GHEA Grapalat" w:hAnsi="GHEA Grapalat"/>
          <w:sz w:val="28"/>
          <w:szCs w:val="28"/>
          <w:lang w:val="hy-AM"/>
        </w:rPr>
        <w:t>Տարբերակ 1</w:t>
      </w:r>
    </w:p>
    <w:p>
      <w:pPr>
        <w:pStyle w:val="Normal"/>
        <w:jc w:val="center"/>
        <w:rPr>
          <w:rFonts w:ascii="GHEA Grapalat" w:hAnsi="GHEA Grapalat"/>
          <w:lang w:val="hy-AM"/>
        </w:rPr>
      </w:pPr>
      <w:r>
        <w:rPr>
          <w:rFonts w:ascii="GHEA Grapalat" w:hAnsi="GHEA Grapalat"/>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rPr>
          <w:rFonts w:ascii="GHEA Grapalat" w:hAnsi="GHEA Grapalat"/>
          <w:b/>
          <w:sz w:val="24"/>
          <w:szCs w:val="24"/>
          <w:lang w:val="hy-AM"/>
        </w:rPr>
      </w:pPr>
      <w:r>
        <w:rPr>
          <w:rFonts w:ascii="GHEA Grapalat" w:hAnsi="GHEA Grapalat"/>
          <w:b/>
          <w:sz w:val="24"/>
          <w:szCs w:val="24"/>
          <w:lang w:val="hy-AM"/>
        </w:rPr>
      </w:r>
    </w:p>
    <w:p>
      <w:pPr>
        <w:pStyle w:val="Normal"/>
        <w:rPr>
          <w:rFonts w:ascii="GHEA Grapalat" w:hAnsi="GHEA Grapalat"/>
          <w:b/>
          <w:sz w:val="24"/>
          <w:szCs w:val="24"/>
          <w:lang w:val="hy-AM"/>
        </w:rPr>
      </w:pPr>
      <w:r>
        <w:rPr>
          <w:rFonts w:ascii="GHEA Grapalat" w:hAnsi="GHEA Grapalat"/>
          <w:b/>
          <w:sz w:val="24"/>
          <w:szCs w:val="24"/>
          <w:lang w:val="hy-AM"/>
        </w:rPr>
      </w:r>
    </w:p>
    <w:p>
      <w:pPr>
        <w:pStyle w:val="Normal"/>
        <w:rPr>
          <w:rFonts w:ascii="GHEA Grapalat" w:hAnsi="GHEA Grapalat"/>
          <w:b/>
          <w:sz w:val="24"/>
          <w:szCs w:val="24"/>
          <w:lang w:val="hy-AM"/>
        </w:rPr>
      </w:pPr>
      <w:r>
        <w:rPr>
          <w:rFonts w:ascii="GHEA Grapalat" w:hAnsi="GHEA Grapalat"/>
          <w:b/>
          <w:sz w:val="24"/>
          <w:szCs w:val="24"/>
          <w:lang w:val="hy-AM"/>
        </w:rPr>
      </w:r>
    </w:p>
    <w:p>
      <w:pPr>
        <w:pStyle w:val="Normal"/>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r>
    </w:p>
    <w:p>
      <w:pPr>
        <w:pStyle w:val="Normal"/>
        <w:jc w:val="center"/>
        <w:rPr>
          <w:rFonts w:ascii="GHEA Grapalat" w:hAnsi="GHEA Grapalat"/>
          <w:b/>
          <w:sz w:val="24"/>
          <w:szCs w:val="24"/>
          <w:lang w:val="hy-AM"/>
        </w:rPr>
      </w:pPr>
      <w:r>
        <w:rPr>
          <w:rFonts w:ascii="GHEA Grapalat" w:hAnsi="GHEA Grapalat"/>
          <w:b/>
          <w:sz w:val="24"/>
          <w:szCs w:val="24"/>
          <w:lang w:val="hy-AM"/>
        </w:rPr>
        <w:t>Հոկտեմբեր, 2024թ.</w:t>
      </w:r>
    </w:p>
    <w:p>
      <w:pPr>
        <w:pStyle w:val="Normal"/>
        <w:spacing w:before="0" w:after="200"/>
        <w:ind w:hanging="0"/>
        <w:jc w:val="left"/>
        <w:rPr>
          <w:rFonts w:ascii="GHEA Grapalat" w:hAnsi="GHEA Grapalat" w:eastAsia="Batang" w:cs="Times New Roman"/>
          <w:b/>
          <w:bCs/>
          <w:color w:themeColor="dark2" w:themeTint="99" w:val="548DD4"/>
          <w:kern w:val="2"/>
          <w:sz w:val="28"/>
          <w:szCs w:val="32"/>
          <w:lang w:val="hy-AM" w:eastAsia="en-GB"/>
        </w:rPr>
      </w:pPr>
      <w:r>
        <w:rPr>
          <w:rFonts w:eastAsia="Batang" w:cs="Times New Roman" w:ascii="GHEA Grapalat" w:hAnsi="GHEA Grapalat"/>
          <w:b/>
          <w:bCs/>
          <w:color w:themeColor="dark2" w:themeTint="99" w:val="548DD4"/>
          <w:kern w:val="2"/>
          <w:sz w:val="28"/>
          <w:szCs w:val="32"/>
          <w:lang w:val="hy-AM" w:eastAsia="en-GB"/>
        </w:rPr>
      </w:r>
      <w:r>
        <w:br w:type="page"/>
      </w:r>
    </w:p>
    <w:p>
      <w:pPr>
        <w:pStyle w:val="Title"/>
        <w:spacing w:before="0" w:after="0"/>
        <w:jc w:val="center"/>
        <w:rPr>
          <w:rFonts w:ascii="GHEA Grapalat" w:hAnsi="GHEA Grapalat"/>
          <w:lang w:val="hy-AM"/>
        </w:rPr>
      </w:pPr>
      <w:bookmarkStart w:id="0" w:name="_Toc180589645"/>
      <w:r>
        <w:rPr>
          <w:rFonts w:ascii="GHEA Grapalat" w:hAnsi="GHEA Grapalat"/>
          <w:lang w:val="hy-AM"/>
        </w:rPr>
        <w:t>Բովանդակություն</w:t>
      </w:r>
      <w:bookmarkEnd w:id="0"/>
    </w:p>
    <w:sdt>
      <w:sdtPr>
        <w:docPartObj>
          <w:docPartGallery w:val="Table of Contents"/>
          <w:docPartUnique w:val="true"/>
        </w:docPartObj>
      </w:sdtPr>
      <w:sdtContent>
        <w:p>
          <w:pPr>
            <w:pStyle w:val="TOC1"/>
            <w:tabs>
              <w:tab w:val="clear" w:pos="720"/>
              <w:tab w:val="right" w:pos="9628" w:leader="dot"/>
            </w:tabs>
            <w:rPr>
              <w:rFonts w:ascii="GHEA Grapalat" w:hAnsi="GHEA Grapalat"/>
              <w:b w:val="false"/>
              <w:bCs w:val="false"/>
              <w:caps w:val="false"/>
              <w:smallCaps w:val="false"/>
              <w:sz w:val="22"/>
              <w:szCs w:val="22"/>
            </w:rPr>
          </w:pPr>
          <w:r>
            <w:fldChar w:fldCharType="begin"/>
          </w:r>
          <w:r>
            <w:rPr>
              <w:rStyle w:val="IndexLink"/>
              <w:rFonts w:ascii="GHEA Grapalat" w:hAnsi="GHEA Grapalat"/>
              <w:lang w:val="hy-AM"/>
            </w:rPr>
            <w:instrText xml:space="preserve"> TOC \o "1-3" \h</w:instrText>
          </w:r>
          <w:r>
            <w:rPr>
              <w:rStyle w:val="IndexLink"/>
              <w:rFonts w:ascii="GHEA Grapalat" w:hAnsi="GHEA Grapalat"/>
              <w:lang w:val="hy-AM"/>
            </w:rPr>
            <w:fldChar w:fldCharType="separate"/>
          </w:r>
          <w:hyperlink w:anchor="_Toc180589645">
            <w:r>
              <w:rPr>
                <w:rStyle w:val="IndexLink"/>
                <w:rFonts w:ascii="GHEA Grapalat" w:hAnsi="GHEA Grapalat"/>
                <w:lang w:val="hy-AM"/>
              </w:rPr>
              <w:t>Բովանդակություն</w:t>
            </w:r>
            <w:r>
              <w:rPr>
                <w:webHidden/>
              </w:rPr>
              <w:fldChar w:fldCharType="begin"/>
            </w:r>
            <w:r>
              <w:rPr>
                <w:webHidden/>
              </w:rPr>
              <w:instrText xml:space="preserve">PAGEREF _Toc180589645 \h</w:instrText>
            </w:r>
            <w:r>
              <w:rPr>
                <w:webHidden/>
              </w:rPr>
              <w:fldChar w:fldCharType="separate"/>
            </w:r>
            <w:r>
              <w:rPr>
                <w:rStyle w:val="IndexLink"/>
                <w:rFonts w:ascii="GHEA Grapalat" w:hAnsi="GHEA Grapalat"/>
                <w:vanish w:val="false"/>
              </w:rPr>
              <w:tab/>
              <w:t>2</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46">
            <w:r>
              <w:rPr>
                <w:rStyle w:val="IndexLink"/>
                <w:rFonts w:ascii="GHEA Grapalat" w:hAnsi="GHEA Grapalat"/>
                <w:lang w:val="hy-AM"/>
              </w:rPr>
              <w:t>Հապավումների ցանկ</w:t>
            </w:r>
            <w:r>
              <w:rPr>
                <w:webHidden/>
              </w:rPr>
              <w:fldChar w:fldCharType="begin"/>
            </w:r>
            <w:r>
              <w:rPr>
                <w:webHidden/>
              </w:rPr>
              <w:instrText xml:space="preserve">PAGEREF _Toc180589646 \h</w:instrText>
            </w:r>
            <w:r>
              <w:rPr>
                <w:webHidden/>
              </w:rPr>
              <w:fldChar w:fldCharType="separate"/>
            </w:r>
            <w:r>
              <w:rPr>
                <w:rStyle w:val="IndexLink"/>
                <w:rFonts w:ascii="GHEA Grapalat" w:hAnsi="GHEA Grapalat"/>
                <w:vanish w:val="false"/>
              </w:rPr>
              <w:tab/>
              <w:t>6</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47">
            <w:r>
              <w:rPr>
                <w:rStyle w:val="IndexLink"/>
                <w:rFonts w:ascii="GHEA Grapalat" w:hAnsi="GHEA Grapalat"/>
                <w:lang w:val="hy-AM"/>
              </w:rPr>
              <w:t>Աղյուսակների ցանկ</w:t>
            </w:r>
            <w:r>
              <w:rPr>
                <w:webHidden/>
              </w:rPr>
              <w:fldChar w:fldCharType="begin"/>
            </w:r>
            <w:r>
              <w:rPr>
                <w:webHidden/>
              </w:rPr>
              <w:instrText xml:space="preserve">PAGEREF _Toc180589647 \h</w:instrText>
            </w:r>
            <w:r>
              <w:rPr>
                <w:webHidden/>
              </w:rPr>
              <w:fldChar w:fldCharType="separate"/>
            </w:r>
            <w:r>
              <w:rPr>
                <w:rStyle w:val="IndexLink"/>
                <w:rFonts w:ascii="GHEA Grapalat" w:hAnsi="GHEA Grapalat"/>
                <w:vanish w:val="false"/>
              </w:rPr>
              <w:tab/>
              <w:t>7</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48">
            <w:r>
              <w:rPr>
                <w:rStyle w:val="IndexLink"/>
                <w:rFonts w:ascii="GHEA Grapalat" w:hAnsi="GHEA Grapalat"/>
                <w:lang w:val="hy-AM"/>
              </w:rPr>
              <w:t>Նկարների ցանկ</w:t>
            </w:r>
            <w:r>
              <w:rPr>
                <w:webHidden/>
              </w:rPr>
              <w:fldChar w:fldCharType="begin"/>
            </w:r>
            <w:r>
              <w:rPr>
                <w:webHidden/>
              </w:rPr>
              <w:instrText xml:space="preserve">PAGEREF _Toc180589648 \h</w:instrText>
            </w:r>
            <w:r>
              <w:rPr>
                <w:webHidden/>
              </w:rPr>
              <w:fldChar w:fldCharType="separate"/>
            </w:r>
            <w:r>
              <w:rPr>
                <w:rStyle w:val="IndexLink"/>
                <w:rFonts w:ascii="GHEA Grapalat" w:hAnsi="GHEA Grapalat"/>
                <w:vanish w:val="false"/>
              </w:rPr>
              <w:tab/>
              <w:t>8</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49">
            <w:r>
              <w:rPr>
                <w:rStyle w:val="IndexLink"/>
                <w:rFonts w:ascii="GHEA Grapalat" w:hAnsi="GHEA Grapalat"/>
                <w:lang w:val="hy-AM"/>
              </w:rPr>
              <w:t>Գծապատկերների ցանկ</w:t>
            </w:r>
            <w:r>
              <w:rPr>
                <w:webHidden/>
              </w:rPr>
              <w:fldChar w:fldCharType="begin"/>
            </w:r>
            <w:r>
              <w:rPr>
                <w:webHidden/>
              </w:rPr>
              <w:instrText xml:space="preserve">PAGEREF _Toc180589649 \h</w:instrText>
            </w:r>
            <w:r>
              <w:rPr>
                <w:webHidden/>
              </w:rPr>
              <w:fldChar w:fldCharType="separate"/>
            </w:r>
            <w:r>
              <w:rPr>
                <w:rStyle w:val="IndexLink"/>
                <w:rFonts w:ascii="GHEA Grapalat" w:hAnsi="GHEA Grapalat"/>
                <w:vanish w:val="false"/>
              </w:rPr>
              <w:tab/>
              <w:t>9</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50">
            <w:r>
              <w:rPr>
                <w:rStyle w:val="IndexLink"/>
                <w:rFonts w:ascii="GHEA Grapalat" w:hAnsi="GHEA Grapalat"/>
                <w:lang w:val="hy-AM"/>
              </w:rPr>
              <w:t>ՆԵՐԱԾՈՒԹՅՈՒՆ</w:t>
            </w:r>
            <w:r>
              <w:rPr>
                <w:webHidden/>
              </w:rPr>
              <w:fldChar w:fldCharType="begin"/>
            </w:r>
            <w:r>
              <w:rPr>
                <w:webHidden/>
              </w:rPr>
              <w:instrText xml:space="preserve">PAGEREF _Toc180589650 \h</w:instrText>
            </w:r>
            <w:r>
              <w:rPr>
                <w:webHidden/>
              </w:rPr>
              <w:fldChar w:fldCharType="separate"/>
            </w:r>
            <w:r>
              <w:rPr>
                <w:rStyle w:val="IndexLink"/>
                <w:rFonts w:ascii="GHEA Grapalat" w:hAnsi="GHEA Grapalat"/>
                <w:vanish w:val="false"/>
              </w:rPr>
              <w:tab/>
              <w:t>10</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51">
            <w:r>
              <w:rPr>
                <w:rStyle w:val="IndexLink"/>
                <w:rFonts w:cs="Arial" w:ascii="GHEA Grapalat" w:hAnsi="GHEA Grapalat"/>
                <w:lang w:val="hy-AM" w:eastAsia="fr-FR"/>
              </w:rPr>
              <w:t>1. ՋՐԱՎԱԶԱՆԱՅԻՆ ԿԱՌԱՎԱՐՄԱՆ ՏԱՐԱԾՔՈՒՄ ՋՐԱՅԻՆ ՌԵՍՈՒՐՍՆԵՐԻ ՄՈՆԻՏՈՐԻՆԳ ԵՎ ԵՎ ՋՐԱՅԻՆ ՄԱՐՄԻՆՆԵՐԻ ԿԱՐԳԱՎԻՃԱԿԻ ԳՆԱՀԱՏՄԱՆ ԱՐԴՅՈՒՆՔՆԵՐ</w:t>
            </w:r>
            <w:r>
              <w:rPr>
                <w:webHidden/>
              </w:rPr>
              <w:fldChar w:fldCharType="begin"/>
            </w:r>
            <w:r>
              <w:rPr>
                <w:webHidden/>
              </w:rPr>
              <w:instrText xml:space="preserve">PAGEREF _Toc180589651 \h</w:instrText>
            </w:r>
            <w:r>
              <w:rPr>
                <w:webHidden/>
              </w:rPr>
              <w:fldChar w:fldCharType="separate"/>
            </w:r>
            <w:r>
              <w:rPr>
                <w:rStyle w:val="IndexLink"/>
                <w:rFonts w:ascii="GHEA Grapalat" w:hAnsi="GHEA Grapalat"/>
                <w:vanish w:val="false"/>
              </w:rPr>
              <w:tab/>
              <w:t>11</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52">
            <w:r>
              <w:rPr>
                <w:rStyle w:val="IndexLink"/>
                <w:rFonts w:cs="Arial" w:ascii="GHEA Grapalat" w:hAnsi="GHEA Grapalat"/>
                <w:lang w:val="hy-AM"/>
              </w:rPr>
              <w:t>1.1</w:t>
            </w:r>
            <w:r>
              <w:rPr>
                <w:rStyle w:val="IndexLink"/>
                <w:rFonts w:ascii="GHEA Grapalat" w:hAnsi="GHEA Grapalat"/>
                <w:b w:val="false"/>
                <w:bCs w:val="false"/>
                <w:sz w:val="22"/>
                <w:szCs w:val="22"/>
              </w:rPr>
              <w:tab/>
            </w:r>
            <w:r>
              <w:rPr>
                <w:rStyle w:val="IndexLink"/>
                <w:rFonts w:cs="Arial" w:ascii="GHEA Grapalat" w:hAnsi="GHEA Grapalat"/>
                <w:lang w:val="hy-AM"/>
              </w:rPr>
              <w:t>Մոնիթորինգի գործող դիտացանցեր</w:t>
            </w:r>
            <w:r>
              <w:rPr>
                <w:webHidden/>
              </w:rPr>
              <w:fldChar w:fldCharType="begin"/>
            </w:r>
            <w:r>
              <w:rPr>
                <w:webHidden/>
              </w:rPr>
              <w:instrText xml:space="preserve">PAGEREF _Toc180589652 \h</w:instrText>
            </w:r>
            <w:r>
              <w:rPr>
                <w:webHidden/>
              </w:rPr>
              <w:fldChar w:fldCharType="separate"/>
            </w:r>
            <w:r>
              <w:rPr>
                <w:rStyle w:val="IndexLink"/>
                <w:rFonts w:ascii="GHEA Grapalat" w:hAnsi="GHEA Grapalat"/>
                <w:vanish w:val="false"/>
              </w:rPr>
              <w:tab/>
              <w:t>11</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53">
            <w:r>
              <w:rPr>
                <w:rStyle w:val="IndexLink"/>
                <w:rFonts w:ascii="GHEA Grapalat" w:hAnsi="GHEA Grapalat"/>
                <w:lang w:val="hy-AM"/>
              </w:rPr>
              <w:t>1.1.1.</w:t>
            </w:r>
            <w:r>
              <w:rPr>
                <w:rStyle w:val="IndexLink"/>
                <w:rFonts w:ascii="GHEA Grapalat" w:hAnsi="GHEA Grapalat"/>
                <w:b w:val="false"/>
                <w:bCs w:val="false"/>
                <w:sz w:val="22"/>
                <w:szCs w:val="22"/>
              </w:rPr>
              <w:tab/>
            </w:r>
            <w:r>
              <w:rPr>
                <w:rStyle w:val="IndexLink"/>
                <w:rFonts w:ascii="GHEA Grapalat" w:hAnsi="GHEA Grapalat"/>
                <w:lang w:val="hy-AM"/>
              </w:rPr>
              <w:t>Հիդրոլոգիական մոնիթորինգի գործող դիտացանցը</w:t>
            </w:r>
            <w:r>
              <w:rPr>
                <w:webHidden/>
              </w:rPr>
              <w:fldChar w:fldCharType="begin"/>
            </w:r>
            <w:r>
              <w:rPr>
                <w:webHidden/>
              </w:rPr>
              <w:instrText xml:space="preserve">PAGEREF _Toc180589653 \h</w:instrText>
            </w:r>
            <w:r>
              <w:rPr>
                <w:webHidden/>
              </w:rPr>
              <w:fldChar w:fldCharType="separate"/>
            </w:r>
            <w:r>
              <w:rPr>
                <w:rStyle w:val="IndexLink"/>
                <w:rFonts w:ascii="GHEA Grapalat" w:hAnsi="GHEA Grapalat"/>
                <w:vanish w:val="false"/>
              </w:rPr>
              <w:tab/>
              <w:t>11</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54">
            <w:r>
              <w:rPr>
                <w:rStyle w:val="IndexLink"/>
                <w:rFonts w:ascii="GHEA Grapalat" w:hAnsi="GHEA Grapalat"/>
                <w:lang w:val="hy-AM"/>
              </w:rPr>
              <w:t>1.1.1.</w:t>
            </w:r>
            <w:r>
              <w:rPr>
                <w:rStyle w:val="IndexLink"/>
                <w:rFonts w:ascii="GHEA Grapalat" w:hAnsi="GHEA Grapalat"/>
                <w:b w:val="false"/>
                <w:bCs w:val="false"/>
                <w:sz w:val="22"/>
                <w:szCs w:val="22"/>
              </w:rPr>
              <w:tab/>
            </w:r>
            <w:r>
              <w:rPr>
                <w:rStyle w:val="IndexLink"/>
                <w:rFonts w:ascii="GHEA Grapalat" w:hAnsi="GHEA Grapalat"/>
                <w:lang w:val="hy-AM"/>
              </w:rPr>
              <w:t>Մակերևութային ջրերի որակի մոնիթորինգի գործող դիտացանցը</w:t>
            </w:r>
            <w:r>
              <w:rPr>
                <w:webHidden/>
              </w:rPr>
              <w:fldChar w:fldCharType="begin"/>
            </w:r>
            <w:r>
              <w:rPr>
                <w:webHidden/>
              </w:rPr>
              <w:instrText xml:space="preserve">PAGEREF _Toc180589654 \h</w:instrText>
            </w:r>
            <w:r>
              <w:rPr>
                <w:webHidden/>
              </w:rPr>
              <w:fldChar w:fldCharType="separate"/>
            </w:r>
            <w:r>
              <w:rPr>
                <w:rStyle w:val="IndexLink"/>
                <w:rFonts w:ascii="GHEA Grapalat" w:hAnsi="GHEA Grapalat"/>
                <w:vanish w:val="false"/>
              </w:rPr>
              <w:tab/>
              <w:t>12</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55">
            <w:r>
              <w:rPr>
                <w:rStyle w:val="IndexLink"/>
                <w:rFonts w:ascii="GHEA Grapalat" w:hAnsi="GHEA Grapalat"/>
                <w:lang w:val="hy-AM"/>
              </w:rPr>
              <w:t>1.1.2.</w:t>
            </w:r>
            <w:r>
              <w:rPr>
                <w:rStyle w:val="IndexLink"/>
                <w:rFonts w:ascii="GHEA Grapalat" w:hAnsi="GHEA Grapalat"/>
                <w:b w:val="false"/>
                <w:bCs w:val="false"/>
                <w:sz w:val="22"/>
                <w:szCs w:val="22"/>
              </w:rPr>
              <w:tab/>
            </w:r>
            <w:r>
              <w:rPr>
                <w:rStyle w:val="IndexLink"/>
                <w:rFonts w:ascii="GHEA Grapalat" w:hAnsi="GHEA Grapalat"/>
                <w:lang w:val="hy-AM"/>
              </w:rPr>
              <w:t>Ստորերկրյա ջրերի մոնիթորինգի գործող դիտացանցը</w:t>
            </w:r>
            <w:r>
              <w:rPr>
                <w:webHidden/>
              </w:rPr>
              <w:fldChar w:fldCharType="begin"/>
            </w:r>
            <w:r>
              <w:rPr>
                <w:webHidden/>
              </w:rPr>
              <w:instrText xml:space="preserve">PAGEREF _Toc180589655 \h</w:instrText>
            </w:r>
            <w:r>
              <w:rPr>
                <w:webHidden/>
              </w:rPr>
              <w:fldChar w:fldCharType="separate"/>
            </w:r>
            <w:r>
              <w:rPr>
                <w:rStyle w:val="IndexLink"/>
                <w:rFonts w:ascii="GHEA Grapalat" w:hAnsi="GHEA Grapalat"/>
                <w:vanish w:val="false"/>
              </w:rPr>
              <w:tab/>
              <w:t>12</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56">
            <w:r>
              <w:rPr>
                <w:rStyle w:val="IndexLink"/>
                <w:rFonts w:ascii="GHEA Grapalat" w:hAnsi="GHEA Grapalat"/>
                <w:lang w:val="hy-AM"/>
              </w:rPr>
              <w:t>1.2</w:t>
            </w:r>
            <w:r>
              <w:rPr>
                <w:rStyle w:val="IndexLink"/>
                <w:rFonts w:ascii="GHEA Grapalat" w:hAnsi="GHEA Grapalat"/>
                <w:b w:val="false"/>
                <w:bCs w:val="false"/>
                <w:sz w:val="22"/>
                <w:szCs w:val="22"/>
              </w:rPr>
              <w:tab/>
            </w:r>
            <w:r>
              <w:rPr>
                <w:rStyle w:val="IndexLink"/>
                <w:rFonts w:cs="Arial" w:ascii="GHEA Grapalat" w:hAnsi="GHEA Grapalat"/>
                <w:lang w:val="hy-AM"/>
              </w:rPr>
              <w:t>Մակերևութային ջրային մարմինների կարգավիճակի գնահատում</w:t>
            </w:r>
            <w:r>
              <w:rPr>
                <w:webHidden/>
              </w:rPr>
              <w:fldChar w:fldCharType="begin"/>
            </w:r>
            <w:r>
              <w:rPr>
                <w:webHidden/>
              </w:rPr>
              <w:instrText xml:space="preserve">PAGEREF _Toc180589656 \h</w:instrText>
            </w:r>
            <w:r>
              <w:rPr>
                <w:webHidden/>
              </w:rPr>
              <w:fldChar w:fldCharType="separate"/>
            </w:r>
            <w:r>
              <w:rPr>
                <w:rStyle w:val="IndexLink"/>
                <w:rFonts w:ascii="GHEA Grapalat" w:hAnsi="GHEA Grapalat"/>
                <w:vanish w:val="false"/>
              </w:rPr>
              <w:tab/>
              <w:t>13</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57">
            <w:r>
              <w:rPr>
                <w:rStyle w:val="IndexLink"/>
                <w:rFonts w:cs="Arial" w:ascii="GHEA Grapalat" w:hAnsi="GHEA Grapalat"/>
                <w:lang w:val="hy-AM"/>
              </w:rPr>
              <w:t>1.3</w:t>
            </w:r>
            <w:r>
              <w:rPr>
                <w:rStyle w:val="IndexLink"/>
                <w:rFonts w:ascii="GHEA Grapalat" w:hAnsi="GHEA Grapalat"/>
                <w:b w:val="false"/>
                <w:bCs w:val="false"/>
                <w:sz w:val="22"/>
                <w:szCs w:val="22"/>
              </w:rPr>
              <w:tab/>
            </w:r>
            <w:r>
              <w:rPr>
                <w:rStyle w:val="IndexLink"/>
                <w:rFonts w:cs="Arial" w:ascii="GHEA Grapalat" w:hAnsi="GHEA Grapalat"/>
                <w:lang w:val="hy-AM"/>
              </w:rPr>
              <w:t>Ստորերկրյա ջրային մարմինների կարգավիճակի գնահատում</w:t>
            </w:r>
            <w:r>
              <w:rPr>
                <w:webHidden/>
              </w:rPr>
              <w:fldChar w:fldCharType="begin"/>
            </w:r>
            <w:r>
              <w:rPr>
                <w:webHidden/>
              </w:rPr>
              <w:instrText xml:space="preserve">PAGEREF _Toc180589657 \h</w:instrText>
            </w:r>
            <w:r>
              <w:rPr>
                <w:webHidden/>
              </w:rPr>
              <w:fldChar w:fldCharType="separate"/>
            </w:r>
            <w:r>
              <w:rPr>
                <w:rStyle w:val="IndexLink"/>
                <w:rFonts w:ascii="GHEA Grapalat" w:hAnsi="GHEA Grapalat"/>
                <w:vanish w:val="false"/>
              </w:rPr>
              <w:tab/>
              <w:t>16</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58">
            <w:r>
              <w:rPr>
                <w:rStyle w:val="IndexLink"/>
                <w:rFonts w:cs="Arial" w:ascii="GHEA Grapalat" w:hAnsi="GHEA Grapalat"/>
                <w:lang w:val="hy-AM" w:eastAsia="fr-FR"/>
              </w:rPr>
              <w:t>2. ՋՐԱՎԱԶԱՆԻ ՋՐԱՅԻՆ ՌԵՍՈՒՐՍՆԵՐԻ ՎՐԱ ԿԼԻՄԱՅԻ ՓՈՓՈԽՈՒԹՅԱՆ ԱԶԴԵՑՈՒԹՅԱՆ ԳՆԱՀԱՏՈՒՄ</w:t>
            </w:r>
            <w:r>
              <w:rPr>
                <w:webHidden/>
              </w:rPr>
              <w:fldChar w:fldCharType="begin"/>
            </w:r>
            <w:r>
              <w:rPr>
                <w:webHidden/>
              </w:rPr>
              <w:instrText xml:space="preserve">PAGEREF _Toc180589658 \h</w:instrText>
            </w:r>
            <w:r>
              <w:rPr>
                <w:webHidden/>
              </w:rPr>
              <w:fldChar w:fldCharType="separate"/>
            </w:r>
            <w:r>
              <w:rPr>
                <w:rStyle w:val="IndexLink"/>
                <w:rFonts w:ascii="GHEA Grapalat" w:hAnsi="GHEA Grapalat"/>
                <w:vanish w:val="false"/>
              </w:rPr>
              <w:tab/>
              <w:t>17</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59">
            <w:r>
              <w:rPr>
                <w:rStyle w:val="IndexLink"/>
                <w:rFonts w:cs="Arial" w:ascii="GHEA Grapalat" w:hAnsi="GHEA Grapalat"/>
                <w:lang w:val="hy-AM"/>
              </w:rPr>
              <w:t>2.1</w:t>
            </w:r>
            <w:r>
              <w:rPr>
                <w:rStyle w:val="IndexLink"/>
                <w:rFonts w:ascii="GHEA Grapalat" w:hAnsi="GHEA Grapalat"/>
                <w:b w:val="false"/>
                <w:bCs w:val="false"/>
                <w:sz w:val="22"/>
                <w:szCs w:val="22"/>
              </w:rPr>
              <w:tab/>
            </w:r>
            <w:r>
              <w:rPr>
                <w:rStyle w:val="IndexLink"/>
                <w:rFonts w:cs="Arial" w:ascii="GHEA Grapalat" w:hAnsi="GHEA Grapalat"/>
                <w:lang w:val="hy-AM"/>
              </w:rPr>
              <w:t>Ջրավազանում կլիմայի փոփոխության միտումներ</w:t>
            </w:r>
            <w:r>
              <w:rPr>
                <w:webHidden/>
              </w:rPr>
              <w:fldChar w:fldCharType="begin"/>
            </w:r>
            <w:r>
              <w:rPr>
                <w:webHidden/>
              </w:rPr>
              <w:instrText xml:space="preserve">PAGEREF _Toc180589659 \h</w:instrText>
            </w:r>
            <w:r>
              <w:rPr>
                <w:webHidden/>
              </w:rPr>
              <w:fldChar w:fldCharType="separate"/>
            </w:r>
            <w:r>
              <w:rPr>
                <w:rStyle w:val="IndexLink"/>
                <w:rFonts w:ascii="GHEA Grapalat" w:hAnsi="GHEA Grapalat"/>
                <w:vanish w:val="false"/>
              </w:rPr>
              <w:tab/>
              <w:t>17</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0">
            <w:r>
              <w:rPr>
                <w:rStyle w:val="IndexLink"/>
                <w:rFonts w:cs="Arial" w:ascii="GHEA Grapalat" w:hAnsi="GHEA Grapalat"/>
                <w:lang w:val="hy-AM"/>
              </w:rPr>
              <w:t>2.2</w:t>
            </w:r>
            <w:r>
              <w:rPr>
                <w:rStyle w:val="IndexLink"/>
                <w:rFonts w:ascii="GHEA Grapalat" w:hAnsi="GHEA Grapalat"/>
                <w:b w:val="false"/>
                <w:bCs w:val="false"/>
                <w:sz w:val="22"/>
                <w:szCs w:val="22"/>
              </w:rPr>
              <w:tab/>
            </w:r>
            <w:r>
              <w:rPr>
                <w:rStyle w:val="IndexLink"/>
                <w:rFonts w:cs="Arial" w:ascii="GHEA Grapalat" w:hAnsi="GHEA Grapalat"/>
                <w:lang w:val="hy-AM"/>
              </w:rPr>
              <w:t>Ջրավազանի մակերևութային հոսքի վրա կլիմայի փոփոխության ազդեցություն</w:t>
            </w:r>
            <w:r>
              <w:rPr>
                <w:webHidden/>
              </w:rPr>
              <w:fldChar w:fldCharType="begin"/>
            </w:r>
            <w:r>
              <w:rPr>
                <w:webHidden/>
              </w:rPr>
              <w:instrText xml:space="preserve">PAGEREF _Toc180589660 \h</w:instrText>
            </w:r>
            <w:r>
              <w:rPr>
                <w:webHidden/>
              </w:rPr>
              <w:fldChar w:fldCharType="separate"/>
            </w:r>
            <w:r>
              <w:rPr>
                <w:rStyle w:val="IndexLink"/>
                <w:rFonts w:ascii="GHEA Grapalat" w:hAnsi="GHEA Grapalat"/>
                <w:vanish w:val="false"/>
              </w:rPr>
              <w:tab/>
              <w:t>19</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1">
            <w:r>
              <w:rPr>
                <w:rStyle w:val="IndexLink"/>
                <w:rFonts w:cs="Arial" w:ascii="GHEA Grapalat" w:hAnsi="GHEA Grapalat"/>
                <w:lang w:val="hy-AM"/>
              </w:rPr>
              <w:t>2.3</w:t>
            </w:r>
            <w:r>
              <w:rPr>
                <w:rStyle w:val="IndexLink"/>
                <w:rFonts w:ascii="GHEA Grapalat" w:hAnsi="GHEA Grapalat"/>
                <w:b w:val="false"/>
                <w:bCs w:val="false"/>
                <w:sz w:val="22"/>
                <w:szCs w:val="22"/>
              </w:rPr>
              <w:tab/>
            </w:r>
            <w:r>
              <w:rPr>
                <w:rStyle w:val="IndexLink"/>
                <w:rFonts w:cs="Arial" w:ascii="GHEA Grapalat" w:hAnsi="GHEA Grapalat"/>
                <w:lang w:val="hy-AM"/>
              </w:rPr>
              <w:t>Ջրավազանի ստորերկրյա ջրային ռեսուրսների վրա կլիմայի փոփոխության ազդեցություն</w:t>
            </w:r>
            <w:r>
              <w:rPr>
                <w:webHidden/>
              </w:rPr>
              <w:fldChar w:fldCharType="begin"/>
            </w:r>
            <w:r>
              <w:rPr>
                <w:webHidden/>
              </w:rPr>
              <w:instrText xml:space="preserve">PAGEREF _Toc180589661 \h</w:instrText>
            </w:r>
            <w:r>
              <w:rPr>
                <w:webHidden/>
              </w:rPr>
              <w:fldChar w:fldCharType="separate"/>
            </w:r>
            <w:r>
              <w:rPr>
                <w:rStyle w:val="IndexLink"/>
                <w:rFonts w:ascii="GHEA Grapalat" w:hAnsi="GHEA Grapalat"/>
                <w:vanish w:val="false"/>
              </w:rPr>
              <w:tab/>
              <w:t>23</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62">
            <w:r>
              <w:rPr>
                <w:rStyle w:val="IndexLink"/>
                <w:rFonts w:cs="Arial" w:ascii="GHEA Grapalat" w:hAnsi="GHEA Grapalat"/>
                <w:lang w:val="hy-AM" w:eastAsia="fr-FR"/>
              </w:rPr>
              <w:t>3. ՌԻՍԿԵՐԻ ԳՆԱՀԱՏՈՒՄ ԵՎ ԲՆԱՊԱՀՊԱՆԱԿԱՆ ՆՊԱՏԱԿՆԵՐ</w:t>
            </w:r>
            <w:r>
              <w:rPr>
                <w:webHidden/>
              </w:rPr>
              <w:fldChar w:fldCharType="begin"/>
            </w:r>
            <w:r>
              <w:rPr>
                <w:webHidden/>
              </w:rPr>
              <w:instrText xml:space="preserve">PAGEREF _Toc180589662 \h</w:instrText>
            </w:r>
            <w:r>
              <w:rPr>
                <w:webHidden/>
              </w:rPr>
              <w:fldChar w:fldCharType="separate"/>
            </w:r>
            <w:r>
              <w:rPr>
                <w:rStyle w:val="IndexLink"/>
                <w:rFonts w:ascii="GHEA Grapalat" w:hAnsi="GHEA Grapalat"/>
                <w:vanish w:val="false"/>
              </w:rPr>
              <w:tab/>
              <w:t>24</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3">
            <w:r>
              <w:rPr>
                <w:rStyle w:val="IndexLink"/>
                <w:rFonts w:cs="Arial" w:ascii="GHEA Grapalat" w:hAnsi="GHEA Grapalat"/>
                <w:lang w:val="hy-AM"/>
              </w:rPr>
              <w:t>3.1</w:t>
            </w:r>
            <w:r>
              <w:rPr>
                <w:rStyle w:val="IndexLink"/>
                <w:rFonts w:ascii="GHEA Grapalat" w:hAnsi="GHEA Grapalat"/>
                <w:b w:val="false"/>
                <w:bCs w:val="false"/>
                <w:sz w:val="22"/>
                <w:szCs w:val="22"/>
              </w:rPr>
              <w:tab/>
            </w:r>
            <w:r>
              <w:rPr>
                <w:rStyle w:val="IndexLink"/>
                <w:rFonts w:cs="Arial" w:ascii="GHEA Grapalat" w:hAnsi="GHEA Grapalat"/>
                <w:lang w:val="hy-AM"/>
              </w:rPr>
              <w:t>Ռիսկերի գնահատման ցուցանիշներ և չափանիշներ</w:t>
            </w:r>
            <w:r>
              <w:rPr>
                <w:webHidden/>
              </w:rPr>
              <w:fldChar w:fldCharType="begin"/>
            </w:r>
            <w:r>
              <w:rPr>
                <w:webHidden/>
              </w:rPr>
              <w:instrText xml:space="preserve">PAGEREF _Toc180589663 \h</w:instrText>
            </w:r>
            <w:r>
              <w:rPr>
                <w:webHidden/>
              </w:rPr>
              <w:fldChar w:fldCharType="separate"/>
            </w:r>
            <w:r>
              <w:rPr>
                <w:rStyle w:val="IndexLink"/>
                <w:rFonts w:ascii="GHEA Grapalat" w:hAnsi="GHEA Grapalat"/>
                <w:vanish w:val="false"/>
              </w:rPr>
              <w:tab/>
              <w:t>24</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4">
            <w:r>
              <w:rPr>
                <w:rStyle w:val="IndexLink"/>
                <w:rFonts w:cs="Arial" w:ascii="GHEA Grapalat" w:hAnsi="GHEA Grapalat"/>
                <w:lang w:val="hy-AM"/>
              </w:rPr>
              <w:t>3.2</w:t>
            </w:r>
            <w:r>
              <w:rPr>
                <w:rStyle w:val="IndexLink"/>
                <w:rFonts w:ascii="GHEA Grapalat" w:hAnsi="GHEA Grapalat"/>
                <w:b w:val="false"/>
                <w:bCs w:val="false"/>
                <w:sz w:val="22"/>
                <w:szCs w:val="22"/>
              </w:rPr>
              <w:tab/>
            </w:r>
            <w:r>
              <w:rPr>
                <w:rStyle w:val="IndexLink"/>
                <w:rFonts w:cs="Arial" w:ascii="GHEA Grapalat" w:hAnsi="GHEA Grapalat"/>
                <w:lang w:val="hy-AM"/>
              </w:rPr>
              <w:t>Մակերևութային ջրերի ռիսկի գնահատում</w:t>
            </w:r>
            <w:r>
              <w:rPr>
                <w:webHidden/>
              </w:rPr>
              <w:fldChar w:fldCharType="begin"/>
            </w:r>
            <w:r>
              <w:rPr>
                <w:webHidden/>
              </w:rPr>
              <w:instrText xml:space="preserve">PAGEREF _Toc180589664 \h</w:instrText>
            </w:r>
            <w:r>
              <w:rPr>
                <w:webHidden/>
              </w:rPr>
              <w:fldChar w:fldCharType="separate"/>
            </w:r>
            <w:r>
              <w:rPr>
                <w:rStyle w:val="IndexLink"/>
                <w:rFonts w:ascii="GHEA Grapalat" w:hAnsi="GHEA Grapalat"/>
                <w:vanish w:val="false"/>
              </w:rPr>
              <w:tab/>
              <w:t>24</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5">
            <w:r>
              <w:rPr>
                <w:rStyle w:val="IndexLink"/>
                <w:rFonts w:cs="Arial" w:ascii="GHEA Grapalat" w:hAnsi="GHEA Grapalat"/>
                <w:lang w:val="hy-AM"/>
              </w:rPr>
              <w:t>3.3</w:t>
            </w:r>
            <w:r>
              <w:rPr>
                <w:rStyle w:val="IndexLink"/>
                <w:rFonts w:ascii="GHEA Grapalat" w:hAnsi="GHEA Grapalat"/>
                <w:b w:val="false"/>
                <w:bCs w:val="false"/>
                <w:sz w:val="22"/>
                <w:szCs w:val="22"/>
              </w:rPr>
              <w:tab/>
            </w:r>
            <w:r>
              <w:rPr>
                <w:rStyle w:val="IndexLink"/>
                <w:rFonts w:cs="Arial" w:ascii="GHEA Grapalat" w:hAnsi="GHEA Grapalat"/>
                <w:lang w:val="hy-AM"/>
              </w:rPr>
              <w:t>Ստորերկրյա ջրերի ռիսկի գնահատում</w:t>
            </w:r>
            <w:r>
              <w:rPr>
                <w:webHidden/>
              </w:rPr>
              <w:fldChar w:fldCharType="begin"/>
            </w:r>
            <w:r>
              <w:rPr>
                <w:webHidden/>
              </w:rPr>
              <w:instrText xml:space="preserve">PAGEREF _Toc180589665 \h</w:instrText>
            </w:r>
            <w:r>
              <w:rPr>
                <w:webHidden/>
              </w:rPr>
              <w:fldChar w:fldCharType="separate"/>
            </w:r>
            <w:r>
              <w:rPr>
                <w:rStyle w:val="IndexLink"/>
                <w:rFonts w:ascii="GHEA Grapalat" w:hAnsi="GHEA Grapalat"/>
                <w:vanish w:val="false"/>
              </w:rPr>
              <w:tab/>
              <w:t>24</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6">
            <w:r>
              <w:rPr>
                <w:rStyle w:val="IndexLink"/>
                <w:rFonts w:cs="Arial" w:ascii="GHEA Grapalat" w:hAnsi="GHEA Grapalat"/>
                <w:lang w:val="hy-AM"/>
              </w:rPr>
              <w:t>3.4</w:t>
            </w:r>
            <w:r>
              <w:rPr>
                <w:rStyle w:val="IndexLink"/>
                <w:rFonts w:ascii="GHEA Grapalat" w:hAnsi="GHEA Grapalat"/>
                <w:b w:val="false"/>
                <w:bCs w:val="false"/>
                <w:sz w:val="22"/>
                <w:szCs w:val="22"/>
              </w:rPr>
              <w:tab/>
            </w:r>
            <w:r>
              <w:rPr>
                <w:rStyle w:val="IndexLink"/>
                <w:rFonts w:cs="Arial" w:ascii="GHEA Grapalat" w:hAnsi="GHEA Grapalat"/>
                <w:lang w:val="hy-AM"/>
              </w:rPr>
              <w:t>Բնապահպանական նպատակներ մակերևութային և ստորերկրյա ջրային մարմինների համար</w:t>
            </w:r>
            <w:r>
              <w:rPr>
                <w:webHidden/>
              </w:rPr>
              <w:fldChar w:fldCharType="begin"/>
            </w:r>
            <w:r>
              <w:rPr>
                <w:webHidden/>
              </w:rPr>
              <w:instrText xml:space="preserve">PAGEREF _Toc180589666 \h</w:instrText>
            </w:r>
            <w:r>
              <w:rPr>
                <w:webHidden/>
              </w:rPr>
              <w:fldChar w:fldCharType="separate"/>
            </w:r>
            <w:r>
              <w:rPr>
                <w:rStyle w:val="IndexLink"/>
                <w:rFonts w:ascii="GHEA Grapalat" w:hAnsi="GHEA Grapalat"/>
                <w:vanish w:val="false"/>
              </w:rPr>
              <w:tab/>
              <w:t>25</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7">
            <w:r>
              <w:rPr>
                <w:rStyle w:val="IndexLink"/>
                <w:rFonts w:cs="Arial" w:ascii="GHEA Grapalat" w:hAnsi="GHEA Grapalat"/>
                <w:lang w:val="hy-AM"/>
              </w:rPr>
              <w:t>3.5</w:t>
            </w:r>
            <w:r>
              <w:rPr>
                <w:rStyle w:val="IndexLink"/>
                <w:rFonts w:ascii="GHEA Grapalat" w:hAnsi="GHEA Grapalat"/>
                <w:b w:val="false"/>
                <w:bCs w:val="false"/>
                <w:sz w:val="22"/>
                <w:szCs w:val="22"/>
              </w:rPr>
              <w:tab/>
            </w:r>
            <w:r>
              <w:rPr>
                <w:rStyle w:val="IndexLink"/>
                <w:rFonts w:cs="Arial" w:ascii="GHEA Grapalat" w:hAnsi="GHEA Grapalat"/>
                <w:lang w:val="hy-AM"/>
              </w:rPr>
              <w:t>Նպատակներ պահպանվող տարածքների համար</w:t>
            </w:r>
            <w:r>
              <w:rPr>
                <w:webHidden/>
              </w:rPr>
              <w:fldChar w:fldCharType="begin"/>
            </w:r>
            <w:r>
              <w:rPr>
                <w:webHidden/>
              </w:rPr>
              <w:instrText xml:space="preserve">PAGEREF _Toc180589667 \h</w:instrText>
            </w:r>
            <w:r>
              <w:rPr>
                <w:webHidden/>
              </w:rPr>
              <w:fldChar w:fldCharType="separate"/>
            </w:r>
            <w:r>
              <w:rPr>
                <w:rStyle w:val="IndexLink"/>
                <w:rFonts w:ascii="GHEA Grapalat" w:hAnsi="GHEA Grapalat"/>
                <w:vanish w:val="false"/>
              </w:rPr>
              <w:tab/>
              <w:t>28</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68">
            <w:r>
              <w:rPr>
                <w:rStyle w:val="IndexLink"/>
                <w:rFonts w:cs="Arial" w:ascii="GHEA Grapalat" w:hAnsi="GHEA Grapalat"/>
                <w:lang w:val="hy-AM" w:eastAsia="fr-FR"/>
              </w:rPr>
              <w:t>4. ՋՐԱՅԻՆ ՌԵՍՈՒՐՍՆԵՐԻ ՋՐԱՌԱՋԱՐԿԻ ԵՎ ՋՐԱՊԱՀԱՆՋԻ ԳՆԱՀԱՏՈՒՄ ԵՎ ՎԵՐԼՈՒԾՈՒԹՅՈՒՆ</w:t>
            </w:r>
            <w:r>
              <w:rPr>
                <w:webHidden/>
              </w:rPr>
              <w:fldChar w:fldCharType="begin"/>
            </w:r>
            <w:r>
              <w:rPr>
                <w:webHidden/>
              </w:rPr>
              <w:instrText xml:space="preserve">PAGEREF _Toc180589668 \h</w:instrText>
            </w:r>
            <w:r>
              <w:rPr>
                <w:webHidden/>
              </w:rPr>
              <w:fldChar w:fldCharType="separate"/>
            </w:r>
            <w:r>
              <w:rPr>
                <w:rStyle w:val="IndexLink"/>
                <w:rFonts w:ascii="GHEA Grapalat" w:hAnsi="GHEA Grapalat"/>
                <w:vanish w:val="false"/>
              </w:rPr>
              <w:tab/>
              <w:t>29</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69">
            <w:r>
              <w:rPr>
                <w:rStyle w:val="IndexLink"/>
                <w:rFonts w:cs="Arial" w:ascii="GHEA Grapalat" w:hAnsi="GHEA Grapalat"/>
                <w:lang w:val="hy-AM"/>
              </w:rPr>
              <w:t>4.1</w:t>
            </w:r>
            <w:r>
              <w:rPr>
                <w:rStyle w:val="IndexLink"/>
                <w:rFonts w:ascii="GHEA Grapalat" w:hAnsi="GHEA Grapalat"/>
                <w:b w:val="false"/>
                <w:bCs w:val="false"/>
                <w:sz w:val="22"/>
                <w:szCs w:val="22"/>
              </w:rPr>
              <w:tab/>
            </w:r>
            <w:r>
              <w:rPr>
                <w:rStyle w:val="IndexLink"/>
                <w:rFonts w:cs="Arial" w:ascii="GHEA Grapalat" w:hAnsi="GHEA Grapalat"/>
                <w:lang w:val="hy-AM"/>
              </w:rPr>
              <w:t>Ջրային ռեսուրսների առաջարկը` ըստ առանձին ջրային ռեսուրսների</w:t>
            </w:r>
            <w:r>
              <w:rPr>
                <w:webHidden/>
              </w:rPr>
              <w:fldChar w:fldCharType="begin"/>
            </w:r>
            <w:r>
              <w:rPr>
                <w:webHidden/>
              </w:rPr>
              <w:instrText xml:space="preserve">PAGEREF _Toc180589669 \h</w:instrText>
            </w:r>
            <w:r>
              <w:rPr>
                <w:webHidden/>
              </w:rPr>
              <w:fldChar w:fldCharType="separate"/>
            </w:r>
            <w:r>
              <w:rPr>
                <w:rStyle w:val="IndexLink"/>
                <w:rFonts w:ascii="GHEA Grapalat" w:hAnsi="GHEA Grapalat"/>
                <w:vanish w:val="false"/>
              </w:rPr>
              <w:tab/>
              <w:t>29</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0">
            <w:r>
              <w:rPr>
                <w:rStyle w:val="IndexLink"/>
                <w:rFonts w:ascii="GHEA Grapalat" w:hAnsi="GHEA Grapalat"/>
                <w:lang w:val="hy-AM"/>
              </w:rPr>
              <w:t>4.1.1.</w:t>
            </w:r>
            <w:r>
              <w:rPr>
                <w:rStyle w:val="IndexLink"/>
                <w:rFonts w:ascii="GHEA Grapalat" w:hAnsi="GHEA Grapalat"/>
                <w:b w:val="false"/>
                <w:bCs w:val="false"/>
                <w:sz w:val="22"/>
                <w:szCs w:val="22"/>
              </w:rPr>
              <w:tab/>
            </w:r>
            <w:r>
              <w:rPr>
                <w:rStyle w:val="IndexLink"/>
                <w:rFonts w:ascii="GHEA Grapalat" w:hAnsi="GHEA Grapalat"/>
                <w:lang w:val="hy-AM"/>
              </w:rPr>
              <w:t>Ջրօգտագործման տվյալների վերլուծության մեթոդաբանություն</w:t>
            </w:r>
            <w:r>
              <w:rPr>
                <w:webHidden/>
              </w:rPr>
              <w:fldChar w:fldCharType="begin"/>
            </w:r>
            <w:r>
              <w:rPr>
                <w:webHidden/>
              </w:rPr>
              <w:instrText xml:space="preserve">PAGEREF _Toc180589670 \h</w:instrText>
            </w:r>
            <w:r>
              <w:rPr>
                <w:webHidden/>
              </w:rPr>
              <w:fldChar w:fldCharType="separate"/>
            </w:r>
            <w:r>
              <w:rPr>
                <w:rStyle w:val="IndexLink"/>
                <w:rFonts w:ascii="GHEA Grapalat" w:hAnsi="GHEA Grapalat"/>
                <w:vanish w:val="false"/>
              </w:rPr>
              <w:tab/>
              <w:t>30</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1">
            <w:r>
              <w:rPr>
                <w:rStyle w:val="IndexLink"/>
                <w:rFonts w:ascii="GHEA Grapalat" w:hAnsi="GHEA Grapalat"/>
                <w:lang w:val="hy-AM"/>
              </w:rPr>
              <w:t>4.1.2.</w:t>
            </w:r>
            <w:r>
              <w:rPr>
                <w:rStyle w:val="IndexLink"/>
                <w:rFonts w:ascii="GHEA Grapalat" w:hAnsi="GHEA Grapalat"/>
                <w:b w:val="false"/>
                <w:bCs w:val="false"/>
                <w:sz w:val="22"/>
                <w:szCs w:val="22"/>
              </w:rPr>
              <w:tab/>
            </w:r>
            <w:r>
              <w:rPr>
                <w:rStyle w:val="IndexLink"/>
                <w:rFonts w:ascii="GHEA Grapalat" w:hAnsi="GHEA Grapalat"/>
                <w:lang w:val="hy-AM"/>
              </w:rPr>
              <w:t>Մակերևութային ջրային ռեսուրսների ջրառաջարկը</w:t>
            </w:r>
            <w:r>
              <w:rPr>
                <w:webHidden/>
              </w:rPr>
              <w:fldChar w:fldCharType="begin"/>
            </w:r>
            <w:r>
              <w:rPr>
                <w:webHidden/>
              </w:rPr>
              <w:instrText xml:space="preserve">PAGEREF _Toc180589671 \h</w:instrText>
            </w:r>
            <w:r>
              <w:rPr>
                <w:webHidden/>
              </w:rPr>
              <w:fldChar w:fldCharType="separate"/>
            </w:r>
            <w:r>
              <w:rPr>
                <w:rStyle w:val="IndexLink"/>
                <w:rFonts w:ascii="GHEA Grapalat" w:hAnsi="GHEA Grapalat"/>
                <w:vanish w:val="false"/>
              </w:rPr>
              <w:tab/>
              <w:t>32</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2">
            <w:r>
              <w:rPr>
                <w:rStyle w:val="IndexLink"/>
                <w:rFonts w:ascii="GHEA Grapalat" w:hAnsi="GHEA Grapalat"/>
                <w:lang w:val="hy-AM"/>
              </w:rPr>
              <w:t>4.1.3.</w:t>
            </w:r>
            <w:r>
              <w:rPr>
                <w:rStyle w:val="IndexLink"/>
                <w:rFonts w:ascii="GHEA Grapalat" w:hAnsi="GHEA Grapalat"/>
                <w:b w:val="false"/>
                <w:bCs w:val="false"/>
                <w:sz w:val="22"/>
                <w:szCs w:val="22"/>
              </w:rPr>
              <w:tab/>
            </w:r>
            <w:r>
              <w:rPr>
                <w:rStyle w:val="IndexLink"/>
                <w:rFonts w:ascii="GHEA Grapalat" w:hAnsi="GHEA Grapalat"/>
                <w:lang w:val="hy-AM"/>
              </w:rPr>
              <w:t>Ստորերկրյա ջրային ռեսուրսների ջրառաջարկը</w:t>
            </w:r>
            <w:r>
              <w:rPr>
                <w:webHidden/>
              </w:rPr>
              <w:fldChar w:fldCharType="begin"/>
            </w:r>
            <w:r>
              <w:rPr>
                <w:webHidden/>
              </w:rPr>
              <w:instrText xml:space="preserve">PAGEREF _Toc180589672 \h</w:instrText>
            </w:r>
            <w:r>
              <w:rPr>
                <w:webHidden/>
              </w:rPr>
              <w:fldChar w:fldCharType="separate"/>
            </w:r>
            <w:r>
              <w:rPr>
                <w:rStyle w:val="IndexLink"/>
                <w:rFonts w:ascii="GHEA Grapalat" w:hAnsi="GHEA Grapalat"/>
                <w:vanish w:val="false"/>
              </w:rPr>
              <w:tab/>
              <w:t>34</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3">
            <w:r>
              <w:rPr>
                <w:rStyle w:val="IndexLink"/>
                <w:rFonts w:ascii="GHEA Grapalat" w:hAnsi="GHEA Grapalat"/>
                <w:lang w:val="hy-AM"/>
              </w:rPr>
              <w:t>4.1.4.</w:t>
            </w:r>
            <w:r>
              <w:rPr>
                <w:rStyle w:val="IndexLink"/>
                <w:rFonts w:ascii="GHEA Grapalat" w:hAnsi="GHEA Grapalat"/>
                <w:b w:val="false"/>
                <w:bCs w:val="false"/>
                <w:sz w:val="22"/>
                <w:szCs w:val="22"/>
              </w:rPr>
              <w:tab/>
            </w:r>
            <w:r>
              <w:rPr>
                <w:rStyle w:val="IndexLink"/>
                <w:rFonts w:ascii="GHEA Grapalat" w:hAnsi="GHEA Grapalat"/>
                <w:lang w:val="hy-AM"/>
              </w:rPr>
              <w:t>Ջրօգտագործման սեզոնային տատանումները Արարատյան ՋԿՏ-ում</w:t>
            </w:r>
            <w:r>
              <w:rPr>
                <w:webHidden/>
              </w:rPr>
              <w:fldChar w:fldCharType="begin"/>
            </w:r>
            <w:r>
              <w:rPr>
                <w:webHidden/>
              </w:rPr>
              <w:instrText xml:space="preserve">PAGEREF _Toc180589673 \h</w:instrText>
            </w:r>
            <w:r>
              <w:rPr>
                <w:webHidden/>
              </w:rPr>
              <w:fldChar w:fldCharType="separate"/>
            </w:r>
            <w:r>
              <w:rPr>
                <w:rStyle w:val="IndexLink"/>
                <w:rFonts w:ascii="GHEA Grapalat" w:hAnsi="GHEA Grapalat"/>
                <w:vanish w:val="false"/>
              </w:rPr>
              <w:tab/>
              <w:t>35</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4">
            <w:r>
              <w:rPr>
                <w:rStyle w:val="IndexLink"/>
                <w:rFonts w:ascii="GHEA Grapalat" w:hAnsi="GHEA Grapalat"/>
                <w:lang w:val="hy-AM"/>
              </w:rPr>
              <w:t>4.1.5.</w:t>
            </w:r>
            <w:r>
              <w:rPr>
                <w:rStyle w:val="IndexLink"/>
                <w:rFonts w:ascii="GHEA Grapalat" w:hAnsi="GHEA Grapalat"/>
                <w:b w:val="false"/>
                <w:bCs w:val="false"/>
                <w:sz w:val="22"/>
                <w:szCs w:val="22"/>
              </w:rPr>
              <w:tab/>
            </w:r>
            <w:r>
              <w:rPr>
                <w:rStyle w:val="IndexLink"/>
                <w:rFonts w:ascii="GHEA Grapalat" w:hAnsi="GHEA Grapalat"/>
                <w:lang w:val="hy-AM"/>
              </w:rPr>
              <w:t>Օգտագործելի, ռազմավարական և ազգային ջրային պաշարներ</w:t>
            </w:r>
            <w:r>
              <w:rPr>
                <w:webHidden/>
              </w:rPr>
              <w:fldChar w:fldCharType="begin"/>
            </w:r>
            <w:r>
              <w:rPr>
                <w:webHidden/>
              </w:rPr>
              <w:instrText xml:space="preserve">PAGEREF _Toc180589674 \h</w:instrText>
            </w:r>
            <w:r>
              <w:rPr>
                <w:webHidden/>
              </w:rPr>
              <w:fldChar w:fldCharType="separate"/>
            </w:r>
            <w:r>
              <w:rPr>
                <w:rStyle w:val="IndexLink"/>
                <w:rFonts w:ascii="GHEA Grapalat" w:hAnsi="GHEA Grapalat"/>
                <w:vanish w:val="false"/>
              </w:rPr>
              <w:tab/>
              <w:t>37</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5">
            <w:r>
              <w:rPr>
                <w:rStyle w:val="IndexLink"/>
                <w:rFonts w:ascii="GHEA Grapalat" w:hAnsi="GHEA Grapalat"/>
                <w:lang w:val="hy-AM"/>
              </w:rPr>
              <w:t>4.1.6.</w:t>
            </w:r>
            <w:r>
              <w:rPr>
                <w:rStyle w:val="IndexLink"/>
                <w:rFonts w:ascii="GHEA Grapalat" w:hAnsi="GHEA Grapalat"/>
                <w:b w:val="false"/>
                <w:bCs w:val="false"/>
                <w:sz w:val="22"/>
                <w:szCs w:val="22"/>
              </w:rPr>
              <w:tab/>
            </w:r>
            <w:r>
              <w:rPr>
                <w:rStyle w:val="IndexLink"/>
                <w:rFonts w:ascii="GHEA Grapalat" w:hAnsi="GHEA Grapalat"/>
                <w:lang w:val="hy-AM"/>
              </w:rPr>
              <w:t>Ջրառաջարկի ներկա և ապագա վիճակը Արարատյան ՋԿՏ-ում</w:t>
            </w:r>
            <w:r>
              <w:rPr>
                <w:webHidden/>
              </w:rPr>
              <w:fldChar w:fldCharType="begin"/>
            </w:r>
            <w:r>
              <w:rPr>
                <w:webHidden/>
              </w:rPr>
              <w:instrText xml:space="preserve">PAGEREF _Toc180589675 \h</w:instrText>
            </w:r>
            <w:r>
              <w:rPr>
                <w:webHidden/>
              </w:rPr>
              <w:fldChar w:fldCharType="separate"/>
            </w:r>
            <w:r>
              <w:rPr>
                <w:rStyle w:val="IndexLink"/>
                <w:rFonts w:ascii="GHEA Grapalat" w:hAnsi="GHEA Grapalat"/>
                <w:vanish w:val="false"/>
              </w:rPr>
              <w:tab/>
              <w:t>38</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76">
            <w:r>
              <w:rPr>
                <w:rStyle w:val="IndexLink"/>
                <w:rFonts w:cs="Arial" w:ascii="GHEA Grapalat" w:hAnsi="GHEA Grapalat"/>
                <w:lang w:val="hy-AM"/>
              </w:rPr>
              <w:t>4.2</w:t>
            </w:r>
            <w:r>
              <w:rPr>
                <w:rStyle w:val="IndexLink"/>
                <w:rFonts w:ascii="GHEA Grapalat" w:hAnsi="GHEA Grapalat"/>
                <w:b w:val="false"/>
                <w:bCs w:val="false"/>
                <w:sz w:val="22"/>
                <w:szCs w:val="22"/>
              </w:rPr>
              <w:tab/>
            </w:r>
            <w:r>
              <w:rPr>
                <w:rStyle w:val="IndexLink"/>
                <w:rFonts w:cs="Arial" w:ascii="GHEA Grapalat" w:hAnsi="GHEA Grapalat"/>
                <w:lang w:val="hy-AM"/>
              </w:rPr>
              <w:t>Ջրապահանջարկի գնահատում` ըստ առանձին ջրային ռեսուրսների և ջրօգտագործման նպատակների</w:t>
            </w:r>
            <w:r>
              <w:rPr>
                <w:webHidden/>
              </w:rPr>
              <w:fldChar w:fldCharType="begin"/>
            </w:r>
            <w:r>
              <w:rPr>
                <w:webHidden/>
              </w:rPr>
              <w:instrText xml:space="preserve">PAGEREF _Toc180589676 \h</w:instrText>
            </w:r>
            <w:r>
              <w:rPr>
                <w:webHidden/>
              </w:rPr>
              <w:fldChar w:fldCharType="separate"/>
            </w:r>
            <w:r>
              <w:rPr>
                <w:rStyle w:val="IndexLink"/>
                <w:rFonts w:ascii="GHEA Grapalat" w:hAnsi="GHEA Grapalat"/>
                <w:vanish w:val="false"/>
              </w:rPr>
              <w:tab/>
              <w:t>40</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7">
            <w:r>
              <w:rPr>
                <w:rStyle w:val="IndexLink"/>
                <w:rFonts w:ascii="GHEA Grapalat" w:hAnsi="GHEA Grapalat"/>
                <w:lang w:val="hy-AM"/>
              </w:rPr>
              <w:t>4.2.1.</w:t>
            </w:r>
            <w:r>
              <w:rPr>
                <w:rStyle w:val="IndexLink"/>
                <w:rFonts w:ascii="GHEA Grapalat" w:hAnsi="GHEA Grapalat"/>
                <w:b w:val="false"/>
                <w:bCs w:val="false"/>
                <w:sz w:val="22"/>
                <w:szCs w:val="22"/>
              </w:rPr>
              <w:tab/>
            </w:r>
            <w:r>
              <w:rPr>
                <w:rStyle w:val="IndexLink"/>
                <w:rFonts w:ascii="GHEA Grapalat" w:hAnsi="GHEA Grapalat"/>
                <w:lang w:val="hy-AM"/>
              </w:rPr>
              <w:t>Մակերևութային ջրային ռեսուրսներ</w:t>
            </w:r>
            <w:r>
              <w:rPr>
                <w:webHidden/>
              </w:rPr>
              <w:fldChar w:fldCharType="begin"/>
            </w:r>
            <w:r>
              <w:rPr>
                <w:webHidden/>
              </w:rPr>
              <w:instrText xml:space="preserve">PAGEREF _Toc180589677 \h</w:instrText>
            </w:r>
            <w:r>
              <w:rPr>
                <w:webHidden/>
              </w:rPr>
              <w:fldChar w:fldCharType="separate"/>
            </w:r>
            <w:r>
              <w:rPr>
                <w:rStyle w:val="IndexLink"/>
                <w:rFonts w:ascii="GHEA Grapalat" w:hAnsi="GHEA Grapalat"/>
                <w:vanish w:val="false"/>
              </w:rPr>
              <w:tab/>
              <w:t>40</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78">
            <w:r>
              <w:rPr>
                <w:rStyle w:val="IndexLink"/>
                <w:rFonts w:ascii="GHEA Grapalat" w:hAnsi="GHEA Grapalat"/>
                <w:lang w:val="hy-AM"/>
              </w:rPr>
              <w:t>4.2.2.</w:t>
            </w:r>
            <w:r>
              <w:rPr>
                <w:rStyle w:val="IndexLink"/>
                <w:rFonts w:ascii="GHEA Grapalat" w:hAnsi="GHEA Grapalat"/>
                <w:b w:val="false"/>
                <w:bCs w:val="false"/>
                <w:sz w:val="22"/>
                <w:szCs w:val="22"/>
              </w:rPr>
              <w:tab/>
            </w:r>
            <w:r>
              <w:rPr>
                <w:rStyle w:val="IndexLink"/>
                <w:rFonts w:ascii="GHEA Grapalat" w:hAnsi="GHEA Grapalat"/>
                <w:lang w:val="hy-AM"/>
              </w:rPr>
              <w:t>Ստորերկրյա ջրային ռեսուրսներ</w:t>
            </w:r>
            <w:r>
              <w:rPr>
                <w:webHidden/>
              </w:rPr>
              <w:fldChar w:fldCharType="begin"/>
            </w:r>
            <w:r>
              <w:rPr>
                <w:webHidden/>
              </w:rPr>
              <w:instrText xml:space="preserve">PAGEREF _Toc180589678 \h</w:instrText>
            </w:r>
            <w:r>
              <w:rPr>
                <w:webHidden/>
              </w:rPr>
              <w:fldChar w:fldCharType="separate"/>
            </w:r>
            <w:r>
              <w:rPr>
                <w:rStyle w:val="IndexLink"/>
                <w:rFonts w:ascii="GHEA Grapalat" w:hAnsi="GHEA Grapalat"/>
                <w:vanish w:val="false"/>
              </w:rPr>
              <w:tab/>
              <w:t>42</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79">
            <w:r>
              <w:rPr>
                <w:rStyle w:val="IndexLink"/>
                <w:rFonts w:cs="Arial" w:ascii="GHEA Grapalat" w:hAnsi="GHEA Grapalat"/>
                <w:lang w:val="hy-AM"/>
              </w:rPr>
              <w:t>4.3</w:t>
            </w:r>
            <w:r>
              <w:rPr>
                <w:rStyle w:val="IndexLink"/>
                <w:rFonts w:ascii="GHEA Grapalat" w:hAnsi="GHEA Grapalat"/>
                <w:b w:val="false"/>
                <w:bCs w:val="false"/>
                <w:sz w:val="22"/>
                <w:szCs w:val="22"/>
              </w:rPr>
              <w:tab/>
            </w:r>
            <w:r>
              <w:rPr>
                <w:rStyle w:val="IndexLink"/>
                <w:rFonts w:cs="Arial" w:ascii="GHEA Grapalat" w:hAnsi="GHEA Grapalat"/>
                <w:lang w:val="hy-AM"/>
              </w:rPr>
              <w:t>Ջրառաջարկի և ջրապահանջարկի փոփոխության վերլուծություն և կանխատեսման սցենարներ</w:t>
            </w:r>
            <w:r>
              <w:rPr>
                <w:webHidden/>
              </w:rPr>
              <w:fldChar w:fldCharType="begin"/>
            </w:r>
            <w:r>
              <w:rPr>
                <w:webHidden/>
              </w:rPr>
              <w:instrText xml:space="preserve">PAGEREF _Toc180589679 \h</w:instrText>
            </w:r>
            <w:r>
              <w:rPr>
                <w:webHidden/>
              </w:rPr>
              <w:fldChar w:fldCharType="separate"/>
            </w:r>
            <w:r>
              <w:rPr>
                <w:rStyle w:val="IndexLink"/>
                <w:rFonts w:ascii="GHEA Grapalat" w:hAnsi="GHEA Grapalat"/>
                <w:vanish w:val="false"/>
              </w:rPr>
              <w:tab/>
              <w:t>44</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80">
            <w:r>
              <w:rPr>
                <w:rStyle w:val="IndexLink"/>
                <w:rFonts w:cs="Arial" w:ascii="GHEA Grapalat" w:hAnsi="GHEA Grapalat"/>
                <w:lang w:val="hy-AM"/>
              </w:rPr>
              <w:t>4.4</w:t>
            </w:r>
            <w:r>
              <w:rPr>
                <w:rStyle w:val="IndexLink"/>
                <w:rFonts w:ascii="GHEA Grapalat" w:hAnsi="GHEA Grapalat"/>
                <w:b w:val="false"/>
                <w:bCs w:val="false"/>
                <w:sz w:val="22"/>
                <w:szCs w:val="22"/>
              </w:rPr>
              <w:tab/>
            </w:r>
            <w:r>
              <w:rPr>
                <w:rStyle w:val="IndexLink"/>
                <w:rFonts w:cs="Arial" w:ascii="GHEA Grapalat" w:hAnsi="GHEA Grapalat"/>
                <w:lang w:val="hy-AM"/>
              </w:rPr>
              <w:t>Ջրառաջարկի և ջրապահանջարկի գնահատման համառոտ ամփոփում</w:t>
            </w:r>
            <w:r>
              <w:rPr>
                <w:webHidden/>
              </w:rPr>
              <w:fldChar w:fldCharType="begin"/>
            </w:r>
            <w:r>
              <w:rPr>
                <w:webHidden/>
              </w:rPr>
              <w:instrText xml:space="preserve">PAGEREF _Toc180589680 \h</w:instrText>
            </w:r>
            <w:r>
              <w:rPr>
                <w:webHidden/>
              </w:rPr>
              <w:fldChar w:fldCharType="separate"/>
            </w:r>
            <w:r>
              <w:rPr>
                <w:rStyle w:val="IndexLink"/>
                <w:rFonts w:ascii="GHEA Grapalat" w:hAnsi="GHEA Grapalat"/>
                <w:vanish w:val="false"/>
              </w:rPr>
              <w:tab/>
              <w:t>47</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81">
            <w:r>
              <w:rPr>
                <w:rStyle w:val="IndexLink"/>
                <w:rFonts w:cs="Arial" w:ascii="GHEA Grapalat" w:hAnsi="GHEA Grapalat"/>
                <w:lang w:val="hy-AM" w:eastAsia="fr-FR"/>
              </w:rPr>
              <w:t>5</w:t>
            </w:r>
            <w:r>
              <w:rPr>
                <w:rStyle w:val="IndexLink"/>
                <w:rFonts w:cs="Cambria Math" w:ascii="Cambria Math" w:hAnsi="Cambria Math"/>
                <w:lang w:val="hy-AM" w:eastAsia="fr-FR"/>
              </w:rPr>
              <w:t>․</w:t>
            </w:r>
            <w:r>
              <w:rPr>
                <w:rStyle w:val="IndexLink"/>
                <w:rFonts w:cs="Arial" w:ascii="GHEA Grapalat" w:hAnsi="GHEA Grapalat"/>
                <w:lang w:val="hy-AM" w:eastAsia="fr-FR"/>
              </w:rPr>
              <w:t xml:space="preserve"> ՋՐՕԳՏԱԳՈՐԾՄԱՆ ՏՆՏԵՍԱԿԱՆ ՎԵՐԼՈՒԾՈՒԹՅՈՒՆ</w:t>
            </w:r>
            <w:r>
              <w:rPr>
                <w:webHidden/>
              </w:rPr>
              <w:fldChar w:fldCharType="begin"/>
            </w:r>
            <w:r>
              <w:rPr>
                <w:webHidden/>
              </w:rPr>
              <w:instrText xml:space="preserve">PAGEREF _Toc180589681 \h</w:instrText>
            </w:r>
            <w:r>
              <w:rPr>
                <w:webHidden/>
              </w:rPr>
              <w:fldChar w:fldCharType="separate"/>
            </w:r>
            <w:r>
              <w:rPr>
                <w:rStyle w:val="IndexLink"/>
                <w:rFonts w:ascii="GHEA Grapalat" w:hAnsi="GHEA Grapalat"/>
                <w:vanish w:val="false"/>
              </w:rPr>
              <w:tab/>
              <w:t>49</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82">
            <w:r>
              <w:rPr>
                <w:rStyle w:val="IndexLink"/>
                <w:rFonts w:cs="Arial" w:ascii="GHEA Grapalat" w:hAnsi="GHEA Grapalat"/>
                <w:lang w:val="hy-AM"/>
              </w:rPr>
              <w:t>5.1</w:t>
            </w:r>
            <w:r>
              <w:rPr>
                <w:rStyle w:val="IndexLink"/>
                <w:rFonts w:ascii="GHEA Grapalat" w:hAnsi="GHEA Grapalat"/>
                <w:b w:val="false"/>
                <w:bCs w:val="false"/>
                <w:sz w:val="22"/>
                <w:szCs w:val="22"/>
              </w:rPr>
              <w:tab/>
            </w:r>
            <w:r>
              <w:rPr>
                <w:rStyle w:val="IndexLink"/>
                <w:rFonts w:cs="Arial" w:ascii="GHEA Grapalat" w:hAnsi="GHEA Grapalat"/>
                <w:lang w:val="hy-AM"/>
              </w:rPr>
              <w:t>Ջրօգտագործման տարբեր ոլորտների տնտեսական վերլուծություն</w:t>
            </w:r>
            <w:r>
              <w:rPr>
                <w:webHidden/>
              </w:rPr>
              <w:fldChar w:fldCharType="begin"/>
            </w:r>
            <w:r>
              <w:rPr>
                <w:webHidden/>
              </w:rPr>
              <w:instrText xml:space="preserve">PAGEREF _Toc180589682 \h</w:instrText>
            </w:r>
            <w:r>
              <w:rPr>
                <w:webHidden/>
              </w:rPr>
              <w:fldChar w:fldCharType="separate"/>
            </w:r>
            <w:r>
              <w:rPr>
                <w:rStyle w:val="IndexLink"/>
                <w:rFonts w:ascii="GHEA Grapalat" w:hAnsi="GHEA Grapalat"/>
                <w:vanish w:val="false"/>
              </w:rPr>
              <w:tab/>
              <w:t>49</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3">
            <w:r>
              <w:rPr>
                <w:rStyle w:val="IndexLink"/>
                <w:rFonts w:ascii="GHEA Grapalat" w:hAnsi="GHEA Grapalat"/>
                <w:lang w:val="hy-AM"/>
              </w:rPr>
              <w:t>5.1.1.</w:t>
            </w:r>
            <w:r>
              <w:rPr>
                <w:rStyle w:val="IndexLink"/>
                <w:rFonts w:ascii="GHEA Grapalat" w:hAnsi="GHEA Grapalat"/>
                <w:b w:val="false"/>
                <w:bCs w:val="false"/>
                <w:sz w:val="22"/>
                <w:szCs w:val="22"/>
              </w:rPr>
              <w:tab/>
            </w:r>
            <w:r>
              <w:rPr>
                <w:rStyle w:val="IndexLink"/>
                <w:rFonts w:ascii="GHEA Grapalat" w:hAnsi="GHEA Grapalat"/>
                <w:lang w:val="hy-AM"/>
              </w:rPr>
              <w:t>Արարատյան ՋԿՏ-ի ջրօգտագործողները 2023 թվականին</w:t>
            </w:r>
            <w:r>
              <w:rPr>
                <w:webHidden/>
              </w:rPr>
              <w:fldChar w:fldCharType="begin"/>
            </w:r>
            <w:r>
              <w:rPr>
                <w:webHidden/>
              </w:rPr>
              <w:instrText xml:space="preserve">PAGEREF _Toc180589683 \h</w:instrText>
            </w:r>
            <w:r>
              <w:rPr>
                <w:webHidden/>
              </w:rPr>
              <w:fldChar w:fldCharType="separate"/>
            </w:r>
            <w:r>
              <w:rPr>
                <w:rStyle w:val="IndexLink"/>
                <w:rFonts w:ascii="GHEA Grapalat" w:hAnsi="GHEA Grapalat"/>
                <w:vanish w:val="false"/>
              </w:rPr>
              <w:tab/>
              <w:t>49</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4">
            <w:r>
              <w:rPr>
                <w:rStyle w:val="IndexLink"/>
                <w:rFonts w:ascii="GHEA Grapalat" w:hAnsi="GHEA Grapalat"/>
                <w:lang w:val="hy-AM"/>
              </w:rPr>
              <w:t>5.1.2.</w:t>
            </w:r>
            <w:r>
              <w:rPr>
                <w:rStyle w:val="IndexLink"/>
                <w:rFonts w:ascii="GHEA Grapalat" w:hAnsi="GHEA Grapalat"/>
                <w:b w:val="false"/>
                <w:bCs w:val="false"/>
                <w:sz w:val="22"/>
                <w:szCs w:val="22"/>
              </w:rPr>
              <w:tab/>
            </w:r>
            <w:r>
              <w:rPr>
                <w:rStyle w:val="IndexLink"/>
                <w:rFonts w:ascii="GHEA Grapalat" w:hAnsi="GHEA Grapalat"/>
                <w:lang w:val="hy-AM"/>
              </w:rPr>
              <w:t>Ջրային ռեսուրսների մատակարարումն ըստ ջրի աղբյուրի</w:t>
            </w:r>
            <w:r>
              <w:rPr>
                <w:webHidden/>
              </w:rPr>
              <w:fldChar w:fldCharType="begin"/>
            </w:r>
            <w:r>
              <w:rPr>
                <w:webHidden/>
              </w:rPr>
              <w:instrText xml:space="preserve">PAGEREF _Toc180589684 \h</w:instrText>
            </w:r>
            <w:r>
              <w:rPr>
                <w:webHidden/>
              </w:rPr>
              <w:fldChar w:fldCharType="separate"/>
            </w:r>
            <w:r>
              <w:rPr>
                <w:rStyle w:val="IndexLink"/>
                <w:rFonts w:ascii="GHEA Grapalat" w:hAnsi="GHEA Grapalat"/>
                <w:vanish w:val="false"/>
              </w:rPr>
              <w:tab/>
              <w:t>51</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5">
            <w:r>
              <w:rPr>
                <w:rStyle w:val="IndexLink"/>
                <w:rFonts w:ascii="GHEA Grapalat" w:hAnsi="GHEA Grapalat"/>
                <w:lang w:val="hy-AM"/>
              </w:rPr>
              <w:t>5.1.3.</w:t>
            </w:r>
            <w:r>
              <w:rPr>
                <w:rStyle w:val="IndexLink"/>
                <w:rFonts w:ascii="GHEA Grapalat" w:hAnsi="GHEA Grapalat"/>
                <w:b w:val="false"/>
                <w:bCs w:val="false"/>
                <w:sz w:val="22"/>
                <w:szCs w:val="22"/>
              </w:rPr>
              <w:tab/>
            </w:r>
            <w:r>
              <w:rPr>
                <w:rStyle w:val="IndexLink"/>
                <w:rFonts w:ascii="GHEA Grapalat" w:hAnsi="GHEA Grapalat"/>
                <w:lang w:val="hy-AM"/>
              </w:rPr>
              <w:t>Արարատյան ՋԿՏ-ի փոքր հիդրոէլեկտրակայանների ամսական ջրօգտագործումը</w:t>
            </w:r>
            <w:r>
              <w:rPr>
                <w:webHidden/>
              </w:rPr>
              <w:fldChar w:fldCharType="begin"/>
            </w:r>
            <w:r>
              <w:rPr>
                <w:webHidden/>
              </w:rPr>
              <w:instrText xml:space="preserve">PAGEREF _Toc180589685 \h</w:instrText>
            </w:r>
            <w:r>
              <w:rPr>
                <w:webHidden/>
              </w:rPr>
              <w:fldChar w:fldCharType="separate"/>
            </w:r>
            <w:r>
              <w:rPr>
                <w:rStyle w:val="IndexLink"/>
                <w:rFonts w:ascii="GHEA Grapalat" w:hAnsi="GHEA Grapalat"/>
                <w:vanish w:val="false"/>
              </w:rPr>
              <w:tab/>
              <w:t>54</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6">
            <w:r>
              <w:rPr>
                <w:rStyle w:val="IndexLink"/>
                <w:rFonts w:ascii="GHEA Grapalat" w:hAnsi="GHEA Grapalat"/>
                <w:lang w:val="hy-AM"/>
              </w:rPr>
              <w:t>5.1.4.</w:t>
            </w:r>
            <w:r>
              <w:rPr>
                <w:rStyle w:val="IndexLink"/>
                <w:rFonts w:ascii="GHEA Grapalat" w:hAnsi="GHEA Grapalat"/>
                <w:b w:val="false"/>
                <w:bCs w:val="false"/>
                <w:sz w:val="22"/>
                <w:szCs w:val="22"/>
              </w:rPr>
              <w:tab/>
            </w:r>
            <w:r>
              <w:rPr>
                <w:rStyle w:val="IndexLink"/>
                <w:rFonts w:ascii="GHEA Grapalat" w:hAnsi="GHEA Grapalat"/>
                <w:lang w:val="hy-AM"/>
              </w:rPr>
              <w:t>Արարատի և Վայոց ձորի մարզերի տնային տնտեսությունների կենսապայմանների վերլուծություն</w:t>
            </w:r>
            <w:r>
              <w:rPr>
                <w:webHidden/>
              </w:rPr>
              <w:fldChar w:fldCharType="begin"/>
            </w:r>
            <w:r>
              <w:rPr>
                <w:webHidden/>
              </w:rPr>
              <w:instrText xml:space="preserve">PAGEREF _Toc180589686 \h</w:instrText>
            </w:r>
            <w:r>
              <w:rPr>
                <w:webHidden/>
              </w:rPr>
              <w:fldChar w:fldCharType="separate"/>
            </w:r>
            <w:r>
              <w:rPr>
                <w:rStyle w:val="IndexLink"/>
                <w:rFonts w:ascii="GHEA Grapalat" w:hAnsi="GHEA Grapalat"/>
                <w:vanish w:val="false"/>
              </w:rPr>
              <w:tab/>
              <w:t>57</w:t>
            </w:r>
            <w:r>
              <w:rPr>
                <w:webHidden/>
              </w:rPr>
              <w:fldChar w:fldCharType="end"/>
            </w:r>
          </w:hyperlink>
        </w:p>
        <w:p>
          <w:pPr>
            <w:pStyle w:val="TOC2"/>
            <w:tabs>
              <w:tab w:val="clear" w:pos="720"/>
              <w:tab w:val="left" w:pos="1320" w:leader="none"/>
              <w:tab w:val="right" w:pos="9628" w:leader="dot"/>
            </w:tabs>
            <w:rPr>
              <w:rFonts w:ascii="GHEA Grapalat" w:hAnsi="GHEA Grapalat"/>
              <w:b w:val="false"/>
              <w:bCs w:val="false"/>
              <w:sz w:val="22"/>
              <w:szCs w:val="22"/>
            </w:rPr>
          </w:pPr>
          <w:hyperlink w:anchor="_Toc180589687">
            <w:r>
              <w:rPr>
                <w:rStyle w:val="IndexLink"/>
                <w:rFonts w:cs="Arial" w:ascii="GHEA Grapalat" w:hAnsi="GHEA Grapalat"/>
                <w:lang w:val="hy-AM"/>
              </w:rPr>
              <w:t>5.2</w:t>
            </w:r>
            <w:r>
              <w:rPr>
                <w:rStyle w:val="IndexLink"/>
                <w:rFonts w:ascii="GHEA Grapalat" w:hAnsi="GHEA Grapalat"/>
                <w:b w:val="false"/>
                <w:bCs w:val="false"/>
                <w:sz w:val="22"/>
                <w:szCs w:val="22"/>
              </w:rPr>
              <w:tab/>
            </w:r>
            <w:r>
              <w:rPr>
                <w:rStyle w:val="IndexLink"/>
                <w:rFonts w:cs="Arial" w:ascii="GHEA Grapalat" w:hAnsi="GHEA Grapalat"/>
                <w:lang w:val="hy-AM"/>
              </w:rPr>
              <w:t>Ծախսածածկման սկզբունքների կիրառման և ջրամատակարարման ծառայությունների վերլուծություն</w:t>
            </w:r>
            <w:r>
              <w:rPr>
                <w:webHidden/>
              </w:rPr>
              <w:fldChar w:fldCharType="begin"/>
            </w:r>
            <w:r>
              <w:rPr>
                <w:webHidden/>
              </w:rPr>
              <w:instrText xml:space="preserve">PAGEREF _Toc180589687 \h</w:instrText>
            </w:r>
            <w:r>
              <w:rPr>
                <w:webHidden/>
              </w:rPr>
              <w:fldChar w:fldCharType="separate"/>
            </w:r>
            <w:r>
              <w:rPr>
                <w:rStyle w:val="IndexLink"/>
                <w:rFonts w:ascii="GHEA Grapalat" w:hAnsi="GHEA Grapalat"/>
                <w:vanish w:val="false"/>
              </w:rPr>
              <w:tab/>
              <w:t>63</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8">
            <w:r>
              <w:rPr>
                <w:rStyle w:val="IndexLink"/>
                <w:rFonts w:ascii="GHEA Grapalat" w:hAnsi="GHEA Grapalat"/>
                <w:lang w:val="hy-AM"/>
              </w:rPr>
              <w:t>5.2.1.</w:t>
            </w:r>
            <w:r>
              <w:rPr>
                <w:rStyle w:val="IndexLink"/>
                <w:rFonts w:ascii="GHEA Grapalat" w:hAnsi="GHEA Grapalat"/>
                <w:b w:val="false"/>
                <w:bCs w:val="false"/>
                <w:sz w:val="22"/>
                <w:szCs w:val="22"/>
              </w:rPr>
              <w:tab/>
            </w:r>
            <w:r>
              <w:rPr>
                <w:rStyle w:val="IndexLink"/>
                <w:rFonts w:ascii="GHEA Grapalat" w:hAnsi="GHEA Grapalat"/>
                <w:lang w:val="hy-AM"/>
              </w:rPr>
              <w:t>Ջրօգտագործման և ջրի ծախսերի վերականգնման տնտեսական վերլուծությունը Արարատյան ՋԿՏ-ում</w:t>
            </w:r>
            <w:r>
              <w:rPr>
                <w:webHidden/>
              </w:rPr>
              <w:fldChar w:fldCharType="begin"/>
            </w:r>
            <w:r>
              <w:rPr>
                <w:webHidden/>
              </w:rPr>
              <w:instrText xml:space="preserve">PAGEREF _Toc180589688 \h</w:instrText>
            </w:r>
            <w:r>
              <w:rPr>
                <w:webHidden/>
              </w:rPr>
              <w:fldChar w:fldCharType="separate"/>
            </w:r>
            <w:r>
              <w:rPr>
                <w:rStyle w:val="IndexLink"/>
                <w:rFonts w:ascii="GHEA Grapalat" w:hAnsi="GHEA Grapalat"/>
                <w:vanish w:val="false"/>
              </w:rPr>
              <w:tab/>
              <w:t>64</w:t>
            </w:r>
            <w:r>
              <w:rPr>
                <w:webHidden/>
              </w:rPr>
              <w:fldChar w:fldCharType="end"/>
            </w:r>
          </w:hyperlink>
        </w:p>
        <w:p>
          <w:pPr>
            <w:pStyle w:val="TOC2"/>
            <w:tabs>
              <w:tab w:val="clear" w:pos="720"/>
              <w:tab w:val="left" w:pos="1540" w:leader="none"/>
              <w:tab w:val="right" w:pos="9628" w:leader="dot"/>
            </w:tabs>
            <w:rPr>
              <w:rFonts w:ascii="GHEA Grapalat" w:hAnsi="GHEA Grapalat"/>
              <w:b w:val="false"/>
              <w:bCs w:val="false"/>
              <w:sz w:val="22"/>
              <w:szCs w:val="22"/>
            </w:rPr>
          </w:pPr>
          <w:hyperlink w:anchor="_Toc180589689">
            <w:r>
              <w:rPr>
                <w:rStyle w:val="IndexLink"/>
                <w:rFonts w:ascii="GHEA Grapalat" w:hAnsi="GHEA Grapalat"/>
                <w:lang w:val="hy-AM"/>
              </w:rPr>
              <w:t>5.2.2.</w:t>
            </w:r>
            <w:r>
              <w:rPr>
                <w:rStyle w:val="IndexLink"/>
                <w:rFonts w:ascii="GHEA Grapalat" w:hAnsi="GHEA Grapalat"/>
                <w:b w:val="false"/>
                <w:bCs w:val="false"/>
                <w:sz w:val="22"/>
                <w:szCs w:val="22"/>
              </w:rPr>
              <w:tab/>
            </w:r>
            <w:r>
              <w:rPr>
                <w:rStyle w:val="IndexLink"/>
                <w:rFonts w:ascii="GHEA Grapalat" w:hAnsi="GHEA Grapalat"/>
                <w:lang w:val="hy-AM"/>
              </w:rPr>
              <w:t>Ջրօգտագործման կանխատեսումներ և ծախսերի վերականգնում Արարատյան ՋԿՏ-ի համար</w:t>
            </w:r>
            <w:r>
              <w:rPr>
                <w:webHidden/>
              </w:rPr>
              <w:fldChar w:fldCharType="begin"/>
            </w:r>
            <w:r>
              <w:rPr>
                <w:webHidden/>
              </w:rPr>
              <w:instrText xml:space="preserve">PAGEREF _Toc180589689 \h</w:instrText>
            </w:r>
            <w:r>
              <w:rPr>
                <w:webHidden/>
              </w:rPr>
              <w:fldChar w:fldCharType="separate"/>
            </w:r>
            <w:r>
              <w:rPr>
                <w:rStyle w:val="IndexLink"/>
                <w:rFonts w:ascii="GHEA Grapalat" w:hAnsi="GHEA Grapalat"/>
                <w:vanish w:val="false"/>
              </w:rPr>
              <w:tab/>
              <w:t>64</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0">
            <w:r>
              <w:rPr>
                <w:rStyle w:val="IndexLink"/>
                <w:rFonts w:cs="Arial" w:ascii="GHEA Grapalat" w:hAnsi="GHEA Grapalat"/>
                <w:lang w:val="hy-AM" w:eastAsia="fr-FR"/>
              </w:rPr>
              <w:t>Հավելվածներ</w:t>
            </w:r>
            <w:r>
              <w:rPr>
                <w:webHidden/>
              </w:rPr>
              <w:fldChar w:fldCharType="begin"/>
            </w:r>
            <w:r>
              <w:rPr>
                <w:webHidden/>
              </w:rPr>
              <w:instrText xml:space="preserve">PAGEREF _Toc180589690 \h</w:instrText>
            </w:r>
            <w:r>
              <w:rPr>
                <w:webHidden/>
              </w:rPr>
              <w:fldChar w:fldCharType="separate"/>
            </w:r>
            <w:r>
              <w:rPr>
                <w:rStyle w:val="IndexLink"/>
                <w:rFonts w:ascii="GHEA Grapalat" w:hAnsi="GHEA Grapalat"/>
                <w:vanish w:val="false"/>
              </w:rPr>
              <w:tab/>
              <w:t>68</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1">
            <w:r>
              <w:rPr>
                <w:rStyle w:val="IndexLink"/>
                <w:rFonts w:ascii="GHEA Grapalat" w:hAnsi="GHEA Grapalat"/>
                <w:lang w:val="hy-AM"/>
              </w:rPr>
              <w:t>Հավելված 1</w:t>
            </w:r>
            <w:r>
              <w:rPr>
                <w:rStyle w:val="IndexLink"/>
                <w:rFonts w:cs="Cambria Math" w:ascii="Cambria Math" w:hAnsi="Cambria Math"/>
                <w:lang w:val="hy-AM"/>
              </w:rPr>
              <w:t>․</w:t>
            </w:r>
            <w:r>
              <w:rPr>
                <w:rStyle w:val="IndexLink"/>
                <w:rFonts w:ascii="GHEA Grapalat" w:hAnsi="GHEA Grapalat"/>
                <w:lang w:val="hy-AM"/>
              </w:rPr>
              <w:t xml:space="preserve"> Արարատյան ՋԿՏ-ում գործող 10 հիդրոլոգիական դիտակետերի դիտակետերի տեղադրությունը և հիմնական հիդրոգրաֆիական և հիդրոլոգիական բնութագրիչները</w:t>
            </w:r>
            <w:r>
              <w:rPr>
                <w:webHidden/>
              </w:rPr>
              <w:fldChar w:fldCharType="begin"/>
            </w:r>
            <w:r>
              <w:rPr>
                <w:webHidden/>
              </w:rPr>
              <w:instrText xml:space="preserve">PAGEREF _Toc180589691 \h</w:instrText>
            </w:r>
            <w:r>
              <w:rPr>
                <w:webHidden/>
              </w:rPr>
              <w:fldChar w:fldCharType="separate"/>
            </w:r>
            <w:r>
              <w:rPr>
                <w:rStyle w:val="IndexLink"/>
                <w:rFonts w:ascii="GHEA Grapalat" w:hAnsi="GHEA Grapalat"/>
                <w:vanish w:val="false"/>
              </w:rPr>
              <w:tab/>
              <w:t>68</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2">
            <w:r>
              <w:rPr>
                <w:rStyle w:val="IndexLink"/>
                <w:rFonts w:ascii="GHEA Grapalat" w:hAnsi="GHEA Grapalat"/>
                <w:lang w:val="hy-AM"/>
              </w:rPr>
              <w:t>Հավելված 2</w:t>
            </w:r>
            <w:r>
              <w:rPr>
                <w:rStyle w:val="IndexLink"/>
                <w:rFonts w:cs="Cambria Math" w:ascii="Cambria Math" w:hAnsi="Cambria Math"/>
                <w:lang w:val="hy-AM"/>
              </w:rPr>
              <w:t>․</w:t>
            </w:r>
            <w:r>
              <w:rPr>
                <w:rStyle w:val="IndexLink"/>
                <w:rFonts w:ascii="GHEA Grapalat" w:hAnsi="GHEA Grapalat"/>
                <w:lang w:val="hy-AM"/>
              </w:rPr>
              <w:t xml:space="preserve"> Ջրի որակի մոնիթորինգի դիտակետերի տեղադրությունը</w:t>
            </w:r>
            <w:r>
              <w:rPr>
                <w:webHidden/>
              </w:rPr>
              <w:fldChar w:fldCharType="begin"/>
            </w:r>
            <w:r>
              <w:rPr>
                <w:webHidden/>
              </w:rPr>
              <w:instrText xml:space="preserve">PAGEREF _Toc180589692 \h</w:instrText>
            </w:r>
            <w:r>
              <w:rPr>
                <w:webHidden/>
              </w:rPr>
              <w:fldChar w:fldCharType="separate"/>
            </w:r>
            <w:r>
              <w:rPr>
                <w:rStyle w:val="IndexLink"/>
                <w:rFonts w:ascii="GHEA Grapalat" w:hAnsi="GHEA Grapalat"/>
                <w:vanish w:val="false"/>
              </w:rPr>
              <w:tab/>
              <w:t>69</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3">
            <w:r>
              <w:rPr>
                <w:rStyle w:val="IndexLink"/>
                <w:rFonts w:ascii="GHEA Grapalat" w:hAnsi="GHEA Grapalat"/>
                <w:lang w:val="hy-AM"/>
              </w:rPr>
              <w:t>Հավելված 3</w:t>
            </w:r>
            <w:r>
              <w:rPr>
                <w:rStyle w:val="IndexLink"/>
                <w:rFonts w:cs="Cambria Math" w:ascii="Cambria Math" w:hAnsi="Cambria Math"/>
                <w:lang w:val="hy-AM"/>
              </w:rPr>
              <w:t>․</w:t>
            </w:r>
            <w:r>
              <w:rPr>
                <w:rStyle w:val="IndexLink"/>
                <w:rFonts w:ascii="GHEA Grapalat" w:hAnsi="GHEA Grapalat"/>
                <w:lang w:val="hy-AM"/>
              </w:rPr>
              <w:t xml:space="preserve"> Ջրային մարմինների ջրի որակի կարգավիճակը ըստ ֆիզիկաքիմիական ցուցանիշների</w:t>
            </w:r>
            <w:r>
              <w:rPr>
                <w:webHidden/>
              </w:rPr>
              <w:fldChar w:fldCharType="begin"/>
            </w:r>
            <w:r>
              <w:rPr>
                <w:webHidden/>
              </w:rPr>
              <w:instrText xml:space="preserve">PAGEREF _Toc180589693 \h</w:instrText>
            </w:r>
            <w:r>
              <w:rPr>
                <w:webHidden/>
              </w:rPr>
              <w:fldChar w:fldCharType="separate"/>
            </w:r>
            <w:r>
              <w:rPr>
                <w:rStyle w:val="IndexLink"/>
                <w:rFonts w:ascii="GHEA Grapalat" w:hAnsi="GHEA Grapalat"/>
                <w:vanish w:val="false"/>
              </w:rPr>
              <w:tab/>
              <w:t>70</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4">
            <w:r>
              <w:rPr>
                <w:rStyle w:val="IndexLink"/>
                <w:rFonts w:ascii="GHEA Grapalat" w:hAnsi="GHEA Grapalat"/>
                <w:lang w:val="hy-AM"/>
              </w:rPr>
              <w:t>Հավելված 4</w:t>
            </w:r>
            <w:r>
              <w:rPr>
                <w:rStyle w:val="IndexLink"/>
                <w:rFonts w:cs="Cambria Math" w:ascii="Cambria Math" w:hAnsi="Cambria Math"/>
                <w:lang w:val="hy-AM"/>
              </w:rPr>
              <w:t>․</w:t>
            </w:r>
            <w:r>
              <w:rPr>
                <w:rStyle w:val="IndexLink"/>
                <w:rFonts w:ascii="GHEA Grapalat" w:hAnsi="GHEA Grapalat"/>
                <w:lang w:val="hy-AM"/>
              </w:rPr>
              <w:t xml:space="preserve"> Ջրի որակի դիտակետերում ջրի քիմիական  կարգավիճակը</w:t>
            </w:r>
            <w:r>
              <w:rPr>
                <w:webHidden/>
              </w:rPr>
              <w:fldChar w:fldCharType="begin"/>
            </w:r>
            <w:r>
              <w:rPr>
                <w:webHidden/>
              </w:rPr>
              <w:instrText xml:space="preserve">PAGEREF _Toc180589694 \h</w:instrText>
            </w:r>
            <w:r>
              <w:rPr>
                <w:webHidden/>
              </w:rPr>
              <w:fldChar w:fldCharType="separate"/>
            </w:r>
            <w:r>
              <w:rPr>
                <w:rStyle w:val="IndexLink"/>
                <w:rFonts w:ascii="GHEA Grapalat" w:hAnsi="GHEA Grapalat"/>
                <w:vanish w:val="false"/>
              </w:rPr>
              <w:tab/>
              <w:t>71</w:t>
            </w:r>
            <w:r>
              <w:rPr>
                <w:webHidden/>
              </w:rPr>
              <w:fldChar w:fldCharType="end"/>
            </w:r>
          </w:hyperlink>
        </w:p>
        <w:p>
          <w:pPr>
            <w:pStyle w:val="TOC1"/>
            <w:tabs>
              <w:tab w:val="clear" w:pos="720"/>
              <w:tab w:val="right" w:pos="9628" w:leader="dot"/>
            </w:tabs>
            <w:rPr>
              <w:rFonts w:ascii="GHEA Grapalat" w:hAnsi="GHEA Grapalat"/>
              <w:b w:val="false"/>
              <w:bCs w:val="false"/>
              <w:caps w:val="false"/>
              <w:smallCaps w:val="false"/>
              <w:sz w:val="22"/>
              <w:szCs w:val="22"/>
            </w:rPr>
          </w:pPr>
          <w:hyperlink w:anchor="_Toc180589695">
            <w:r>
              <w:rPr>
                <w:rStyle w:val="IndexLink"/>
                <w:rFonts w:ascii="GHEA Grapalat" w:hAnsi="GHEA Grapalat"/>
                <w:lang w:val="hy-AM"/>
              </w:rPr>
              <w:t>Հավելված 5</w:t>
            </w:r>
            <w:r>
              <w:rPr>
                <w:rStyle w:val="IndexLink"/>
                <w:rFonts w:cs="Cambria Math" w:ascii="Cambria Math" w:hAnsi="Cambria Math"/>
                <w:lang w:val="hy-AM"/>
              </w:rPr>
              <w:t>․</w:t>
            </w:r>
            <w:r>
              <w:rPr>
                <w:rStyle w:val="IndexLink"/>
                <w:rFonts w:ascii="GHEA Grapalat" w:hAnsi="GHEA Grapalat"/>
                <w:lang w:val="hy-AM"/>
              </w:rPr>
              <w:t xml:space="preserve"> Ջրային մարմինների ջրի որակի կարգավիճակը ըստ հիդրոկենսաբանական ցուցանիշների</w:t>
            </w:r>
            <w:r>
              <w:rPr>
                <w:webHidden/>
              </w:rPr>
              <w:fldChar w:fldCharType="begin"/>
            </w:r>
            <w:r>
              <w:rPr>
                <w:webHidden/>
              </w:rPr>
              <w:instrText xml:space="preserve">PAGEREF _Toc180589695 \h</w:instrText>
            </w:r>
            <w:r>
              <w:rPr>
                <w:webHidden/>
              </w:rPr>
              <w:fldChar w:fldCharType="separate"/>
            </w:r>
            <w:r>
              <w:rPr>
                <w:rStyle w:val="IndexLink"/>
                <w:rFonts w:ascii="GHEA Grapalat" w:hAnsi="GHEA Grapalat"/>
                <w:vanish w:val="false"/>
              </w:rPr>
              <w:tab/>
              <w:t>76</w:t>
            </w:r>
            <w:r>
              <w:rPr>
                <w:webHidden/>
              </w:rPr>
              <w:fldChar w:fldCharType="end"/>
            </w:r>
          </w:hyperlink>
          <w:r>
            <w:rPr>
              <w:rStyle w:val="IndexLink"/>
              <w:vanish w:val="false"/>
              <w:rFonts w:ascii="GHEA Grapalat" w:hAnsi="GHEA Grapalat"/>
            </w:rPr>
            <w:fldChar w:fldCharType="end"/>
          </w:r>
        </w:p>
      </w:sdtContent>
    </w:sdt>
    <w:p>
      <w:pPr>
        <w:pStyle w:val="Title"/>
        <w:tabs>
          <w:tab w:val="clear" w:pos="720"/>
          <w:tab w:val="right" w:pos="9360" w:leader="dot"/>
          <w:tab w:val="right" w:pos="9810" w:leader="dot"/>
        </w:tabs>
        <w:spacing w:lineRule="auto" w:line="360" w:before="0" w:after="0"/>
        <w:ind w:hanging="0" w:right="46"/>
        <w:outlineLvl w:val="9"/>
        <w:rPr>
          <w:rFonts w:ascii="GHEA Grapalat" w:hAnsi="GHEA Grapalat"/>
          <w:b w:val="false"/>
          <w:lang w:val="hy-AM" w:eastAsia="ru-RU"/>
        </w:rPr>
      </w:pPr>
      <w:r>
        <w:rPr>
          <w:rFonts w:ascii="GHEA Grapalat" w:hAnsi="GHEA Grapalat"/>
          <w:b w:val="false"/>
          <w:lang w:val="hy-AM" w:eastAsia="ru-RU"/>
        </w:rPr>
      </w:r>
    </w:p>
    <w:p>
      <w:pPr>
        <w:pStyle w:val="Normal"/>
        <w:ind w:hanging="0"/>
        <w:rPr>
          <w:rFonts w:ascii="GHEA Grapalat" w:hAnsi="GHEA Grapalat"/>
          <w:lang w:val="hy-AM"/>
        </w:rPr>
      </w:pPr>
      <w:r>
        <w:rPr>
          <w:rFonts w:ascii="GHEA Grapalat" w:hAnsi="GHEA Grapalat"/>
          <w:lang w:val="hy-AM"/>
        </w:rPr>
      </w:r>
      <w:r>
        <w:br w:type="page"/>
      </w:r>
    </w:p>
    <w:p>
      <w:pPr>
        <w:pStyle w:val="Normal"/>
        <w:spacing w:before="0" w:after="0"/>
        <w:ind w:hanging="0"/>
        <w:rPr>
          <w:rFonts w:ascii="GHEA Grapalat" w:hAnsi="GHEA Grapalat"/>
          <w:b/>
          <w:lang w:val="hy-AM"/>
        </w:rPr>
      </w:pPr>
      <w:r>
        <w:rPr>
          <w:rFonts w:ascii="GHEA Grapalat" w:hAnsi="GHEA Grapalat"/>
          <w:b/>
          <w:lang w:val="hy-AM"/>
        </w:rPr>
        <w:t>Շահառուներ</w:t>
      </w:r>
    </w:p>
    <w:p>
      <w:pPr>
        <w:pStyle w:val="Normal"/>
        <w:ind w:hanging="0"/>
        <w:rPr>
          <w:rFonts w:ascii="GHEA Grapalat" w:hAnsi="GHEA Grapalat"/>
          <w:b/>
          <w:lang w:val="hy-AM"/>
        </w:rPr>
      </w:pPr>
      <w:r>
        <w:rPr>
          <w:rFonts w:ascii="GHEA Grapalat" w:hAnsi="GHEA Grapalat"/>
          <w:b/>
          <w:lang w:val="hy-AM"/>
        </w:rPr>
        <w:t>ՀՀ շրջակա միջավայրի նախարարություն</w:t>
      </w:r>
    </w:p>
    <w:p>
      <w:pPr>
        <w:pStyle w:val="Normal"/>
        <w:ind w:hanging="0"/>
        <w:rPr>
          <w:rFonts w:ascii="GHEA Grapalat" w:hAnsi="GHEA Grapalat"/>
          <w:lang w:val="hy-AM"/>
        </w:rPr>
      </w:pPr>
      <w:r>
        <w:rPr>
          <w:rFonts w:ascii="GHEA Grapalat" w:hAnsi="GHEA Grapalat"/>
          <w:lang w:val="hy-AM"/>
        </w:rPr>
      </w:r>
    </w:p>
    <w:p>
      <w:pPr>
        <w:pStyle w:val="Normal"/>
        <w:ind w:hanging="0"/>
        <w:jc w:val="left"/>
        <w:rPr>
          <w:rFonts w:ascii="GHEA Grapalat" w:hAnsi="GHEA Grapalat"/>
          <w:lang w:val="hy-AM"/>
        </w:rPr>
      </w:pPr>
      <w:r>
        <w:rPr>
          <w:rFonts w:ascii="GHEA Grapalat" w:hAnsi="GHEA Grapalat"/>
          <w:b/>
          <w:sz w:val="24"/>
          <w:szCs w:val="24"/>
          <w:lang w:val="hy-AM"/>
        </w:rPr>
        <w:t>Հեղինակ` Շրջակա միջավայրի նախարարության «Հիդրոօդերևութաբանության և մոնիթորինգի կենտրոն» ՊՈԱԿ</w:t>
      </w:r>
      <w:r>
        <w:rPr>
          <w:rFonts w:ascii="GHEA Grapalat" w:hAnsi="GHEA Grapalat"/>
          <w:lang w:val="hy-AM"/>
        </w:rPr>
        <w:t xml:space="preserve"> </w:t>
      </w:r>
    </w:p>
    <w:p>
      <w:pPr>
        <w:pStyle w:val="Normal"/>
        <w:ind w:hanging="0"/>
        <w:rPr>
          <w:rFonts w:ascii="GHEA Grapalat" w:hAnsi="GHEA Grapalat"/>
          <w:lang w:val="hy-AM"/>
        </w:rPr>
      </w:pPr>
      <w:r>
        <w:rPr>
          <w:rFonts w:ascii="GHEA Grapalat" w:hAnsi="GHEA Grapalat"/>
          <w:lang w:val="hy-AM"/>
        </w:rPr>
        <w:t>Շահնազարյան Գայանե, Միսակյան Էդգար, Երեմյան Հարություն, Զատիկյան Աննա, Քառյան Վարդան, Ավետիսյան Ազատ, Թավադյան Աղասի, Զաքարյան Դավիթ</w:t>
      </w:r>
      <w:r>
        <w:br w:type="page"/>
      </w:r>
    </w:p>
    <w:p>
      <w:pPr>
        <w:pStyle w:val="Title"/>
        <w:spacing w:before="0" w:after="0"/>
        <w:rPr>
          <w:rFonts w:ascii="GHEA Grapalat" w:hAnsi="GHEA Grapalat"/>
          <w:lang w:val="hy-AM"/>
        </w:rPr>
      </w:pPr>
      <w:bookmarkStart w:id="1" w:name="_Toc180589646"/>
      <w:r>
        <w:rPr>
          <w:rFonts w:ascii="GHEA Grapalat" w:hAnsi="GHEA Grapalat"/>
          <w:lang w:val="hy-AM"/>
        </w:rPr>
        <w:t>Հապավումների ցանկ</w:t>
      </w:r>
      <w:bookmarkEnd w:id="1"/>
    </w:p>
    <w:p>
      <w:pPr>
        <w:pStyle w:val="Normal"/>
        <w:ind w:hanging="0"/>
        <w:rPr>
          <w:rFonts w:ascii="GHEA Grapalat" w:hAnsi="GHEA Grapalat" w:cs="Calibri"/>
          <w:lang w:val="hy-AM"/>
        </w:rPr>
      </w:pPr>
      <w:r>
        <w:rPr>
          <w:rFonts w:cs="Calibri" w:ascii="GHEA Grapalat" w:hAnsi="GHEA Grapalat"/>
          <w:lang w:val="hy-AM"/>
        </w:rPr>
      </w:r>
    </w:p>
    <w:p>
      <w:pPr>
        <w:pStyle w:val="Normal"/>
        <w:tabs>
          <w:tab w:val="clear" w:pos="720"/>
          <w:tab w:val="left" w:pos="1701" w:leader="none"/>
        </w:tabs>
        <w:ind w:hanging="0"/>
        <w:rPr>
          <w:rFonts w:ascii="GHEA Grapalat" w:hAnsi="GHEA Grapalat" w:cs="Arial"/>
          <w:lang w:val="hy-AM"/>
        </w:rPr>
      </w:pPr>
      <w:r>
        <w:rPr>
          <w:rFonts w:cs="Arial" w:ascii="GHEA Grapalat" w:hAnsi="GHEA Grapalat"/>
          <w:lang w:val="hy-AM"/>
        </w:rPr>
        <w:t>ԵՄ</w:t>
        <w:tab/>
        <w:t>Եվրոպական միություն</w:t>
      </w:r>
    </w:p>
    <w:p>
      <w:pPr>
        <w:pStyle w:val="Normal"/>
        <w:tabs>
          <w:tab w:val="clear" w:pos="720"/>
          <w:tab w:val="left" w:pos="1701" w:leader="none"/>
        </w:tabs>
        <w:ind w:hanging="0"/>
        <w:rPr>
          <w:rFonts w:ascii="GHEA Grapalat" w:hAnsi="GHEA Grapalat" w:cs="Calibri"/>
          <w:lang w:val="hy-AM"/>
        </w:rPr>
      </w:pPr>
      <w:r>
        <w:rPr>
          <w:rFonts w:eastAsia="Times New Roman" w:cs="Arial" w:ascii="GHEA Grapalat" w:hAnsi="GHEA Grapalat"/>
          <w:lang w:val="hy-AM"/>
        </w:rPr>
        <w:t>ԽՓՋՄ</w:t>
      </w:r>
      <w:r>
        <w:rPr>
          <w:rFonts w:cs="Calibri" w:ascii="GHEA Grapalat" w:hAnsi="GHEA Grapalat"/>
          <w:lang w:val="hy-AM"/>
        </w:rPr>
        <w:tab/>
        <w:t>Խիստ փոփոխված ջրային մարմին</w:t>
      </w:r>
    </w:p>
    <w:p>
      <w:pPr>
        <w:pStyle w:val="Normal"/>
        <w:tabs>
          <w:tab w:val="clear" w:pos="720"/>
          <w:tab w:val="left" w:pos="1701" w:leader="none"/>
        </w:tabs>
        <w:ind w:hanging="0"/>
        <w:rPr>
          <w:rFonts w:ascii="GHEA Grapalat" w:hAnsi="GHEA Grapalat" w:cs="Arial"/>
          <w:lang w:val="hy-AM"/>
        </w:rPr>
      </w:pPr>
      <w:r>
        <w:rPr>
          <w:rFonts w:cs="Calibri" w:ascii="GHEA Grapalat" w:hAnsi="GHEA Grapalat"/>
          <w:lang w:val="hy-AM"/>
        </w:rPr>
        <w:t>ՀԸԳՀ</w:t>
        <w:tab/>
      </w:r>
      <w:r>
        <w:rPr>
          <w:rFonts w:cs="Arial" w:ascii="GHEA Grapalat" w:hAnsi="GHEA Grapalat"/>
          <w:lang w:val="hy-AM"/>
        </w:rPr>
        <w:t>Համապարփակ և ընդլայնված գործընկերության համաձայնագիր</w:t>
      </w:r>
    </w:p>
    <w:p>
      <w:pPr>
        <w:pStyle w:val="Normal"/>
        <w:tabs>
          <w:tab w:val="clear" w:pos="720"/>
          <w:tab w:val="left" w:pos="1701" w:leader="none"/>
        </w:tabs>
        <w:ind w:hanging="0"/>
        <w:rPr>
          <w:rFonts w:ascii="GHEA Grapalat" w:hAnsi="GHEA Grapalat" w:cs="Arial"/>
          <w:lang w:val="hy-AM"/>
        </w:rPr>
      </w:pPr>
      <w:r>
        <w:rPr>
          <w:rFonts w:cs="Arial" w:ascii="GHEA Grapalat" w:hAnsi="GHEA Grapalat"/>
          <w:lang w:val="hy-AM"/>
        </w:rPr>
        <w:t>ՀՀ</w:t>
        <w:tab/>
        <w:t xml:space="preserve">Հայաստանի Հանրապետություն </w:t>
      </w:r>
    </w:p>
    <w:p>
      <w:pPr>
        <w:pStyle w:val="Normal"/>
        <w:tabs>
          <w:tab w:val="clear" w:pos="720"/>
          <w:tab w:val="left" w:pos="1701" w:leader="none"/>
        </w:tabs>
        <w:ind w:hanging="0"/>
        <w:rPr>
          <w:rFonts w:ascii="GHEA Grapalat" w:hAnsi="GHEA Grapalat" w:cs="Arial"/>
          <w:lang w:val="hy-AM"/>
        </w:rPr>
      </w:pPr>
      <w:r>
        <w:rPr>
          <w:rFonts w:cs="Arial" w:ascii="GHEA Grapalat" w:hAnsi="GHEA Grapalat"/>
          <w:lang w:val="hy-AM"/>
        </w:rPr>
        <w:t xml:space="preserve">Հայհիդրոմետ </w:t>
        <w:tab/>
        <w:t xml:space="preserve">Հիդրոօդերևութաբանության և մոնիթորինգի կենտրոն </w:t>
      </w:r>
    </w:p>
    <w:p>
      <w:pPr>
        <w:pStyle w:val="Normal"/>
        <w:tabs>
          <w:tab w:val="clear" w:pos="720"/>
          <w:tab w:val="left" w:pos="1701" w:leader="none"/>
        </w:tabs>
        <w:ind w:hanging="0"/>
        <w:rPr>
          <w:rFonts w:ascii="GHEA Grapalat" w:hAnsi="GHEA Grapalat" w:cs="Calibri"/>
          <w:lang w:val="hy-AM"/>
        </w:rPr>
      </w:pPr>
      <w:r>
        <w:rPr>
          <w:rFonts w:cs="Calibri" w:ascii="GHEA Grapalat" w:hAnsi="GHEA Grapalat"/>
          <w:lang w:val="hy-AM"/>
        </w:rPr>
        <w:t>ՇՄՆ</w:t>
        <w:tab/>
        <w:t>Շրջակա միջավայրի նախարարություն</w:t>
      </w:r>
    </w:p>
    <w:p>
      <w:pPr>
        <w:pStyle w:val="Normal"/>
        <w:tabs>
          <w:tab w:val="clear" w:pos="720"/>
          <w:tab w:val="left" w:pos="1701" w:leader="none"/>
        </w:tabs>
        <w:ind w:hanging="0"/>
        <w:rPr>
          <w:rFonts w:ascii="GHEA Grapalat" w:hAnsi="GHEA Grapalat" w:cs="Calibri"/>
          <w:lang w:val="hy-AM"/>
        </w:rPr>
      </w:pPr>
      <w:r>
        <w:rPr>
          <w:rFonts w:cs="Calibri" w:ascii="GHEA Grapalat" w:hAnsi="GHEA Grapalat"/>
          <w:lang w:val="hy-AM"/>
        </w:rPr>
        <w:t xml:space="preserve">ՊՈԱԿ </w:t>
        <w:tab/>
        <w:t xml:space="preserve">Պետական ոչ-առևտրային կազմակերպություն </w:t>
      </w:r>
    </w:p>
    <w:p>
      <w:pPr>
        <w:pStyle w:val="Normal"/>
        <w:tabs>
          <w:tab w:val="clear" w:pos="720"/>
          <w:tab w:val="left" w:pos="1701" w:leader="none"/>
        </w:tabs>
        <w:ind w:hanging="0"/>
        <w:rPr>
          <w:rFonts w:ascii="GHEA Grapalat" w:hAnsi="GHEA Grapalat" w:cs="Arial"/>
          <w:lang w:val="hy-AM"/>
        </w:rPr>
      </w:pPr>
      <w:r>
        <w:rPr>
          <w:rFonts w:cs="Arial" w:ascii="GHEA Grapalat" w:hAnsi="GHEA Grapalat"/>
          <w:lang w:val="hy-AM"/>
        </w:rPr>
        <w:t xml:space="preserve">ՋԿՊ </w:t>
        <w:tab/>
        <w:t>Ջրավազանային կառավարման պլան</w:t>
      </w:r>
    </w:p>
    <w:p>
      <w:pPr>
        <w:pStyle w:val="Normal"/>
        <w:tabs>
          <w:tab w:val="clear" w:pos="720"/>
          <w:tab w:val="left" w:pos="1701" w:leader="none"/>
        </w:tabs>
        <w:ind w:hanging="0"/>
        <w:rPr>
          <w:rFonts w:ascii="GHEA Grapalat" w:hAnsi="GHEA Grapalat" w:cs="Arial"/>
          <w:lang w:val="hy-AM"/>
        </w:rPr>
      </w:pPr>
      <w:r>
        <w:rPr>
          <w:rFonts w:cs="Arial" w:ascii="GHEA Grapalat" w:hAnsi="GHEA Grapalat"/>
          <w:lang w:val="hy-AM"/>
        </w:rPr>
        <w:t xml:space="preserve">ՋԿՏ </w:t>
        <w:tab/>
        <w:t>Ջրավազանային կառավարման տարածք</w:t>
      </w:r>
    </w:p>
    <w:p>
      <w:pPr>
        <w:pStyle w:val="Normal"/>
        <w:tabs>
          <w:tab w:val="clear" w:pos="720"/>
          <w:tab w:val="left" w:pos="1701" w:leader="none"/>
        </w:tabs>
        <w:ind w:hanging="0"/>
        <w:rPr>
          <w:rFonts w:ascii="GHEA Grapalat" w:hAnsi="GHEA Grapalat" w:cs="Calibri"/>
          <w:lang w:val="hy-AM"/>
        </w:rPr>
      </w:pPr>
      <w:r>
        <w:rPr>
          <w:rFonts w:cs="Calibri" w:ascii="GHEA Grapalat" w:hAnsi="GHEA Grapalat"/>
          <w:lang w:val="hy-AM"/>
        </w:rPr>
        <w:t>ՋՇԴ</w:t>
        <w:tab/>
        <w:t>Ջրի շրջանակային դիրեկտիվ</w:t>
      </w:r>
    </w:p>
    <w:p>
      <w:pPr>
        <w:pStyle w:val="Normal"/>
        <w:tabs>
          <w:tab w:val="clear" w:pos="720"/>
          <w:tab w:val="left" w:pos="1701" w:leader="none"/>
        </w:tabs>
        <w:ind w:hanging="0"/>
        <w:rPr>
          <w:rFonts w:ascii="GHEA Grapalat" w:hAnsi="GHEA Grapalat" w:cs="Calibri"/>
          <w:lang w:val="hy-AM"/>
        </w:rPr>
      </w:pPr>
      <w:r>
        <w:rPr>
          <w:rFonts w:ascii="GHEA Grapalat" w:hAnsi="GHEA Grapalat"/>
          <w:sz w:val="20"/>
          <w:szCs w:val="20"/>
          <w:lang w:val="hy-AM"/>
        </w:rPr>
        <w:t>ՌՋՄ</w:t>
        <w:tab/>
        <w:t>Ռիսկային ջրային մարմին</w:t>
      </w:r>
    </w:p>
    <w:p>
      <w:pPr>
        <w:pStyle w:val="Title"/>
        <w:spacing w:before="0" w:after="0"/>
        <w:rPr>
          <w:rFonts w:ascii="GHEA Grapalat" w:hAnsi="GHEA Grapalat"/>
          <w:lang w:val="hy-AM"/>
        </w:rPr>
      </w:pPr>
      <w:r>
        <w:rPr>
          <w:rFonts w:ascii="GHEA Grapalat" w:hAnsi="GHEA Grapalat"/>
          <w:lang w:val="hy-AM"/>
        </w:rPr>
      </w:r>
      <w:bookmarkStart w:id="2" w:name="_Toc38579372"/>
      <w:bookmarkStart w:id="3" w:name="_Toc38195690"/>
      <w:bookmarkStart w:id="4" w:name="_Toc38579372"/>
      <w:bookmarkStart w:id="5" w:name="_Toc38195690"/>
      <w:r>
        <w:br w:type="page"/>
      </w:r>
    </w:p>
    <w:p>
      <w:pPr>
        <w:pStyle w:val="Title"/>
        <w:spacing w:before="0" w:after="0"/>
        <w:rPr>
          <w:rFonts w:ascii="GHEA Grapalat" w:hAnsi="GHEA Grapalat"/>
          <w:lang w:val="hy-AM"/>
        </w:rPr>
      </w:pPr>
      <w:bookmarkStart w:id="6" w:name="_Toc180589647"/>
      <w:r>
        <w:rPr>
          <w:rFonts w:ascii="GHEA Grapalat" w:hAnsi="GHEA Grapalat"/>
          <w:lang w:val="hy-AM"/>
        </w:rPr>
        <w:t>Աղյուսակների ցանկ</w:t>
      </w:r>
      <w:bookmarkEnd w:id="6"/>
    </w:p>
    <w:p>
      <w:pPr>
        <w:pStyle w:val="TableofFigures"/>
        <w:tabs>
          <w:tab w:val="clear" w:pos="720"/>
          <w:tab w:val="right" w:pos="9628" w:leader="dot"/>
        </w:tabs>
        <w:rPr>
          <w:rFonts w:ascii="GHEA Grapalat" w:hAnsi="GHEA Grapalat"/>
          <w:iCs w:val="false"/>
          <w:sz w:val="22"/>
          <w:szCs w:val="22"/>
          <w:lang w:val="en-US" w:eastAsia="en-US"/>
        </w:rPr>
      </w:pPr>
      <w:r>
        <w:fldChar w:fldCharType="begin"/>
      </w:r>
      <w:r>
        <w:rPr>
          <w:rStyle w:val="IndexLink"/>
          <w:rFonts w:ascii="GHEA Grapalat" w:hAnsi="GHEA Grapalat"/>
          <w:lang w:val="hy-AM"/>
        </w:rPr>
        <w:instrText xml:space="preserve"> TOC \c "Աղյուսակ" \h </w:instrText>
      </w:r>
      <w:r>
        <w:rPr>
          <w:rStyle w:val="IndexLink"/>
          <w:rFonts w:ascii="GHEA Grapalat" w:hAnsi="GHEA Grapalat"/>
          <w:lang w:val="hy-AM"/>
        </w:rPr>
        <w:fldChar w:fldCharType="separate"/>
      </w:r>
      <w:hyperlink w:anchor="_Toc180590460">
        <w:r>
          <w:rPr>
            <w:rStyle w:val="IndexLink"/>
            <w:rFonts w:ascii="GHEA Grapalat" w:hAnsi="GHEA Grapalat"/>
            <w:lang w:val="hy-AM"/>
          </w:rPr>
          <w:t>Աղյուսակ 1. Հայաստանում միջին տարեկան ջերմաստիճանի և տեղումների քանակի կանխատեսվող փոփոխությունները 1961-1990 թթ. Ժամանակահատվածի համեմատ՝ ըստ CCSM4 մոդելի RCP 6.0 և RCP 8.5 սցենարների</w:t>
        </w:r>
        <w:r>
          <w:rPr>
            <w:webHidden/>
          </w:rPr>
          <w:fldChar w:fldCharType="begin"/>
        </w:r>
        <w:r>
          <w:rPr>
            <w:webHidden/>
          </w:rPr>
          <w:instrText xml:space="preserve">PAGEREF _Toc180590460 \h</w:instrText>
        </w:r>
        <w:r>
          <w:rPr>
            <w:webHidden/>
          </w:rPr>
          <w:fldChar w:fldCharType="separate"/>
        </w:r>
        <w:r>
          <w:rPr>
            <w:rStyle w:val="IndexLink"/>
            <w:rFonts w:ascii="GHEA Grapalat" w:hAnsi="GHEA Grapalat"/>
            <w:vanish w:val="false"/>
          </w:rPr>
          <w:tab/>
          <w:t>21</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1">
        <w:r>
          <w:rPr>
            <w:rStyle w:val="IndexLink"/>
            <w:rFonts w:ascii="GHEA Grapalat" w:hAnsi="GHEA Grapalat"/>
            <w:bCs/>
            <w:lang w:val="hy-AM"/>
          </w:rPr>
          <w:t>Աղյուսակ 2. Հայաստանում միջին տարեկան ջերմաստիճանի և տեղումների քանակի կանխատեսվող փոփոխությունները 1961-1990 թթ. Ժամանակահատվածի համեմատ՝ ըստ METRAS մոդելի RCP 8.5 սցենարի</w:t>
        </w:r>
        <w:r>
          <w:rPr>
            <w:webHidden/>
          </w:rPr>
          <w:fldChar w:fldCharType="begin"/>
        </w:r>
        <w:r>
          <w:rPr>
            <w:webHidden/>
          </w:rPr>
          <w:instrText xml:space="preserve">PAGEREF _Toc180590461 \h</w:instrText>
        </w:r>
        <w:r>
          <w:rPr>
            <w:webHidden/>
          </w:rPr>
          <w:fldChar w:fldCharType="separate"/>
        </w:r>
        <w:r>
          <w:rPr>
            <w:rStyle w:val="IndexLink"/>
            <w:rFonts w:ascii="GHEA Grapalat" w:hAnsi="GHEA Grapalat"/>
            <w:vanish w:val="false"/>
          </w:rPr>
          <w:tab/>
          <w:t>22</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2">
        <w:r>
          <w:rPr>
            <w:rStyle w:val="IndexLink"/>
            <w:rFonts w:ascii="GHEA Grapalat" w:hAnsi="GHEA Grapalat"/>
            <w:bCs/>
            <w:lang w:val="hy-AM"/>
          </w:rPr>
          <w:t>Աղյուսակ 3. Միջին տարեկան մակերևույթային հոսքի կանխատեսվող փոփոխությունները (%) համեմատած 1961-1990 թթ. ժամանակահատվածի հետ ըստ CCSM4 մոդելի</w:t>
        </w:r>
        <w:r>
          <w:rPr>
            <w:webHidden/>
          </w:rPr>
          <w:fldChar w:fldCharType="begin"/>
        </w:r>
        <w:r>
          <w:rPr>
            <w:webHidden/>
          </w:rPr>
          <w:instrText xml:space="preserve">PAGEREF _Toc180590462 \h</w:instrText>
        </w:r>
        <w:r>
          <w:rPr>
            <w:webHidden/>
          </w:rPr>
          <w:fldChar w:fldCharType="separate"/>
        </w:r>
        <w:r>
          <w:rPr>
            <w:rStyle w:val="IndexLink"/>
            <w:rFonts w:ascii="GHEA Grapalat" w:hAnsi="GHEA Grapalat"/>
            <w:vanish w:val="false"/>
          </w:rPr>
          <w:tab/>
          <w:t>22</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3">
        <w:r>
          <w:rPr>
            <w:rStyle w:val="IndexLink"/>
            <w:rFonts w:ascii="GHEA Grapalat" w:hAnsi="GHEA Grapalat"/>
            <w:bCs/>
            <w:lang w:val="hy-AM"/>
          </w:rPr>
          <w:t>Աղյուսակ 4. Միջին տարեկան մակերևույթային հոսքի կանխատեսվող փոփոխությունները (%) համեմատած 1961-1990 թթ. ժամանակահատվածի հետ ըստ METRAS մոդելի</w:t>
        </w:r>
        <w:r>
          <w:rPr>
            <w:webHidden/>
          </w:rPr>
          <w:fldChar w:fldCharType="begin"/>
        </w:r>
        <w:r>
          <w:rPr>
            <w:webHidden/>
          </w:rPr>
          <w:instrText xml:space="preserve">PAGEREF _Toc180590463 \h</w:instrText>
        </w:r>
        <w:r>
          <w:rPr>
            <w:webHidden/>
          </w:rPr>
          <w:fldChar w:fldCharType="separate"/>
        </w:r>
        <w:r>
          <w:rPr>
            <w:rStyle w:val="IndexLink"/>
            <w:rFonts w:ascii="GHEA Grapalat" w:hAnsi="GHEA Grapalat"/>
            <w:vanish w:val="false"/>
          </w:rPr>
          <w:tab/>
          <w:t>23</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4">
        <w:r>
          <w:rPr>
            <w:rStyle w:val="IndexLink"/>
            <w:rFonts w:ascii="GHEA Grapalat" w:hAnsi="GHEA Grapalat"/>
            <w:lang w:val="hy-AM"/>
          </w:rPr>
          <w:t>Աղյուսակ</w:t>
        </w:r>
        <w:r>
          <w:rPr>
            <w:rStyle w:val="IndexLink"/>
            <w:rFonts w:ascii="GHEA Grapalat" w:hAnsi="GHEA Grapalat"/>
            <w:lang w:val="de-AT"/>
          </w:rPr>
          <w:t xml:space="preserve"> 5</w:t>
        </w:r>
        <w:r>
          <w:rPr>
            <w:rStyle w:val="IndexLink"/>
            <w:rFonts w:cs="Cambria Math" w:ascii="Cambria Math" w:hAnsi="Cambria Math"/>
            <w:lang w:val="hy-AM"/>
          </w:rPr>
          <w:t>․</w:t>
        </w:r>
        <w:r>
          <w:rPr>
            <w:rStyle w:val="IndexLink"/>
            <w:rFonts w:ascii="GHEA Grapalat" w:hAnsi="GHEA Grapalat"/>
            <w:lang w:val="hy-AM"/>
          </w:rPr>
          <w:t xml:space="preserve"> Ռիսկային մակերևութային ջրային մարմինների համար բնապահպանական նպատակներ</w:t>
        </w:r>
        <w:r>
          <w:rPr>
            <w:webHidden/>
          </w:rPr>
          <w:fldChar w:fldCharType="begin"/>
        </w:r>
        <w:r>
          <w:rPr>
            <w:webHidden/>
          </w:rPr>
          <w:instrText xml:space="preserve">PAGEREF _Toc180590464 \h</w:instrText>
        </w:r>
        <w:r>
          <w:rPr>
            <w:webHidden/>
          </w:rPr>
          <w:fldChar w:fldCharType="separate"/>
        </w:r>
        <w:r>
          <w:rPr>
            <w:rStyle w:val="IndexLink"/>
            <w:rFonts w:ascii="GHEA Grapalat" w:hAnsi="GHEA Grapalat"/>
            <w:vanish w:val="false"/>
          </w:rPr>
          <w:tab/>
          <w:t>26</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5">
        <w:r>
          <w:rPr>
            <w:rStyle w:val="IndexLink"/>
            <w:rFonts w:ascii="GHEA Grapalat" w:hAnsi="GHEA Grapalat"/>
            <w:lang w:val="hy-AM"/>
          </w:rPr>
          <w:t>Աղյուսակ</w:t>
        </w:r>
        <w:r>
          <w:rPr>
            <w:rStyle w:val="IndexLink"/>
            <w:rFonts w:ascii="GHEA Grapalat" w:hAnsi="GHEA Grapalat"/>
            <w:lang w:val="de-AT"/>
          </w:rPr>
          <w:t xml:space="preserve"> 6</w:t>
        </w:r>
        <w:r>
          <w:rPr>
            <w:rStyle w:val="IndexLink"/>
            <w:rFonts w:cs="Cambria Math" w:ascii="Cambria Math" w:hAnsi="Cambria Math"/>
            <w:lang w:val="hy-AM"/>
          </w:rPr>
          <w:t>․</w:t>
        </w:r>
        <w:r>
          <w:rPr>
            <w:rStyle w:val="IndexLink"/>
            <w:rFonts w:ascii="GHEA Grapalat" w:hAnsi="GHEA Grapalat"/>
            <w:lang w:val="hy-AM"/>
          </w:rPr>
          <w:t xml:space="preserve"> Բնապահպանական նպատակներ հատուկ պահպանվող տարածքների համար</w:t>
        </w:r>
        <w:r>
          <w:rPr>
            <w:webHidden/>
          </w:rPr>
          <w:fldChar w:fldCharType="begin"/>
        </w:r>
        <w:r>
          <w:rPr>
            <w:webHidden/>
          </w:rPr>
          <w:instrText xml:space="preserve">PAGEREF _Toc180590465 \h</w:instrText>
        </w:r>
        <w:r>
          <w:rPr>
            <w:webHidden/>
          </w:rPr>
          <w:fldChar w:fldCharType="separate"/>
        </w:r>
        <w:r>
          <w:rPr>
            <w:rStyle w:val="IndexLink"/>
            <w:rFonts w:ascii="GHEA Grapalat" w:hAnsi="GHEA Grapalat"/>
            <w:vanish w:val="false"/>
          </w:rPr>
          <w:tab/>
          <w:t>28</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6">
        <w:r>
          <w:rPr>
            <w:rStyle w:val="IndexLink"/>
            <w:rFonts w:cs="Arial" w:ascii="GHEA Grapalat" w:hAnsi="GHEA Grapalat"/>
            <w:lang w:val="hy-AM"/>
          </w:rPr>
          <w:t>Աղյուսակ</w:t>
        </w:r>
        <w:r>
          <w:rPr>
            <w:rStyle w:val="IndexLink"/>
            <w:rFonts w:ascii="GHEA Grapalat" w:hAnsi="GHEA Grapalat"/>
            <w:lang w:val="hy-AM"/>
          </w:rPr>
          <w:t xml:space="preserve"> 7</w:t>
        </w:r>
        <w:r>
          <w:rPr>
            <w:rStyle w:val="IndexLink"/>
            <w:rFonts w:cs="Cambria Math" w:ascii="Cambria Math" w:hAnsi="Cambria Math"/>
            <w:lang w:val="hy-AM"/>
          </w:rPr>
          <w:t>․</w:t>
        </w:r>
        <w:r>
          <w:rPr>
            <w:rStyle w:val="IndexLink"/>
            <w:rFonts w:ascii="GHEA Grapalat" w:hAnsi="GHEA Grapalat"/>
            <w:lang w:val="hy-AM"/>
          </w:rPr>
          <w:t xml:space="preserve"> Արարատյան ՋԿՏ-ում տարեկան ջրառն ըստ ոլորտների և ջրաղբյուրի (2023թ., հազար մ³)</w:t>
        </w:r>
        <w:r>
          <w:rPr>
            <w:webHidden/>
          </w:rPr>
          <w:fldChar w:fldCharType="begin"/>
        </w:r>
        <w:r>
          <w:rPr>
            <w:webHidden/>
          </w:rPr>
          <w:instrText xml:space="preserve">PAGEREF _Toc180590466 \h</w:instrText>
        </w:r>
        <w:r>
          <w:rPr>
            <w:webHidden/>
          </w:rPr>
          <w:fldChar w:fldCharType="separate"/>
        </w:r>
        <w:r>
          <w:rPr>
            <w:rStyle w:val="IndexLink"/>
            <w:rFonts w:ascii="GHEA Grapalat" w:hAnsi="GHEA Grapalat"/>
            <w:vanish w:val="false"/>
          </w:rPr>
          <w:tab/>
          <w:t>29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7">
        <w:r>
          <w:rPr>
            <w:rStyle w:val="IndexLink"/>
            <w:rFonts w:ascii="GHEA Grapalat" w:hAnsi="GHEA Grapalat"/>
            <w:bCs/>
            <w:lang w:val="hy-AM"/>
          </w:rPr>
          <w:t>Աղյուսակ 8</w:t>
        </w:r>
        <w:r>
          <w:rPr>
            <w:rStyle w:val="IndexLink"/>
            <w:rFonts w:cs="Cambria Math" w:ascii="Cambria Math" w:hAnsi="Cambria Math"/>
            <w:bCs/>
            <w:lang w:val="hy-AM"/>
          </w:rPr>
          <w:t>․</w:t>
        </w:r>
        <w:r>
          <w:rPr>
            <w:rStyle w:val="IndexLink"/>
            <w:rFonts w:ascii="GHEA Grapalat" w:hAnsi="GHEA Grapalat"/>
            <w:bCs/>
            <w:lang w:val="hy-AM"/>
          </w:rPr>
          <w:t xml:space="preserve"> Մակերևութային ջրերի միջին ջրառաջարկը Արարատյան ՋԿՏ-ում</w:t>
        </w:r>
        <w:r>
          <w:rPr>
            <w:webHidden/>
          </w:rPr>
          <w:fldChar w:fldCharType="begin"/>
        </w:r>
        <w:r>
          <w:rPr>
            <w:webHidden/>
          </w:rPr>
          <w:instrText xml:space="preserve">PAGEREF _Toc180590467 \h</w:instrText>
        </w:r>
        <w:r>
          <w:rPr>
            <w:webHidden/>
          </w:rPr>
          <w:fldChar w:fldCharType="separate"/>
        </w:r>
        <w:r>
          <w:rPr>
            <w:rStyle w:val="IndexLink"/>
            <w:rFonts w:ascii="GHEA Grapalat" w:hAnsi="GHEA Grapalat"/>
            <w:vanish w:val="false"/>
          </w:rPr>
          <w:tab/>
          <w:t>39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8">
        <w:r>
          <w:rPr>
            <w:rStyle w:val="IndexLink"/>
            <w:rFonts w:ascii="GHEA Grapalat" w:hAnsi="GHEA Grapalat"/>
            <w:bCs/>
            <w:lang w:val="hy-AM"/>
          </w:rPr>
          <w:t>Աղյուսակ 9</w:t>
        </w:r>
        <w:r>
          <w:rPr>
            <w:rStyle w:val="IndexLink"/>
            <w:rFonts w:cs="Cambria Math" w:ascii="Cambria Math" w:hAnsi="Cambria Math"/>
            <w:bCs/>
            <w:lang w:val="hy-AM"/>
          </w:rPr>
          <w:t>․</w:t>
        </w:r>
        <w:r>
          <w:rPr>
            <w:rStyle w:val="IndexLink"/>
            <w:rFonts w:ascii="GHEA Grapalat" w:hAnsi="GHEA Grapalat"/>
            <w:bCs/>
            <w:lang w:val="hy-AM"/>
          </w:rPr>
          <w:t xml:space="preserve"> Միջին սեզոնային ջրառաջարկը Արարատյան ՋԿՏ-ում</w:t>
        </w:r>
        <w:r>
          <w:rPr>
            <w:webHidden/>
          </w:rPr>
          <w:fldChar w:fldCharType="begin"/>
        </w:r>
        <w:r>
          <w:rPr>
            <w:webHidden/>
          </w:rPr>
          <w:instrText xml:space="preserve">PAGEREF _Toc180590468 \h</w:instrText>
        </w:r>
        <w:r>
          <w:rPr>
            <w:webHidden/>
          </w:rPr>
          <w:fldChar w:fldCharType="separate"/>
        </w:r>
        <w:r>
          <w:rPr>
            <w:rStyle w:val="IndexLink"/>
            <w:rFonts w:ascii="GHEA Grapalat" w:hAnsi="GHEA Grapalat"/>
            <w:vanish w:val="false"/>
          </w:rPr>
          <w:tab/>
          <w:t>39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69">
        <w:r>
          <w:rPr>
            <w:rStyle w:val="IndexLink"/>
            <w:rFonts w:ascii="GHEA Grapalat" w:hAnsi="GHEA Grapalat"/>
            <w:bCs/>
            <w:lang w:val="hy-AM"/>
          </w:rPr>
          <w:t>Աղյուսակ 10</w:t>
        </w:r>
        <w:r>
          <w:rPr>
            <w:rStyle w:val="IndexLink"/>
            <w:rFonts w:cs="Cambria Math" w:ascii="Cambria Math" w:hAnsi="Cambria Math"/>
            <w:bCs/>
            <w:lang w:val="hy-AM"/>
          </w:rPr>
          <w:t>․</w:t>
        </w:r>
        <w:r>
          <w:rPr>
            <w:rStyle w:val="IndexLink"/>
            <w:rFonts w:ascii="GHEA Grapalat" w:hAnsi="GHEA Grapalat"/>
            <w:bCs/>
            <w:lang w:val="hy-AM"/>
          </w:rPr>
          <w:t xml:space="preserve"> Արարատյան ՋԿՏ-ում մակերևութային ջրերի ներկա և ապագա տարեկան ջրառաջարկը և պահանջարկը (մլն մ³)</w:t>
        </w:r>
        <w:r>
          <w:rPr>
            <w:webHidden/>
          </w:rPr>
          <w:fldChar w:fldCharType="begin"/>
        </w:r>
        <w:r>
          <w:rPr>
            <w:webHidden/>
          </w:rPr>
          <w:instrText xml:space="preserve">PAGEREF _Toc180590469 \h</w:instrText>
        </w:r>
        <w:r>
          <w:rPr>
            <w:webHidden/>
          </w:rPr>
          <w:fldChar w:fldCharType="separate"/>
        </w:r>
        <w:r>
          <w:rPr>
            <w:rStyle w:val="IndexLink"/>
            <w:rFonts w:ascii="GHEA Grapalat" w:hAnsi="GHEA Grapalat"/>
            <w:vanish w:val="false"/>
          </w:rPr>
          <w:tab/>
          <w:t>45</w:t>
        </w:r>
        <w:r>
          <w:rPr>
            <w:webHidden/>
          </w:rPr>
          <w:fldChar w:fldCharType="end"/>
        </w:r>
      </w:hyperlink>
      <w:r>
        <w:rPr>
          <w:rStyle w:val="IndexLink"/>
          <w:vanish w:val="false"/>
          <w:rFonts w:ascii="GHEA Grapalat" w:hAnsi="GHEA Grapalat"/>
        </w:rPr>
        <w:fldChar w:fldCharType="end"/>
      </w:r>
    </w:p>
    <w:p>
      <w:pPr>
        <w:pStyle w:val="Normal"/>
        <w:spacing w:before="0" w:after="200"/>
        <w:ind w:hanging="0"/>
        <w:jc w:val="left"/>
        <w:rPr>
          <w:rFonts w:ascii="GHEA Grapalat" w:hAnsi="GHEA Grapalat"/>
          <w:lang w:val="hy-AM" w:eastAsia="en-GB"/>
        </w:rPr>
      </w:pPr>
      <w:r>
        <w:rPr>
          <w:rFonts w:ascii="GHEA Grapalat" w:hAnsi="GHEA Grapalat"/>
          <w:lang w:val="hy-AM" w:eastAsia="en-GB"/>
        </w:rPr>
      </w:r>
    </w:p>
    <w:p>
      <w:pPr>
        <w:pStyle w:val="Normal"/>
        <w:spacing w:before="0" w:after="200"/>
        <w:ind w:hanging="0"/>
        <w:jc w:val="left"/>
        <w:rPr>
          <w:rFonts w:ascii="GHEA Grapalat" w:hAnsi="GHEA Grapalat"/>
          <w:lang w:val="hy-AM" w:eastAsia="en-GB"/>
        </w:rPr>
      </w:pPr>
      <w:r>
        <w:rPr>
          <w:rFonts w:ascii="GHEA Grapalat" w:hAnsi="GHEA Grapalat"/>
          <w:lang w:val="hy-AM" w:eastAsia="en-GB"/>
        </w:rPr>
      </w:r>
      <w:r>
        <w:br w:type="page"/>
      </w:r>
    </w:p>
    <w:p>
      <w:pPr>
        <w:pStyle w:val="Title"/>
        <w:spacing w:before="0" w:after="0"/>
        <w:rPr>
          <w:rFonts w:ascii="GHEA Grapalat" w:hAnsi="GHEA Grapalat"/>
          <w:lang w:val="en-US"/>
        </w:rPr>
      </w:pPr>
      <w:bookmarkStart w:id="7" w:name="_Toc180589648"/>
      <w:r>
        <w:rPr>
          <w:rFonts w:ascii="GHEA Grapalat" w:hAnsi="GHEA Grapalat"/>
          <w:lang w:val="hy-AM"/>
        </w:rPr>
        <w:t>Նկարների ցանկ</w:t>
      </w:r>
      <w:bookmarkEnd w:id="7"/>
    </w:p>
    <w:p>
      <w:pPr>
        <w:pStyle w:val="TableofFigures"/>
        <w:tabs>
          <w:tab w:val="clear" w:pos="720"/>
          <w:tab w:val="right" w:pos="9628" w:leader="dot"/>
        </w:tabs>
        <w:rPr>
          <w:iCs w:val="false"/>
          <w:sz w:val="22"/>
          <w:szCs w:val="22"/>
          <w:lang w:val="en-US" w:eastAsia="en-US"/>
        </w:rPr>
      </w:pPr>
      <w:r>
        <w:fldChar w:fldCharType="begin"/>
      </w:r>
      <w:r>
        <w:rPr>
          <w:rStyle w:val="IndexLink"/>
          <w:rFonts w:ascii="GHEA Grapalat" w:hAnsi="GHEA Grapalat"/>
          <w:lang w:val="hy-AM"/>
        </w:rPr>
        <w:instrText xml:space="preserve"> TOC \c "Նկար" \h </w:instrText>
      </w:r>
      <w:r>
        <w:rPr>
          <w:rStyle w:val="IndexLink"/>
          <w:rFonts w:ascii="GHEA Grapalat" w:hAnsi="GHEA Grapalat"/>
          <w:lang w:val="hy-AM"/>
        </w:rPr>
        <w:fldChar w:fldCharType="separate"/>
      </w:r>
      <w:hyperlink w:anchor="_Toc180590586">
        <w:r>
          <w:rPr>
            <w:rStyle w:val="IndexLink"/>
            <w:rFonts w:ascii="GHEA Grapalat" w:hAnsi="GHEA Grapalat"/>
            <w:lang w:val="hy-AM"/>
          </w:rPr>
          <w:t>Նկար 1. Արարատյան ՋԿՏ-ում մակերևութային ջրային մարմիններում հիդրոլոգիական և ջրի որակի մոնիթորինգի դիտակետերի տեղադրությունը</w:t>
        </w:r>
        <w:r>
          <w:rPr>
            <w:webHidden/>
          </w:rPr>
          <w:fldChar w:fldCharType="begin"/>
        </w:r>
        <w:r>
          <w:rPr>
            <w:webHidden/>
          </w:rPr>
          <w:instrText xml:space="preserve">PAGEREF _Toc180590586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628" w:leader="dot"/>
        </w:tabs>
        <w:rPr>
          <w:iCs w:val="false"/>
          <w:sz w:val="22"/>
          <w:szCs w:val="22"/>
          <w:lang w:val="en-US" w:eastAsia="en-US"/>
        </w:rPr>
      </w:pPr>
      <w:hyperlink w:anchor="_Toc180590587">
        <w:r>
          <w:rPr>
            <w:rStyle w:val="IndexLink"/>
            <w:rFonts w:ascii="GHEA Grapalat" w:hAnsi="GHEA Grapalat"/>
            <w:lang w:val="hy-AM"/>
          </w:rPr>
          <w:t>Նկար 2. Արարատյան ՋԿՏ-ում ստորերկրյա ջրային մարմիններում մոնիթորինգի դիտակետերի տեղադրությունը</w:t>
        </w:r>
        <w:r>
          <w:rPr>
            <w:webHidden/>
          </w:rPr>
          <w:fldChar w:fldCharType="begin"/>
        </w:r>
        <w:r>
          <w:rPr>
            <w:webHidden/>
          </w:rPr>
          <w:instrText xml:space="preserve">PAGEREF _Toc180590587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8" w:leader="dot"/>
        </w:tabs>
        <w:rPr>
          <w:iCs w:val="false"/>
          <w:sz w:val="22"/>
          <w:szCs w:val="22"/>
          <w:lang w:val="en-US" w:eastAsia="en-US"/>
        </w:rPr>
      </w:pPr>
      <w:hyperlink w:anchor="_Toc180590588">
        <w:r>
          <w:rPr>
            <w:rStyle w:val="IndexLink"/>
            <w:rFonts w:ascii="GHEA Grapalat" w:hAnsi="GHEA Grapalat"/>
            <w:lang w:val="hy-AM"/>
          </w:rPr>
          <w:t>Նկար 3. Ջրային մարմինների քիմիական կարգավիճակը և գործող դիտակետերում ջրի որակը</w:t>
        </w:r>
        <w:r>
          <w:rPr>
            <w:webHidden/>
          </w:rPr>
          <w:fldChar w:fldCharType="begin"/>
        </w:r>
        <w:r>
          <w:rPr>
            <w:webHidden/>
          </w:rPr>
          <w:instrText xml:space="preserve">PAGEREF _Toc180590588 \h</w:instrText>
        </w:r>
        <w:r>
          <w:rPr>
            <w:webHidden/>
          </w:rPr>
          <w:fldChar w:fldCharType="separate"/>
        </w:r>
        <w:r>
          <w:rPr>
            <w:rStyle w:val="IndexLink"/>
            <w:vanish w:val="false"/>
          </w:rPr>
          <w:tab/>
          <w:t>14</w:t>
        </w:r>
        <w:r>
          <w:rPr>
            <w:webHidden/>
          </w:rPr>
          <w:fldChar w:fldCharType="end"/>
        </w:r>
      </w:hyperlink>
      <w:r>
        <w:rPr>
          <w:rStyle w:val="IndexLink"/>
          <w:vanish w:val="false"/>
        </w:rPr>
        <w:fldChar w:fldCharType="end"/>
      </w:r>
    </w:p>
    <w:p>
      <w:pPr>
        <w:pStyle w:val="Normal"/>
        <w:spacing w:before="0" w:after="200"/>
        <w:ind w:hanging="0"/>
        <w:jc w:val="left"/>
        <w:rPr>
          <w:rFonts w:ascii="GHEA Grapalat" w:hAnsi="GHEA Grapalat"/>
          <w:lang w:val="hy-AM" w:eastAsia="en-GB"/>
        </w:rPr>
      </w:pPr>
      <w:r>
        <w:rPr>
          <w:rFonts w:ascii="GHEA Grapalat" w:hAnsi="GHEA Grapalat"/>
          <w:lang w:val="hy-AM" w:eastAsia="en-GB"/>
        </w:rPr>
      </w:r>
    </w:p>
    <w:p>
      <w:pPr>
        <w:pStyle w:val="Normal"/>
        <w:spacing w:before="0" w:after="200"/>
        <w:ind w:hanging="0"/>
        <w:jc w:val="left"/>
        <w:rPr>
          <w:rFonts w:ascii="GHEA Grapalat" w:hAnsi="GHEA Grapalat"/>
          <w:lang w:val="hy-AM" w:eastAsia="en-GB"/>
        </w:rPr>
      </w:pPr>
      <w:r>
        <w:rPr>
          <w:rFonts w:ascii="GHEA Grapalat" w:hAnsi="GHEA Grapalat"/>
          <w:lang w:val="hy-AM" w:eastAsia="en-GB"/>
        </w:rPr>
      </w:r>
      <w:r>
        <w:br w:type="page"/>
      </w:r>
    </w:p>
    <w:p>
      <w:pPr>
        <w:pStyle w:val="Title"/>
        <w:spacing w:before="0" w:after="0"/>
        <w:rPr>
          <w:rFonts w:ascii="GHEA Grapalat" w:hAnsi="GHEA Grapalat"/>
          <w:lang w:val="en-US"/>
        </w:rPr>
      </w:pPr>
      <w:bookmarkStart w:id="8" w:name="_Toc180589649"/>
      <w:r>
        <w:rPr>
          <w:rFonts w:ascii="GHEA Grapalat" w:hAnsi="GHEA Grapalat"/>
          <w:lang w:val="hy-AM"/>
        </w:rPr>
        <w:t>Գծապատկերների ցանկ</w:t>
      </w:r>
      <w:bookmarkEnd w:id="8"/>
    </w:p>
    <w:p>
      <w:pPr>
        <w:pStyle w:val="TableofFigures"/>
        <w:tabs>
          <w:tab w:val="clear" w:pos="720"/>
          <w:tab w:val="right" w:pos="9628" w:leader="dot"/>
        </w:tabs>
        <w:rPr>
          <w:rFonts w:ascii="GHEA Grapalat" w:hAnsi="GHEA Grapalat"/>
          <w:iCs w:val="false"/>
          <w:sz w:val="22"/>
          <w:szCs w:val="22"/>
          <w:lang w:val="en-US" w:eastAsia="en-US"/>
        </w:rPr>
      </w:pPr>
      <w:r>
        <w:fldChar w:fldCharType="begin"/>
      </w:r>
      <w:r>
        <w:rPr>
          <w:rStyle w:val="IndexLink"/>
          <w:rFonts w:cs="Arial" w:ascii="GHEA Grapalat" w:hAnsi="GHEA Grapalat"/>
          <w:lang w:val="hy-AM"/>
        </w:rPr>
        <w:instrText xml:space="preserve"> TOC \c "Գծապատկեր" \h </w:instrText>
      </w:r>
      <w:r>
        <w:rPr>
          <w:rStyle w:val="IndexLink"/>
          <w:rFonts w:cs="Arial" w:ascii="GHEA Grapalat" w:hAnsi="GHEA Grapalat"/>
          <w:lang w:val="hy-AM"/>
        </w:rPr>
        <w:fldChar w:fldCharType="separate"/>
      </w:r>
      <w:hyperlink w:anchor="_Toc180590487">
        <w:r>
          <w:rPr>
            <w:rStyle w:val="IndexLink"/>
            <w:rFonts w:cs="Arial" w:ascii="GHEA Grapalat" w:hAnsi="GHEA Grapalat"/>
            <w:lang w:val="hy-AM"/>
          </w:rPr>
          <w:t>Գծապատկեր 1</w:t>
        </w:r>
        <w:r>
          <w:rPr>
            <w:rStyle w:val="IndexLink"/>
            <w:rFonts w:cs="Cambria Math" w:ascii="Cambria Math" w:hAnsi="Cambria Math"/>
            <w:lang w:val="hy-AM"/>
          </w:rPr>
          <w:t>․</w:t>
        </w:r>
        <w:r>
          <w:rPr>
            <w:rStyle w:val="IndexLink"/>
            <w:rFonts w:ascii="GHEA Grapalat" w:hAnsi="GHEA Grapalat"/>
            <w:lang w:val="hy-AM"/>
          </w:rPr>
          <w:t xml:space="preserve"> </w:t>
        </w:r>
        <w:r>
          <w:rPr>
            <w:rStyle w:val="IndexLink"/>
            <w:rFonts w:cs="Arial" w:ascii="GHEA Grapalat" w:hAnsi="GHEA Grapalat"/>
            <w:lang w:val="hy-AM"/>
          </w:rPr>
          <w:t>Միջին տարեկան ջերմաստիճանները Որոտանի լեռնանցք, Անանուն լեռնանցք և Ջերմուկ օդերևութաբանական կայարաններում 1961-2023թթ. ժամանակահատվածում</w:t>
        </w:r>
        <w:r>
          <w:rPr>
            <w:webHidden/>
          </w:rPr>
          <w:fldChar w:fldCharType="begin"/>
        </w:r>
        <w:r>
          <w:rPr>
            <w:webHidden/>
          </w:rPr>
          <w:instrText xml:space="preserve">PAGEREF _Toc180590487 \h</w:instrText>
        </w:r>
        <w:r>
          <w:rPr>
            <w:webHidden/>
          </w:rPr>
          <w:fldChar w:fldCharType="separate"/>
        </w:r>
        <w:r>
          <w:rPr>
            <w:rStyle w:val="IndexLink"/>
            <w:rFonts w:ascii="GHEA Grapalat" w:hAnsi="GHEA Grapalat"/>
            <w:vanish w:val="false"/>
          </w:rPr>
          <w:tab/>
          <w:t>17</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88">
        <w:r>
          <w:rPr>
            <w:rStyle w:val="IndexLink"/>
            <w:rFonts w:ascii="GHEA Grapalat" w:hAnsi="GHEA Grapalat"/>
            <w:bCs/>
            <w:lang w:val="hy-AM"/>
          </w:rPr>
          <w:t>Գծապատկեր 2</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Միջին տարեկան ջերմաստիճանները Ուրցաձոր, Արտաշատ և Արարատ օդերևութաբանական կայարաններում 1961-2023 թթ. ժամանակահատվածում</w:t>
        </w:r>
        <w:r>
          <w:rPr>
            <w:webHidden/>
          </w:rPr>
          <w:fldChar w:fldCharType="begin"/>
        </w:r>
        <w:r>
          <w:rPr>
            <w:webHidden/>
          </w:rPr>
          <w:instrText xml:space="preserve">PAGEREF _Toc180590488 \h</w:instrText>
        </w:r>
        <w:r>
          <w:rPr>
            <w:webHidden/>
          </w:rPr>
          <w:fldChar w:fldCharType="separate"/>
        </w:r>
        <w:r>
          <w:rPr>
            <w:rStyle w:val="IndexLink"/>
            <w:rFonts w:ascii="GHEA Grapalat" w:hAnsi="GHEA Grapalat"/>
            <w:vanish w:val="false"/>
          </w:rPr>
          <w:tab/>
          <w:t>18</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89">
        <w:r>
          <w:rPr>
            <w:rStyle w:val="IndexLink"/>
            <w:rFonts w:ascii="GHEA Grapalat" w:hAnsi="GHEA Grapalat"/>
            <w:bCs/>
            <w:lang w:val="hy-AM"/>
          </w:rPr>
          <w:t>Գծապատկեր 3</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Տարեկան տեղումների քանակը Որոտանի լեռնանցք, Անանուն լեռնանցք և Ջերմուկ օդերևութաբանական կայարաններում 1961-2023 թթ. ժամանակահատվածում</w:t>
        </w:r>
        <w:r>
          <w:rPr>
            <w:webHidden/>
          </w:rPr>
          <w:fldChar w:fldCharType="begin"/>
        </w:r>
        <w:r>
          <w:rPr>
            <w:webHidden/>
          </w:rPr>
          <w:instrText xml:space="preserve">PAGEREF _Toc180590489 \h</w:instrText>
        </w:r>
        <w:r>
          <w:rPr>
            <w:webHidden/>
          </w:rPr>
          <w:fldChar w:fldCharType="separate"/>
        </w:r>
        <w:r>
          <w:rPr>
            <w:rStyle w:val="IndexLink"/>
            <w:rFonts w:ascii="GHEA Grapalat" w:hAnsi="GHEA Grapalat"/>
            <w:vanish w:val="false"/>
          </w:rPr>
          <w:tab/>
          <w:t>19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0">
        <w:r>
          <w:rPr>
            <w:rStyle w:val="IndexLink"/>
            <w:rFonts w:ascii="GHEA Grapalat" w:hAnsi="GHEA Grapalat"/>
            <w:bCs/>
            <w:lang w:val="hy-AM"/>
          </w:rPr>
          <w:t>Գծապատկեր 4</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Տարեկան տեղումների քանակը Ուրցաձոր, Արտաշատ և Արարատ օդերևութաբանական կայարաններում 1961-2023 թթ. ժամանակահատվածում</w:t>
        </w:r>
        <w:r>
          <w:rPr>
            <w:webHidden/>
          </w:rPr>
          <w:fldChar w:fldCharType="begin"/>
        </w:r>
        <w:r>
          <w:rPr>
            <w:webHidden/>
          </w:rPr>
          <w:instrText xml:space="preserve">PAGEREF _Toc180590490 \h</w:instrText>
        </w:r>
        <w:r>
          <w:rPr>
            <w:webHidden/>
          </w:rPr>
          <w:fldChar w:fldCharType="separate"/>
        </w:r>
        <w:r>
          <w:rPr>
            <w:rStyle w:val="IndexLink"/>
            <w:rFonts w:ascii="GHEA Grapalat" w:hAnsi="GHEA Grapalat"/>
            <w:vanish w:val="false"/>
          </w:rPr>
          <w:tab/>
          <w:t>19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1">
        <w:r>
          <w:rPr>
            <w:rStyle w:val="IndexLink"/>
            <w:rFonts w:ascii="GHEA Grapalat" w:hAnsi="GHEA Grapalat"/>
            <w:bCs/>
            <w:lang w:val="hy-AM"/>
          </w:rPr>
          <w:t>Գծապատկեր 5</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Տարեկան հոսքի շերտի բարձրությունը Վեդի-Ուրցաձոր, Վայք-Զառիթափ և Արփա-Եղեգնաձոր դիտակետերում 1961-2023 թթ. Ժամանակահատվածում</w:t>
        </w:r>
        <w:r>
          <w:rPr>
            <w:webHidden/>
          </w:rPr>
          <w:fldChar w:fldCharType="begin"/>
        </w:r>
        <w:r>
          <w:rPr>
            <w:webHidden/>
          </w:rPr>
          <w:instrText xml:space="preserve">PAGEREF _Toc180590491 \h</w:instrText>
        </w:r>
        <w:r>
          <w:rPr>
            <w:webHidden/>
          </w:rPr>
          <w:fldChar w:fldCharType="separate"/>
        </w:r>
        <w:r>
          <w:rPr>
            <w:rStyle w:val="IndexLink"/>
            <w:rFonts w:ascii="GHEA Grapalat" w:hAnsi="GHEA Grapalat"/>
            <w:vanish w:val="false"/>
          </w:rPr>
          <w:tab/>
          <w:t>20</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2">
        <w:r>
          <w:rPr>
            <w:rStyle w:val="IndexLink"/>
            <w:rFonts w:ascii="GHEA Grapalat" w:hAnsi="GHEA Grapalat"/>
            <w:bCs/>
            <w:lang w:val="hy-AM"/>
          </w:rPr>
          <w:t>Գծապատկեր 6</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Տարեկան հոսքի շերտի բարձրությունը Սելիմագետ-Շատին, Արփա-Արենի, Ազատ-Գառնի և Եղեգիս-Շատին դիտակետերում 1961-2023 թթ. Ժամանակահատվածում</w:t>
        </w:r>
        <w:r>
          <w:rPr>
            <w:webHidden/>
          </w:rPr>
          <w:fldChar w:fldCharType="begin"/>
        </w:r>
        <w:r>
          <w:rPr>
            <w:webHidden/>
          </w:rPr>
          <w:instrText xml:space="preserve">PAGEREF _Toc180590492 \h</w:instrText>
        </w:r>
        <w:r>
          <w:rPr>
            <w:webHidden/>
          </w:rPr>
          <w:fldChar w:fldCharType="separate"/>
        </w:r>
        <w:r>
          <w:rPr>
            <w:rStyle w:val="IndexLink"/>
            <w:rFonts w:ascii="GHEA Grapalat" w:hAnsi="GHEA Grapalat"/>
            <w:vanish w:val="false"/>
          </w:rPr>
          <w:tab/>
          <w:t>20</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3">
        <w:r>
          <w:rPr>
            <w:rStyle w:val="IndexLink"/>
            <w:rFonts w:ascii="GHEA Grapalat" w:hAnsi="GHEA Grapalat"/>
            <w:bCs/>
            <w:lang w:val="hy-AM"/>
          </w:rPr>
          <w:t>Գծապատկեր 7</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Տարեկան հոսքի շերտի բարձրությունը Արփա-Ջերմուկ, Եղեգիս-Հերմոն և Արտաբուն-Արտաբույնք դիտակետերում 1961-2023 թթ. ժամանակահատվածում</w:t>
        </w:r>
        <w:r>
          <w:rPr>
            <w:webHidden/>
          </w:rPr>
          <w:fldChar w:fldCharType="begin"/>
        </w:r>
        <w:r>
          <w:rPr>
            <w:webHidden/>
          </w:rPr>
          <w:instrText xml:space="preserve">PAGEREF _Toc180590493 \h</w:instrText>
        </w:r>
        <w:r>
          <w:rPr>
            <w:webHidden/>
          </w:rPr>
          <w:fldChar w:fldCharType="separate"/>
        </w:r>
        <w:r>
          <w:rPr>
            <w:rStyle w:val="IndexLink"/>
            <w:rFonts w:ascii="GHEA Grapalat" w:hAnsi="GHEA Grapalat"/>
            <w:vanish w:val="false"/>
          </w:rPr>
          <w:tab/>
          <w:t>21</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4">
        <w:r>
          <w:rPr>
            <w:rStyle w:val="IndexLink"/>
            <w:rFonts w:ascii="GHEA Grapalat" w:hAnsi="GHEA Grapalat"/>
            <w:bCs/>
            <w:lang w:val="hy-AM"/>
          </w:rPr>
          <w:t>Գծապատկեր 8</w:t>
        </w:r>
        <w:r>
          <w:rPr>
            <w:rStyle w:val="IndexLink"/>
            <w:rFonts w:cs="Cambria Math" w:ascii="Cambria Math" w:hAnsi="Cambria Math"/>
            <w:bCs/>
            <w:lang w:val="hy-AM"/>
          </w:rPr>
          <w:t>․</w:t>
        </w:r>
        <w:r>
          <w:rPr>
            <w:rStyle w:val="IndexLink"/>
            <w:rFonts w:ascii="GHEA Grapalat" w:hAnsi="GHEA Grapalat"/>
            <w:bCs/>
            <w:lang w:val="hy-AM"/>
          </w:rPr>
          <w:t xml:space="preserve"> Օրական սեզոնային օգտագործումն ըստ ոլորտների Արարատյան ՋԿՏ-ում (2020-2023թթ.)</w:t>
        </w:r>
        <w:r>
          <w:rPr>
            <w:webHidden/>
          </w:rPr>
          <w:fldChar w:fldCharType="begin"/>
        </w:r>
        <w:r>
          <w:rPr>
            <w:webHidden/>
          </w:rPr>
          <w:instrText xml:space="preserve">PAGEREF _Toc180590494 \h</w:instrText>
        </w:r>
        <w:r>
          <w:rPr>
            <w:webHidden/>
          </w:rPr>
          <w:fldChar w:fldCharType="separate"/>
        </w:r>
        <w:r>
          <w:rPr>
            <w:rStyle w:val="IndexLink"/>
            <w:rFonts w:ascii="GHEA Grapalat" w:hAnsi="GHEA Grapalat"/>
            <w:vanish w:val="false"/>
          </w:rPr>
          <w:tab/>
          <w:t>32</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5">
        <w:r>
          <w:rPr>
            <w:rStyle w:val="IndexLink"/>
            <w:rFonts w:ascii="GHEA Grapalat" w:hAnsi="GHEA Grapalat"/>
            <w:bCs/>
            <w:lang w:val="hy-AM"/>
          </w:rPr>
          <w:t>Գծապատկեր 9</w:t>
        </w:r>
        <w:r>
          <w:rPr>
            <w:rStyle w:val="IndexLink"/>
            <w:rFonts w:cs="Cambria Math" w:ascii="Cambria Math" w:hAnsi="Cambria Math"/>
            <w:bCs/>
            <w:lang w:val="hy-AM"/>
          </w:rPr>
          <w:t>․</w:t>
        </w:r>
        <w:r>
          <w:rPr>
            <w:rStyle w:val="IndexLink"/>
            <w:rFonts w:ascii="GHEA Grapalat" w:hAnsi="GHEA Grapalat"/>
            <w:bCs/>
            <w:lang w:val="hy-AM"/>
          </w:rPr>
          <w:t xml:space="preserve"> Ամսական ջրօգտագործումն ըստ նպատակի 2023 և 2024 թվականներին</w:t>
        </w:r>
        <w:r>
          <w:rPr>
            <w:webHidden/>
          </w:rPr>
          <w:fldChar w:fldCharType="begin"/>
        </w:r>
        <w:r>
          <w:rPr>
            <w:webHidden/>
          </w:rPr>
          <w:instrText xml:space="preserve">PAGEREF _Toc180590495 \h</w:instrText>
        </w:r>
        <w:r>
          <w:rPr>
            <w:webHidden/>
          </w:rPr>
          <w:fldChar w:fldCharType="separate"/>
        </w:r>
        <w:r>
          <w:rPr>
            <w:rStyle w:val="IndexLink"/>
            <w:rFonts w:ascii="GHEA Grapalat" w:hAnsi="GHEA Grapalat"/>
            <w:vanish w:val="false"/>
          </w:rPr>
          <w:tab/>
          <w:t>36</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6">
        <w:r>
          <w:rPr>
            <w:rStyle w:val="IndexLink"/>
            <w:rFonts w:ascii="GHEA Grapalat" w:hAnsi="GHEA Grapalat"/>
            <w:bCs/>
            <w:lang w:val="hy-AM"/>
          </w:rPr>
          <w:t>Գծապատկեր 10</w:t>
        </w:r>
        <w:r>
          <w:rPr>
            <w:rStyle w:val="IndexLink"/>
            <w:rFonts w:cs="Cambria Math" w:ascii="Cambria Math" w:hAnsi="Cambria Math"/>
            <w:bCs/>
            <w:lang w:val="hy-AM"/>
          </w:rPr>
          <w:t>․</w:t>
        </w:r>
        <w:r>
          <w:rPr>
            <w:rStyle w:val="IndexLink"/>
            <w:rFonts w:ascii="GHEA Grapalat" w:hAnsi="GHEA Grapalat"/>
            <w:bCs/>
            <w:lang w:val="hy-AM"/>
          </w:rPr>
          <w:t xml:space="preserve"> Հայաստանի բնակչության կանխատեսում</w:t>
        </w:r>
        <w:r>
          <w:rPr>
            <w:webHidden/>
          </w:rPr>
          <w:fldChar w:fldCharType="begin"/>
        </w:r>
        <w:r>
          <w:rPr>
            <w:webHidden/>
          </w:rPr>
          <w:instrText xml:space="preserve">PAGEREF _Toc180590496 \h</w:instrText>
        </w:r>
        <w:r>
          <w:rPr>
            <w:webHidden/>
          </w:rPr>
          <w:fldChar w:fldCharType="separate"/>
        </w:r>
        <w:r>
          <w:rPr>
            <w:rStyle w:val="IndexLink"/>
            <w:rFonts w:ascii="GHEA Grapalat" w:hAnsi="GHEA Grapalat"/>
            <w:vanish w:val="false"/>
          </w:rPr>
          <w:tab/>
          <w:t>43</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7">
        <w:r>
          <w:rPr>
            <w:rStyle w:val="IndexLink"/>
            <w:rFonts w:ascii="GHEA Grapalat" w:hAnsi="GHEA Grapalat"/>
            <w:bCs/>
            <w:lang w:val="hy-AM"/>
          </w:rPr>
          <w:t>Գծապատկեր 11</w:t>
        </w:r>
        <w:r>
          <w:rPr>
            <w:rStyle w:val="IndexLink"/>
            <w:rFonts w:cs="Cambria Math" w:ascii="Cambria Math" w:hAnsi="Cambria Math"/>
            <w:bCs/>
            <w:lang w:val="hy-AM"/>
          </w:rPr>
          <w:t>․</w:t>
        </w:r>
        <w:r>
          <w:rPr>
            <w:rStyle w:val="IndexLink"/>
            <w:rFonts w:ascii="GHEA Grapalat" w:hAnsi="GHEA Grapalat"/>
            <w:bCs/>
            <w:lang w:val="hy-AM"/>
          </w:rPr>
          <w:t xml:space="preserve"> Արարատյան ՋԿՏ-ի մակերևութային ջրերի պահանջարկի կանխատեսումն ըստ ոլորտների</w:t>
        </w:r>
        <w:r>
          <w:rPr>
            <w:webHidden/>
          </w:rPr>
          <w:fldChar w:fldCharType="begin"/>
        </w:r>
        <w:r>
          <w:rPr>
            <w:webHidden/>
          </w:rPr>
          <w:instrText xml:space="preserve">PAGEREF _Toc180590497 \h</w:instrText>
        </w:r>
        <w:r>
          <w:rPr>
            <w:webHidden/>
          </w:rPr>
          <w:fldChar w:fldCharType="separate"/>
        </w:r>
        <w:r>
          <w:rPr>
            <w:rStyle w:val="IndexLink"/>
            <w:rFonts w:ascii="GHEA Grapalat" w:hAnsi="GHEA Grapalat"/>
            <w:vanish w:val="false"/>
          </w:rPr>
          <w:tab/>
          <w:t>44</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8">
        <w:r>
          <w:rPr>
            <w:rStyle w:val="IndexLink"/>
            <w:rFonts w:ascii="GHEA Grapalat" w:hAnsi="GHEA Grapalat"/>
            <w:bCs/>
            <w:lang w:val="hy-AM"/>
          </w:rPr>
          <w:t>Գծապատկեր 12</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Արարատյան ՋԿՏ-ի հիմնական ջրօգտագործողները</w:t>
        </w:r>
        <w:r>
          <w:rPr>
            <w:webHidden/>
          </w:rPr>
          <w:fldChar w:fldCharType="begin"/>
        </w:r>
        <w:r>
          <w:rPr>
            <w:webHidden/>
          </w:rPr>
          <w:instrText xml:space="preserve">PAGEREF _Toc180590498 \h</w:instrText>
        </w:r>
        <w:r>
          <w:rPr>
            <w:webHidden/>
          </w:rPr>
          <w:fldChar w:fldCharType="separate"/>
        </w:r>
        <w:r>
          <w:rPr>
            <w:rStyle w:val="IndexLink"/>
            <w:rFonts w:ascii="GHEA Grapalat" w:hAnsi="GHEA Grapalat"/>
            <w:vanish w:val="false"/>
          </w:rPr>
          <w:tab/>
          <w:t>49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499">
        <w:r>
          <w:rPr>
            <w:rStyle w:val="IndexLink"/>
            <w:rFonts w:ascii="GHEA Grapalat" w:hAnsi="GHEA Grapalat"/>
            <w:bCs/>
            <w:lang w:val="hy-AM"/>
          </w:rPr>
          <w:t>Գծապատկեր 13</w:t>
        </w:r>
        <w:r>
          <w:rPr>
            <w:rStyle w:val="IndexLink"/>
            <w:rFonts w:cs="Cambria Math" w:ascii="Cambria Math" w:hAnsi="Cambria Math"/>
            <w:bCs/>
            <w:lang w:val="hy-AM"/>
          </w:rPr>
          <w:t>․</w:t>
        </w:r>
        <w:r>
          <w:rPr>
            <w:rStyle w:val="IndexLink"/>
            <w:rFonts w:ascii="GHEA Grapalat" w:hAnsi="GHEA Grapalat"/>
            <w:bCs/>
            <w:lang w:val="hy-AM"/>
          </w:rPr>
          <w:t xml:space="preserve"> Արարատյան ՋԿՏ-ի տարեկան ջրառի ծավալն ըստ հիմնական ջրի աղբյուրի</w:t>
        </w:r>
        <w:r>
          <w:rPr>
            <w:rStyle w:val="IndexLink"/>
            <w:rFonts w:ascii="GHEA Grapalat" w:hAnsi="GHEA Grapalat"/>
            <w:lang w:val="hy-AM"/>
          </w:rPr>
          <w:t xml:space="preserve"> </w:t>
        </w:r>
        <w:r>
          <w:rPr>
            <w:rStyle w:val="IndexLink"/>
            <w:rFonts w:ascii="GHEA Grapalat" w:hAnsi="GHEA Grapalat"/>
            <w:bCs/>
            <w:lang w:val="hy-AM"/>
          </w:rPr>
          <w:t>(2020-2023)</w:t>
        </w:r>
        <w:r>
          <w:rPr>
            <w:webHidden/>
          </w:rPr>
          <w:fldChar w:fldCharType="begin"/>
        </w:r>
        <w:r>
          <w:rPr>
            <w:webHidden/>
          </w:rPr>
          <w:instrText xml:space="preserve">PAGEREF _Toc180590499 \h</w:instrText>
        </w:r>
        <w:r>
          <w:rPr>
            <w:webHidden/>
          </w:rPr>
          <w:fldChar w:fldCharType="separate"/>
        </w:r>
        <w:r>
          <w:rPr>
            <w:rStyle w:val="IndexLink"/>
            <w:rFonts w:ascii="GHEA Grapalat" w:hAnsi="GHEA Grapalat"/>
            <w:vanish w:val="false"/>
          </w:rPr>
          <w:tab/>
          <w:t>51</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0">
        <w:r>
          <w:rPr>
            <w:rStyle w:val="IndexLink"/>
            <w:rFonts w:ascii="GHEA Grapalat" w:hAnsi="GHEA Grapalat"/>
            <w:bCs/>
            <w:lang w:val="hy-AM"/>
          </w:rPr>
          <w:t>Գծապատկեր 14</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Արարատյան ՋԿՏ-ում գործող թույլտվությունների քանակն ըստ ջրաղբյուրների (2021-2024)</w:t>
        </w:r>
        <w:r>
          <w:rPr>
            <w:webHidden/>
          </w:rPr>
          <w:fldChar w:fldCharType="begin"/>
        </w:r>
        <w:r>
          <w:rPr>
            <w:webHidden/>
          </w:rPr>
          <w:instrText xml:space="preserve">PAGEREF _Toc180590500 \h</w:instrText>
        </w:r>
        <w:r>
          <w:rPr>
            <w:webHidden/>
          </w:rPr>
          <w:fldChar w:fldCharType="separate"/>
        </w:r>
        <w:r>
          <w:rPr>
            <w:rStyle w:val="IndexLink"/>
            <w:rFonts w:ascii="GHEA Grapalat" w:hAnsi="GHEA Grapalat"/>
            <w:vanish w:val="false"/>
          </w:rPr>
          <w:tab/>
          <w:t>52</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1">
        <w:r>
          <w:rPr>
            <w:rStyle w:val="IndexLink"/>
            <w:rFonts w:ascii="GHEA Grapalat" w:hAnsi="GHEA Grapalat"/>
            <w:bCs/>
            <w:lang w:val="hy-AM"/>
          </w:rPr>
          <w:t>Գծապատկեր 15</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Արարատյան ՋԿՏ-ում գործող թույլտվությունների քանակն ըստ նպատակի (2021-2024)</w:t>
        </w:r>
        <w:r>
          <w:rPr>
            <w:webHidden/>
          </w:rPr>
          <w:fldChar w:fldCharType="begin"/>
        </w:r>
        <w:r>
          <w:rPr>
            <w:webHidden/>
          </w:rPr>
          <w:instrText xml:space="preserve">PAGEREF _Toc180590501 \h</w:instrText>
        </w:r>
        <w:r>
          <w:rPr>
            <w:webHidden/>
          </w:rPr>
          <w:fldChar w:fldCharType="separate"/>
        </w:r>
        <w:r>
          <w:rPr>
            <w:rStyle w:val="IndexLink"/>
            <w:rFonts w:ascii="GHEA Grapalat" w:hAnsi="GHEA Grapalat"/>
            <w:vanish w:val="false"/>
          </w:rPr>
          <w:tab/>
          <w:t>53</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2">
        <w:r>
          <w:rPr>
            <w:rStyle w:val="IndexLink"/>
            <w:rFonts w:ascii="GHEA Grapalat" w:hAnsi="GHEA Grapalat"/>
            <w:bCs/>
            <w:lang w:val="hy-AM"/>
          </w:rPr>
          <w:t>Գծապատկեր 16</w:t>
        </w:r>
        <w:r>
          <w:rPr>
            <w:rStyle w:val="IndexLink"/>
            <w:rFonts w:cs="Cambria Math" w:ascii="Cambria Math" w:hAnsi="Cambria Math"/>
            <w:bCs/>
            <w:lang w:val="hy-AM"/>
          </w:rPr>
          <w:t>․</w:t>
        </w:r>
        <w:r>
          <w:rPr>
            <w:rStyle w:val="IndexLink"/>
            <w:rFonts w:ascii="GHEA Grapalat" w:hAnsi="GHEA Grapalat"/>
            <w:lang w:val="hy-AM"/>
          </w:rPr>
          <w:t xml:space="preserve"> </w:t>
        </w:r>
        <w:r>
          <w:rPr>
            <w:rStyle w:val="IndexLink"/>
            <w:rFonts w:ascii="GHEA Grapalat" w:hAnsi="GHEA Grapalat"/>
            <w:bCs/>
            <w:lang w:val="hy-AM"/>
          </w:rPr>
          <w:t>Փոքր հիդրոէլեկտրակայանների ամսական ջրօգտագործումը</w:t>
        </w:r>
        <w:r>
          <w:rPr>
            <w:webHidden/>
          </w:rPr>
          <w:fldChar w:fldCharType="begin"/>
        </w:r>
        <w:r>
          <w:rPr>
            <w:webHidden/>
          </w:rPr>
          <w:instrText xml:space="preserve">PAGEREF _Toc180590502 \h</w:instrText>
        </w:r>
        <w:r>
          <w:rPr>
            <w:webHidden/>
          </w:rPr>
          <w:fldChar w:fldCharType="separate"/>
        </w:r>
        <w:r>
          <w:rPr>
            <w:rStyle w:val="IndexLink"/>
            <w:rFonts w:ascii="GHEA Grapalat" w:hAnsi="GHEA Grapalat"/>
            <w:vanish w:val="false"/>
          </w:rPr>
          <w:tab/>
          <w:t>54</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3">
        <w:r>
          <w:rPr>
            <w:rStyle w:val="IndexLink"/>
            <w:rFonts w:ascii="GHEA Grapalat" w:hAnsi="GHEA Grapalat"/>
            <w:bCs/>
            <w:lang w:val="hy-AM"/>
          </w:rPr>
          <w:t>Գծապատկեր 17</w:t>
        </w:r>
        <w:r>
          <w:rPr>
            <w:rStyle w:val="IndexLink"/>
            <w:rFonts w:cs="Cambria Math" w:ascii="Cambria Math" w:hAnsi="Cambria Math"/>
            <w:bCs/>
            <w:lang w:val="hy-AM"/>
          </w:rPr>
          <w:t>․</w:t>
        </w:r>
        <w:r>
          <w:rPr>
            <w:rStyle w:val="IndexLink"/>
            <w:rFonts w:ascii="GHEA Grapalat" w:hAnsi="GHEA Grapalat"/>
            <w:bCs/>
            <w:lang w:val="hy-AM"/>
          </w:rPr>
          <w:t xml:space="preserve"> Բնակության տեսակները Արարատի և Վայոց ձորի մարզերում (2005-2022թթ</w:t>
        </w:r>
        <w:r>
          <w:rPr>
            <w:rStyle w:val="IndexLink"/>
            <w:rFonts w:cs="Cambria Math" w:ascii="Cambria Math" w:hAnsi="Cambria Math"/>
            <w:bCs/>
            <w:lang w:val="hy-AM"/>
          </w:rPr>
          <w:t>․</w:t>
        </w:r>
        <w:r>
          <w:rPr>
            <w:rStyle w:val="IndexLink"/>
            <w:rFonts w:ascii="GHEA Grapalat" w:hAnsi="GHEA Grapalat"/>
            <w:bCs/>
            <w:lang w:val="hy-AM"/>
          </w:rPr>
          <w:t>)</w:t>
        </w:r>
        <w:r>
          <w:rPr>
            <w:webHidden/>
          </w:rPr>
          <w:fldChar w:fldCharType="begin"/>
        </w:r>
        <w:r>
          <w:rPr>
            <w:webHidden/>
          </w:rPr>
          <w:instrText xml:space="preserve">PAGEREF _Toc180590503 \h</w:instrText>
        </w:r>
        <w:r>
          <w:rPr>
            <w:webHidden/>
          </w:rPr>
          <w:fldChar w:fldCharType="separate"/>
        </w:r>
        <w:r>
          <w:rPr>
            <w:rStyle w:val="IndexLink"/>
            <w:rFonts w:ascii="GHEA Grapalat" w:hAnsi="GHEA Grapalat"/>
            <w:vanish w:val="false"/>
          </w:rPr>
          <w:tab/>
          <w:t>59</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4">
        <w:r>
          <w:rPr>
            <w:rStyle w:val="IndexLink"/>
            <w:rFonts w:ascii="GHEA Grapalat" w:hAnsi="GHEA Grapalat"/>
            <w:bCs/>
            <w:lang w:val="hy-AM"/>
          </w:rPr>
          <w:t>Գծապատկեր 18</w:t>
        </w:r>
        <w:r>
          <w:rPr>
            <w:rStyle w:val="IndexLink"/>
            <w:rFonts w:cs="Cambria Math" w:ascii="Cambria Math" w:hAnsi="Cambria Math"/>
            <w:bCs/>
            <w:lang w:val="hy-AM"/>
          </w:rPr>
          <w:t>․</w:t>
        </w:r>
        <w:r>
          <w:rPr>
            <w:rStyle w:val="IndexLink"/>
            <w:rFonts w:ascii="GHEA Grapalat" w:hAnsi="GHEA Grapalat"/>
            <w:bCs/>
            <w:lang w:val="hy-AM"/>
          </w:rPr>
          <w:t xml:space="preserve"> Խմելու ջրի հիմնական աղբյուրները</w:t>
        </w:r>
        <w:r>
          <w:rPr>
            <w:webHidden/>
          </w:rPr>
          <w:fldChar w:fldCharType="begin"/>
        </w:r>
        <w:r>
          <w:rPr>
            <w:webHidden/>
          </w:rPr>
          <w:instrText xml:space="preserve">PAGEREF _Toc180590504 \h</w:instrText>
        </w:r>
        <w:r>
          <w:rPr>
            <w:webHidden/>
          </w:rPr>
          <w:fldChar w:fldCharType="separate"/>
        </w:r>
        <w:r>
          <w:rPr>
            <w:rStyle w:val="IndexLink"/>
            <w:rFonts w:ascii="GHEA Grapalat" w:hAnsi="GHEA Grapalat"/>
            <w:vanish w:val="false"/>
          </w:rPr>
          <w:tab/>
          <w:t>60</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5">
        <w:r>
          <w:rPr>
            <w:rStyle w:val="IndexLink"/>
            <w:rFonts w:ascii="GHEA Grapalat" w:hAnsi="GHEA Grapalat"/>
            <w:bCs/>
            <w:lang w:val="hy-AM"/>
          </w:rPr>
          <w:t>Գծապատկեր 19</w:t>
        </w:r>
        <w:r>
          <w:rPr>
            <w:rStyle w:val="IndexLink"/>
            <w:rFonts w:cs="Cambria Math" w:ascii="Cambria Math" w:hAnsi="Cambria Math"/>
            <w:bCs/>
            <w:lang w:val="hy-AM"/>
          </w:rPr>
          <w:t>․</w:t>
        </w:r>
        <w:r>
          <w:rPr>
            <w:rStyle w:val="IndexLink"/>
            <w:rFonts w:ascii="GHEA Grapalat" w:hAnsi="GHEA Grapalat"/>
            <w:bCs/>
            <w:lang w:val="hy-AM"/>
          </w:rPr>
          <w:t xml:space="preserve"> Ջրի ծորակների տեղադրությունը</w:t>
        </w:r>
        <w:r>
          <w:rPr>
            <w:webHidden/>
          </w:rPr>
          <w:fldChar w:fldCharType="begin"/>
        </w:r>
        <w:r>
          <w:rPr>
            <w:webHidden/>
          </w:rPr>
          <w:instrText xml:space="preserve">PAGEREF _Toc180590505 \h</w:instrText>
        </w:r>
        <w:r>
          <w:rPr>
            <w:webHidden/>
          </w:rPr>
          <w:fldChar w:fldCharType="separate"/>
        </w:r>
        <w:r>
          <w:rPr>
            <w:rStyle w:val="IndexLink"/>
            <w:rFonts w:ascii="GHEA Grapalat" w:hAnsi="GHEA Grapalat"/>
            <w:vanish w:val="false"/>
          </w:rPr>
          <w:tab/>
          <w:t>61</w:t>
        </w:r>
        <w:r>
          <w:rPr>
            <w:webHidden/>
          </w:rPr>
          <w:fldChar w:fldCharType="end"/>
        </w:r>
      </w:hyperlink>
    </w:p>
    <w:p>
      <w:pPr>
        <w:pStyle w:val="TableofFigures"/>
        <w:tabs>
          <w:tab w:val="clear" w:pos="720"/>
          <w:tab w:val="right" w:pos="9628" w:leader="dot"/>
        </w:tabs>
        <w:rPr>
          <w:rFonts w:ascii="GHEA Grapalat" w:hAnsi="GHEA Grapalat"/>
          <w:iCs w:val="false"/>
          <w:sz w:val="22"/>
          <w:szCs w:val="22"/>
          <w:lang w:val="en-US" w:eastAsia="en-US"/>
        </w:rPr>
      </w:pPr>
      <w:hyperlink w:anchor="_Toc180590506">
        <w:r>
          <w:rPr>
            <w:rStyle w:val="IndexLink"/>
            <w:rFonts w:ascii="GHEA Grapalat" w:hAnsi="GHEA Grapalat"/>
            <w:bCs/>
            <w:lang w:val="hy-AM"/>
          </w:rPr>
          <w:t>Գծապատկեր 20</w:t>
        </w:r>
        <w:r>
          <w:rPr>
            <w:rStyle w:val="IndexLink"/>
            <w:rFonts w:cs="Cambria Math" w:ascii="Cambria Math" w:hAnsi="Cambria Math"/>
            <w:bCs/>
            <w:lang w:val="hy-AM"/>
          </w:rPr>
          <w:t>․</w:t>
        </w:r>
        <w:r>
          <w:rPr>
            <w:rStyle w:val="IndexLink"/>
            <w:rFonts w:ascii="GHEA Grapalat" w:hAnsi="GHEA Grapalat"/>
            <w:bCs/>
            <w:lang w:val="hy-AM"/>
          </w:rPr>
          <w:t xml:space="preserve"> Աղբահանությունը Արարատի և Վայոց ձորի մարզերում</w:t>
        </w:r>
        <w:r>
          <w:rPr>
            <w:webHidden/>
          </w:rPr>
          <w:fldChar w:fldCharType="begin"/>
        </w:r>
        <w:r>
          <w:rPr>
            <w:webHidden/>
          </w:rPr>
          <w:instrText xml:space="preserve">PAGEREF _Toc180590506 \h</w:instrText>
        </w:r>
        <w:r>
          <w:rPr>
            <w:webHidden/>
          </w:rPr>
          <w:fldChar w:fldCharType="separate"/>
        </w:r>
        <w:r>
          <w:rPr>
            <w:rStyle w:val="IndexLink"/>
            <w:rFonts w:ascii="GHEA Grapalat" w:hAnsi="GHEA Grapalat"/>
            <w:vanish w:val="false"/>
          </w:rPr>
          <w:tab/>
          <w:t>62</w:t>
        </w:r>
        <w:r>
          <w:rPr>
            <w:webHidden/>
          </w:rPr>
          <w:fldChar w:fldCharType="end"/>
        </w:r>
      </w:hyperlink>
      <w:r>
        <w:rPr>
          <w:rStyle w:val="IndexLink"/>
          <w:vanish w:val="false"/>
          <w:rFonts w:ascii="GHEA Grapalat" w:hAnsi="GHEA Grapalat"/>
        </w:rPr>
        <w:fldChar w:fldCharType="end"/>
      </w:r>
    </w:p>
    <w:p>
      <w:pPr>
        <w:pStyle w:val="Normal"/>
        <w:spacing w:before="0" w:after="200"/>
        <w:ind w:hanging="0"/>
        <w:jc w:val="left"/>
        <w:rPr>
          <w:rFonts w:ascii="GHEA Grapalat" w:hAnsi="GHEA Grapalat"/>
          <w:lang w:val="hy-AM" w:eastAsia="en-GB"/>
        </w:rPr>
      </w:pPr>
      <w:r>
        <w:rPr>
          <w:rFonts w:ascii="GHEA Grapalat" w:hAnsi="GHEA Grapalat"/>
          <w:lang w:val="hy-AM" w:eastAsia="en-GB"/>
        </w:rPr>
      </w:r>
    </w:p>
    <w:p>
      <w:pPr>
        <w:pStyle w:val="Normal"/>
        <w:spacing w:before="0" w:after="200"/>
        <w:ind w:hanging="0"/>
        <w:jc w:val="left"/>
        <w:rPr>
          <w:rFonts w:ascii="GHEA Grapalat" w:hAnsi="GHEA Grapalat"/>
          <w:lang w:val="hy-AM" w:eastAsia="en-GB"/>
        </w:rPr>
      </w:pPr>
      <w:r>
        <w:rPr>
          <w:rFonts w:ascii="GHEA Grapalat" w:hAnsi="GHEA Grapalat"/>
          <w:lang w:val="hy-AM" w:eastAsia="en-GB"/>
        </w:rPr>
      </w:r>
      <w:r>
        <w:br w:type="page"/>
      </w:r>
    </w:p>
    <w:p>
      <w:pPr>
        <w:pStyle w:val="Title"/>
        <w:spacing w:before="0" w:after="0"/>
        <w:rPr>
          <w:rFonts w:ascii="GHEA Grapalat" w:hAnsi="GHEA Grapalat"/>
          <w:lang w:val="hy-AM"/>
        </w:rPr>
      </w:pPr>
      <w:bookmarkStart w:id="9" w:name="_Toc38579372"/>
      <w:bookmarkStart w:id="10" w:name="_Toc38195690"/>
      <w:bookmarkStart w:id="11" w:name="_Toc180589650"/>
      <w:r>
        <w:rPr>
          <w:rFonts w:ascii="GHEA Grapalat" w:hAnsi="GHEA Grapalat"/>
          <w:lang w:val="hy-AM"/>
        </w:rPr>
        <w:t>ՆԵՐԱԾՈՒԹՅՈՒՆ</w:t>
      </w:r>
      <w:bookmarkEnd w:id="9"/>
      <w:bookmarkEnd w:id="10"/>
      <w:bookmarkEnd w:id="11"/>
    </w:p>
    <w:p>
      <w:pPr>
        <w:pStyle w:val="Normal"/>
        <w:spacing w:before="120" w:after="0"/>
        <w:ind w:hanging="0"/>
        <w:rPr>
          <w:rFonts w:ascii="GHEA Grapalat" w:hAnsi="GHEA Grapalat" w:cs="Arial"/>
          <w:lang w:val="hy-AM"/>
        </w:rPr>
      </w:pPr>
      <w:r>
        <w:rPr>
          <w:rFonts w:cs="Arial" w:ascii="GHEA Grapalat" w:hAnsi="GHEA Grapalat"/>
          <w:lang w:val="hy-AM"/>
        </w:rPr>
        <w:t xml:space="preserve">Սույն հաշվետվությունը </w:t>
      </w:r>
      <w:bookmarkStart w:id="12" w:name="_Hlk161341641"/>
      <w:r>
        <w:rPr>
          <w:rFonts w:cs="Arial" w:ascii="GHEA Grapalat" w:hAnsi="GHEA Grapalat"/>
          <w:lang w:val="hy-AM"/>
        </w:rPr>
        <w:t>պատրաստվել է Ասիական զարգացման բանկի և «Հիդրոօդերևութաբանության և մոնիթորինգի կենտրոն» ՊՈԱԿ-ի («Հայհիդրոմետ») միջև 2024 թվականի փետրվարի 2-ին կնքված խորհրդատվական ծառայությունների պայմանագրի (S194459) շրջանակում</w:t>
      </w:r>
      <w:bookmarkEnd w:id="12"/>
      <w:r>
        <w:rPr>
          <w:rFonts w:cs="Arial" w:ascii="GHEA Grapalat" w:hAnsi="GHEA Grapalat"/>
          <w:lang w:val="hy-AM"/>
        </w:rPr>
        <w:t xml:space="preserve">։ </w:t>
      </w:r>
    </w:p>
    <w:p>
      <w:pPr>
        <w:pStyle w:val="Normal"/>
        <w:spacing w:before="120" w:after="0"/>
        <w:ind w:hanging="0"/>
        <w:rPr>
          <w:rFonts w:ascii="GHEA Grapalat" w:hAnsi="GHEA Grapalat" w:cs="Arial"/>
          <w:lang w:val="hy-AM"/>
        </w:rPr>
      </w:pPr>
      <w:r>
        <w:rPr>
          <w:rFonts w:cs="Arial" w:ascii="GHEA Grapalat" w:hAnsi="GHEA Grapalat"/>
          <w:lang w:val="hy-AM"/>
        </w:rPr>
        <w:t>Արարատյան ջրավազանային կառավարման պլանը (ՋԿՊ) մշակվում է ՀՀ շրջակա միջավայրի նախարարի 2023 թվականի հունվարի 27-ի «Ջրավազանային կառավարման պլանի բովանդակությունը հաստատելու մասին» հրամանի, ինչպես նաև ջրային ռեսուրսների կառավարման ազգային օրենսդրական դաշտի՝ ՀՀ ջրային օրենսգրքի, Ջրային ազգային քաղաքականության հիմնադրույթների մասին ՀՀ օրենքի, Ջրային ազգային ծրագրի մասին ՀՀ օրենքի և հարակից օրենսդրական ակտերի, ԵՄ Ջրի շրջանակային դիրեկտիվի (ՋՇԴ) և Նիտրատների դիրեկտիվի դրույթների համաձայն։</w:t>
      </w:r>
    </w:p>
    <w:p>
      <w:pPr>
        <w:pStyle w:val="Normal"/>
        <w:spacing w:before="120" w:after="0"/>
        <w:ind w:hanging="0"/>
        <w:rPr>
          <w:rFonts w:ascii="GHEA Grapalat" w:hAnsi="GHEA Grapalat" w:cs="Arial"/>
          <w:lang w:val="hy-AM"/>
        </w:rPr>
      </w:pPr>
      <w:r>
        <w:rPr>
          <w:rFonts w:cs="Arial" w:ascii="GHEA Grapalat" w:hAnsi="GHEA Grapalat"/>
          <w:lang w:val="hy-AM"/>
        </w:rPr>
        <w:t>ՋԿՊ-ը մշակվում է առկա տվյալների, առկա հաշվետվությունների և գրականության հիման վրա՝ խորհրդակցելով Շրջակա միջավայրի նախարարության հետ (Ջրային ռեսուրսների կառավարման վարչություն և ջրային քաղաքականության վարչություն) և համագործակցելով ջրային ոլորտի իրավասու մարմինների հետ: ՋԿՊ-ի մշակման ընթացքում նոր դաշտային հետազոտություն չի իրականացվելու:</w:t>
      </w:r>
    </w:p>
    <w:p>
      <w:pPr>
        <w:pStyle w:val="Normal"/>
        <w:spacing w:before="120" w:after="0"/>
        <w:ind w:hanging="0"/>
        <w:rPr>
          <w:rFonts w:ascii="GHEA Grapalat" w:hAnsi="GHEA Grapalat" w:cs="Arial"/>
          <w:lang w:val="hy-AM"/>
        </w:rPr>
      </w:pPr>
      <w:r>
        <w:rPr>
          <w:rFonts w:cs="Arial" w:ascii="GHEA Grapalat" w:hAnsi="GHEA Grapalat"/>
          <w:lang w:val="hy-AM"/>
        </w:rPr>
        <w:t>ՋԿՊ-ը կսահմանի կառավարման և բնապահպանական նպատակներ և միջոցառումների ծրագիր 2025-2030 թթ</w:t>
      </w:r>
      <w:r>
        <w:rPr>
          <w:rFonts w:cs="Cambria Math" w:ascii="Cambria Math" w:hAnsi="Cambria Math"/>
          <w:lang w:val="hy-AM"/>
        </w:rPr>
        <w:t>․</w:t>
      </w:r>
      <w:r>
        <w:rPr>
          <w:rFonts w:cs="Arial" w:ascii="GHEA Grapalat" w:hAnsi="GHEA Grapalat"/>
          <w:lang w:val="hy-AM"/>
        </w:rPr>
        <w:t xml:space="preserve"> ժամանակահատվածի համար: </w:t>
      </w:r>
    </w:p>
    <w:p>
      <w:pPr>
        <w:pStyle w:val="Normal"/>
        <w:spacing w:before="120" w:after="0"/>
        <w:ind w:hanging="0"/>
        <w:rPr>
          <w:rFonts w:ascii="GHEA Grapalat" w:hAnsi="GHEA Grapalat" w:cs="Arial"/>
          <w:lang w:val="hy-AM"/>
        </w:rPr>
      </w:pPr>
      <w:r>
        <w:rPr>
          <w:rFonts w:cs="Arial" w:ascii="GHEA Grapalat" w:hAnsi="GHEA Grapalat"/>
          <w:lang w:val="hy-AM"/>
        </w:rPr>
        <w:t>Սթենֆորդի բնական կապիտալի նախագծի թիմի աջակցությամբ Ա.Լ. Թախտաջյանի անվան բուսաբանության ինստիտուտի կողմից իրականացվող (այլ պայմանագրի շրջանակում) Արարատյան ՋԿՏ-ում բնական կապիտալի (էկոհամակարգային ծառայությունների) գնահատման արդյունքները կներառվեն ՋԿՊ-ի համապատասխան բաժիններում:</w:t>
      </w:r>
    </w:p>
    <w:p>
      <w:pPr>
        <w:pStyle w:val="Normal"/>
        <w:spacing w:before="120" w:after="0"/>
        <w:ind w:hanging="0"/>
        <w:rPr>
          <w:rFonts w:ascii="GHEA Grapalat" w:hAnsi="GHEA Grapalat" w:cs="Cambria Math"/>
          <w:lang w:val="hy-AM"/>
        </w:rPr>
      </w:pPr>
      <w:r>
        <w:rPr>
          <w:rFonts w:cs="Arial" w:ascii="GHEA Grapalat" w:hAnsi="GHEA Grapalat"/>
          <w:lang w:val="hy-AM"/>
        </w:rPr>
        <w:t>Սույն հաշվետվությունում ներկայացված է տեղեկատվություն աշխատանքների կատարման ընթացքի վերաբերյալ և ջրավազանային կառավարման պլանի ստորև թվարկված գլուխները</w:t>
      </w:r>
      <w:r>
        <w:rPr>
          <w:rFonts w:cs="Cambria Math" w:ascii="Cambria Math" w:hAnsi="Cambria Math"/>
          <w:lang w:val="hy-AM"/>
        </w:rPr>
        <w:t>․</w:t>
      </w:r>
    </w:p>
    <w:p>
      <w:pPr>
        <w:pStyle w:val="Normal"/>
        <w:numPr>
          <w:ilvl w:val="0"/>
          <w:numId w:val="27"/>
        </w:numPr>
        <w:tabs>
          <w:tab w:val="clear" w:pos="720"/>
          <w:tab w:val="left" w:pos="372" w:leader="none"/>
        </w:tabs>
        <w:ind w:hanging="360" w:left="397"/>
        <w:rPr>
          <w:rFonts w:ascii="GHEA Grapalat" w:hAnsi="GHEA Grapalat" w:cs="Calibri"/>
          <w:lang w:val="hy-AM"/>
        </w:rPr>
      </w:pPr>
      <w:r>
        <w:rPr>
          <w:rFonts w:cs="Calibri" w:ascii="GHEA Grapalat" w:hAnsi="GHEA Grapalat"/>
          <w:lang w:val="hy-AM"/>
        </w:rPr>
        <w:t xml:space="preserve">ՋԿՏ-ում ջրային ռեսուրսների մոնիթորինգ և ջրային մարմինների կարգավիճակի գնահատման արդյունքներ </w:t>
      </w:r>
    </w:p>
    <w:p>
      <w:pPr>
        <w:pStyle w:val="Normal"/>
        <w:numPr>
          <w:ilvl w:val="0"/>
          <w:numId w:val="27"/>
        </w:numPr>
        <w:tabs>
          <w:tab w:val="clear" w:pos="720"/>
          <w:tab w:val="left" w:pos="372" w:leader="none"/>
        </w:tabs>
        <w:ind w:hanging="360" w:left="397"/>
        <w:rPr>
          <w:rFonts w:ascii="GHEA Grapalat" w:hAnsi="GHEA Grapalat" w:cs="Calibri"/>
          <w:lang w:val="hy-AM"/>
        </w:rPr>
      </w:pPr>
      <w:r>
        <w:rPr>
          <w:rFonts w:cs="Calibri" w:ascii="GHEA Grapalat" w:hAnsi="GHEA Grapalat"/>
          <w:lang w:val="hy-AM"/>
        </w:rPr>
        <w:t>Ջրավազանի ջրային ռեսուրսների վրա կլիմայի փոփոխության ազդեցության գնահատում</w:t>
      </w:r>
    </w:p>
    <w:p>
      <w:pPr>
        <w:pStyle w:val="Normal"/>
        <w:numPr>
          <w:ilvl w:val="0"/>
          <w:numId w:val="27"/>
        </w:numPr>
        <w:tabs>
          <w:tab w:val="clear" w:pos="720"/>
          <w:tab w:val="left" w:pos="372" w:leader="none"/>
        </w:tabs>
        <w:ind w:hanging="360" w:left="397"/>
        <w:rPr>
          <w:rFonts w:ascii="GHEA Grapalat" w:hAnsi="GHEA Grapalat" w:cs="Calibri"/>
          <w:lang w:val="hy-AM"/>
        </w:rPr>
      </w:pPr>
      <w:r>
        <w:rPr>
          <w:rFonts w:cs="Calibri" w:ascii="GHEA Grapalat" w:hAnsi="GHEA Grapalat"/>
          <w:lang w:val="hy-AM"/>
        </w:rPr>
        <w:t>Ռիսկերի գնահատում և բնապահպանական նպատակներ</w:t>
      </w:r>
    </w:p>
    <w:p>
      <w:pPr>
        <w:pStyle w:val="Normal"/>
        <w:numPr>
          <w:ilvl w:val="0"/>
          <w:numId w:val="27"/>
        </w:numPr>
        <w:tabs>
          <w:tab w:val="clear" w:pos="720"/>
          <w:tab w:val="left" w:pos="372" w:leader="none"/>
        </w:tabs>
        <w:ind w:hanging="360" w:left="397"/>
        <w:rPr>
          <w:rFonts w:ascii="GHEA Grapalat" w:hAnsi="GHEA Grapalat" w:cs="Calibri"/>
          <w:lang w:val="hy-AM"/>
        </w:rPr>
      </w:pPr>
      <w:r>
        <w:rPr>
          <w:rFonts w:cs="Calibri" w:ascii="GHEA Grapalat" w:hAnsi="GHEA Grapalat"/>
          <w:lang w:val="hy-AM"/>
        </w:rPr>
        <w:t>ՋԿՏ-ում ջրային ռեսուրսների ջրառաջարկի և ջրապահանջի գնահատում և վերլուծություն</w:t>
      </w:r>
    </w:p>
    <w:p>
      <w:pPr>
        <w:pStyle w:val="Normal"/>
        <w:numPr>
          <w:ilvl w:val="0"/>
          <w:numId w:val="27"/>
        </w:numPr>
        <w:tabs>
          <w:tab w:val="clear" w:pos="720"/>
          <w:tab w:val="left" w:pos="372" w:leader="none"/>
        </w:tabs>
        <w:ind w:hanging="360" w:left="397"/>
        <w:rPr>
          <w:rFonts w:ascii="GHEA Grapalat" w:hAnsi="GHEA Grapalat" w:cs="Calibri"/>
          <w:lang w:val="hy-AM"/>
        </w:rPr>
      </w:pPr>
      <w:r>
        <w:rPr>
          <w:rFonts w:cs="Calibri" w:ascii="GHEA Grapalat" w:hAnsi="GHEA Grapalat"/>
          <w:lang w:val="hy-AM"/>
        </w:rPr>
        <w:t>Ջրօգտագործման տնտեսական վերլուծություն։</w:t>
      </w:r>
      <w:r>
        <w:br w:type="page"/>
      </w:r>
    </w:p>
    <w:p>
      <w:pPr>
        <w:pStyle w:val="Heading1"/>
        <w:numPr>
          <w:ilvl w:val="0"/>
          <w:numId w:val="0"/>
        </w:numPr>
        <w:pBdr>
          <w:top w:val="dotted" w:sz="2" w:space="1" w:color="0B087A"/>
          <w:bottom w:val="dotted" w:sz="2" w:space="0" w:color="0B087A"/>
        </w:pBdr>
        <w:spacing w:before="0" w:after="0"/>
        <w:ind w:hanging="0" w:left="0"/>
        <w:jc w:val="left"/>
        <w:rPr>
          <w:rFonts w:ascii="GHEA Grapalat" w:hAnsi="GHEA Grapalat" w:cs="Arial"/>
          <w:color w:val="0B087A"/>
          <w:lang w:val="hy-AM" w:eastAsia="fr-FR"/>
        </w:rPr>
      </w:pPr>
      <w:bookmarkStart w:id="13" w:name="_Toc180589651"/>
      <w:r>
        <w:rPr>
          <w:rFonts w:cs="Arial" w:ascii="GHEA Grapalat" w:hAnsi="GHEA Grapalat"/>
          <w:color w:val="0B087A"/>
          <w:lang w:val="hy-AM" w:eastAsia="fr-FR"/>
        </w:rPr>
        <w:t>1. ՋՐԱՎԱԶԱՆԱՅԻՆ ԿԱՌԱՎԱՐՄԱՆ ՏԱՐԱԾՔՈՒՄ ՋՐԱՅԻՆ ՌԵՍՈՒՐՍՆԵՐԻ ՄՈՆԻ</w:t>
      </w:r>
      <w:ins w:id="0" w:author="Gayane Shahnazaryan" w:date="2024-10-28T22:12:00Z">
        <w:r>
          <w:rPr>
            <w:rFonts w:cs="Arial" w:ascii="GHEA Grapalat" w:hAnsi="GHEA Grapalat"/>
            <w:color w:val="0B087A"/>
            <w:lang w:val="hy-AM" w:eastAsia="fr-FR"/>
          </w:rPr>
          <w:t>թ</w:t>
        </w:r>
      </w:ins>
      <w:del w:id="1" w:author="Gayane Shahnazaryan" w:date="2024-10-28T22:12:00Z">
        <w:r>
          <w:rPr>
            <w:rFonts w:cs="Arial" w:ascii="GHEA Grapalat" w:hAnsi="GHEA Grapalat"/>
            <w:color w:val="0B087A"/>
            <w:lang w:val="hy-AM" w:eastAsia="fr-FR"/>
          </w:rPr>
          <w:delText>Տ</w:delText>
        </w:r>
      </w:del>
      <w:r>
        <w:rPr>
          <w:rFonts w:cs="Arial" w:ascii="GHEA Grapalat" w:hAnsi="GHEA Grapalat"/>
          <w:color w:val="0B087A"/>
          <w:lang w:val="hy-AM" w:eastAsia="fr-FR"/>
        </w:rPr>
        <w:t>ՈՐԻՆԳ ԵՎ ԵՎ ՋՐԱՅԻՆ ՄԱՐՄԻՆՆԵՐԻ ԿԱՐԳԱՎԻՃԱԿԻ ԳՆԱՀԱՏՄԱՆ ԱՐԴՅՈՒՆՔՆԵՐ</w:t>
      </w:r>
      <w:bookmarkEnd w:id="13"/>
      <w:r>
        <w:rPr>
          <w:rFonts w:cs="Arial" w:ascii="GHEA Grapalat" w:hAnsi="GHEA Grapalat"/>
          <w:color w:val="0B087A"/>
          <w:lang w:val="hy-AM" w:eastAsia="fr-FR"/>
        </w:rPr>
        <w:t xml:space="preserve"> </w:t>
      </w:r>
    </w:p>
    <w:p>
      <w:pPr>
        <w:pStyle w:val="Heading2"/>
        <w:numPr>
          <w:ilvl w:val="1"/>
          <w:numId w:val="3"/>
        </w:numPr>
        <w:spacing w:before="120" w:after="0"/>
        <w:ind w:hanging="567" w:left="567"/>
        <w:rPr>
          <w:rFonts w:ascii="GHEA Grapalat" w:hAnsi="GHEA Grapalat" w:cs="Arial"/>
          <w:sz w:val="24"/>
          <w:szCs w:val="24"/>
          <w:lang w:val="hy-AM"/>
        </w:rPr>
      </w:pPr>
      <w:bookmarkStart w:id="14" w:name="_Toc180589652"/>
      <w:commentRangeStart w:id="0"/>
      <w:r>
        <w:rPr>
          <w:rFonts w:cs="Arial" w:ascii="GHEA Grapalat" w:hAnsi="GHEA Grapalat"/>
          <w:sz w:val="24"/>
          <w:szCs w:val="24"/>
          <w:lang w:val="hy-AM"/>
        </w:rPr>
        <w:t>Մոնիթորինգի գործող դիտացանցեր</w:t>
      </w:r>
      <w:bookmarkEnd w:id="14"/>
      <w:r>
        <w:rPr>
          <w:rFonts w:cs="Arial" w:ascii="GHEA Grapalat" w:hAnsi="GHEA Grapalat"/>
          <w:sz w:val="24"/>
          <w:szCs w:val="24"/>
          <w:lang w:val="hy-AM"/>
        </w:rPr>
        <w:tab/>
      </w:r>
      <w:commentRangeEnd w:id="0"/>
      <w:r>
        <w:commentReference w:id="0"/>
      </w:r>
      <w:r>
        <w:rPr/>
      </w:r>
    </w:p>
    <w:p>
      <w:pPr>
        <w:pStyle w:val="Normal"/>
        <w:spacing w:before="120" w:after="0"/>
        <w:ind w:hanging="0"/>
        <w:rPr>
          <w:rFonts w:ascii="GHEA Grapalat" w:hAnsi="GHEA Grapalat"/>
          <w:b/>
          <w:bCs/>
          <w:color w:themeColor="accent1" w:val="4F81BD"/>
          <w:sz w:val="24"/>
          <w:szCs w:val="24"/>
          <w:lang w:val="hy-AM"/>
        </w:rPr>
      </w:pPr>
      <w:r>
        <w:rPr>
          <w:rFonts w:ascii="GHEA Grapalat" w:hAnsi="GHEA Grapalat"/>
          <w:lang w:val="hy-AM"/>
        </w:rPr>
        <w:t>Մակերևութային և ստորերկրյա ջրերի մոնիթորինգը իրականացվում է Շրջակա միջավայրի նախարարության «Հիդրոօդերևութաբանության և մոնիթորինգի կենտրոն» ՊՈԱԿ-ի կողմից։ Մոնիթորինգի դիտակետերի ցանկը հաստատված է Շրջակա միջավայրի նախարարության 2021 թվականի հունիսի 15-ի N212-Լ հրամանի համաձայն։</w:t>
      </w:r>
    </w:p>
    <w:p>
      <w:pPr>
        <w:pStyle w:val="ListParagraph"/>
        <w:numPr>
          <w:ilvl w:val="2"/>
          <w:numId w:val="57"/>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5" w:name="_Toc180589653"/>
      <w:r>
        <w:rPr>
          <w:rFonts w:ascii="GHEA Grapalat" w:hAnsi="GHEA Grapalat"/>
          <w:b/>
          <w:bCs/>
          <w:color w:themeColor="accent1" w:val="4F81BD"/>
          <w:sz w:val="24"/>
          <w:szCs w:val="24"/>
          <w:lang w:val="hy-AM"/>
        </w:rPr>
        <w:t>Հիդրոլոգիական մոնիթորինգի գործող դիտացանցը</w:t>
      </w:r>
      <w:bookmarkEnd w:id="15"/>
      <w:r>
        <w:rPr>
          <w:rFonts w:ascii="GHEA Grapalat" w:hAnsi="GHEA Grapalat"/>
          <w:b/>
          <w:bCs/>
          <w:color w:themeColor="accent1" w:val="4F81BD"/>
          <w:sz w:val="24"/>
          <w:szCs w:val="24"/>
          <w:lang w:val="hy-AM"/>
        </w:rPr>
        <w:tab/>
      </w:r>
    </w:p>
    <w:p>
      <w:pPr>
        <w:pStyle w:val="Normal"/>
        <w:spacing w:before="120" w:after="0"/>
        <w:ind w:hanging="0"/>
        <w:rPr>
          <w:rFonts w:ascii="GHEA Grapalat" w:hAnsi="GHEA Grapalat"/>
          <w:lang w:val="hy-AM"/>
        </w:rPr>
      </w:pPr>
      <w:r>
        <w:rPr>
          <w:rFonts w:ascii="GHEA Grapalat" w:hAnsi="GHEA Grapalat"/>
          <w:lang w:val="hy-AM"/>
        </w:rPr>
        <w:t>Ազատ, Վեդի, Արփա, Եղեգիս գետերում հիդրոլոգիական մոնիթորինգն է իրականացվում 10 հիդրոլոգիական դիտակետում (</w:t>
      </w:r>
      <w:r>
        <w:rPr>
          <w:rFonts w:ascii="GHEA Grapalat" w:hAnsi="GHEA Grapalat"/>
          <w:lang w:val="hy-AM"/>
        </w:rPr>
        <w:fldChar w:fldCharType="begin"/>
      </w:r>
      <w:r>
        <w:rPr>
          <w:rFonts w:ascii="GHEA Grapalat" w:hAnsi="GHEA Grapalat"/>
          <w:lang w:val="hy-AM"/>
        </w:rPr>
        <w:instrText xml:space="preserve"> REF _Ref180226535 \h </w:instrText>
      </w:r>
      <w:r>
        <w:rPr>
          <w:rFonts w:ascii="GHEA Grapalat" w:hAnsi="GHEA Grapalat"/>
          <w:lang w:val="hy-AM"/>
        </w:rPr>
        <w:fldChar w:fldCharType="separate"/>
      </w:r>
      <w:r>
        <w:rPr>
          <w:rFonts w:ascii="GHEA Grapalat" w:hAnsi="GHEA Grapalat"/>
          <w:lang w:val="hy-AM"/>
        </w:rPr>
        <w:t>Նկար 1</w:t>
      </w:r>
      <w:r>
        <w:rPr>
          <w:rFonts w:ascii="GHEA Grapalat" w:hAnsi="GHEA Grapalat"/>
          <w:lang w:val="hy-AM"/>
        </w:rPr>
        <w:fldChar w:fldCharType="end"/>
      </w:r>
      <w:r>
        <w:rPr>
          <w:rFonts w:ascii="GHEA Grapalat" w:hAnsi="GHEA Grapalat"/>
          <w:lang w:val="hy-AM"/>
        </w:rPr>
        <w:t xml:space="preserve"> և </w:t>
      </w:r>
      <w:r>
        <w:rPr>
          <w:rFonts w:ascii="GHEA Grapalat" w:hAnsi="GHEA Grapalat"/>
          <w:lang w:val="hy-AM"/>
        </w:rPr>
        <w:fldChar w:fldCharType="begin"/>
      </w:r>
      <w:r>
        <w:rPr>
          <w:rFonts w:ascii="GHEA Grapalat" w:hAnsi="GHEA Grapalat"/>
          <w:lang w:val="hy-AM"/>
        </w:rPr>
        <w:instrText xml:space="preserve"> REF _Ref177338307 \h </w:instrText>
      </w:r>
      <w:r>
        <w:rPr>
          <w:rFonts w:ascii="GHEA Grapalat" w:hAnsi="GHEA Grapalat"/>
          <w:lang w:val="hy-AM"/>
        </w:rPr>
        <w:fldChar w:fldCharType="separate"/>
      </w:r>
      <w:r>
        <w:rPr>
          <w:rFonts w:ascii="GHEA Grapalat" w:hAnsi="GHEA Grapalat"/>
          <w:lang w:val="hy-AM"/>
        </w:rPr>
        <w:t>Հավելված 1</w:t>
      </w:r>
      <w:r>
        <w:rPr>
          <w:rFonts w:ascii="GHEA Grapalat" w:hAnsi="GHEA Grapalat"/>
          <w:lang w:val="hy-AM"/>
        </w:rPr>
        <w:fldChar w:fldCharType="end"/>
      </w:r>
      <w:r>
        <w:rPr>
          <w:rFonts w:ascii="GHEA Grapalat" w:hAnsi="GHEA Grapalat"/>
          <w:lang w:val="hy-AM"/>
        </w:rPr>
        <w:t xml:space="preserve">): Հիդրոլոգիական դիտակետերի հիմնական հիդրոգրաֆիական և հիդրոլոգիական բնութագրիչները տրված են </w:t>
      </w:r>
      <w:r>
        <w:rPr>
          <w:rFonts w:ascii="GHEA Grapalat" w:hAnsi="GHEA Grapalat"/>
          <w:lang w:val="hy-AM"/>
        </w:rPr>
        <w:fldChar w:fldCharType="begin"/>
      </w:r>
      <w:r>
        <w:rPr>
          <w:rFonts w:ascii="GHEA Grapalat" w:hAnsi="GHEA Grapalat"/>
          <w:lang w:val="hy-AM"/>
        </w:rPr>
        <w:instrText xml:space="preserve"> REF _Ref177338307 \h </w:instrText>
      </w:r>
      <w:r>
        <w:rPr>
          <w:rFonts w:ascii="GHEA Grapalat" w:hAnsi="GHEA Grapalat"/>
          <w:lang w:val="hy-AM"/>
        </w:rPr>
        <w:fldChar w:fldCharType="separate"/>
      </w:r>
      <w:r>
        <w:rPr>
          <w:rFonts w:ascii="GHEA Grapalat" w:hAnsi="GHEA Grapalat"/>
          <w:lang w:val="hy-AM"/>
        </w:rPr>
        <w:t>Հավելված 1</w:t>
      </w:r>
      <w:r>
        <w:rPr>
          <w:rFonts w:ascii="GHEA Grapalat" w:hAnsi="GHEA Grapalat"/>
          <w:lang w:val="hy-AM"/>
        </w:rPr>
        <w:fldChar w:fldCharType="end"/>
      </w:r>
      <w:r>
        <w:rPr>
          <w:rFonts w:ascii="GHEA Grapalat" w:hAnsi="GHEA Grapalat"/>
          <w:lang w:val="hy-AM"/>
        </w:rPr>
        <w:t xml:space="preserve">-ում։ Հիդրոլոգիական դիտակետերում իրականացվում են ջրի մակարդակի, ջրի և օդի ջերմաստիճանի </w:t>
      </w:r>
      <w:commentRangeStart w:id="1"/>
      <w:r>
        <w:rPr>
          <w:rFonts w:ascii="GHEA Grapalat" w:hAnsi="GHEA Grapalat"/>
          <w:lang w:val="hy-AM"/>
        </w:rPr>
        <w:t xml:space="preserve">երկժամկետ </w:t>
      </w:r>
      <w:r>
        <w:rPr/>
      </w:r>
      <w:commentRangeEnd w:id="1"/>
      <w:r>
        <w:commentReference w:id="1"/>
      </w:r>
      <w:r>
        <w:rPr>
          <w:rFonts w:ascii="GHEA Grapalat" w:hAnsi="GHEA Grapalat"/>
          <w:lang w:val="hy-AM"/>
        </w:rPr>
        <w:t xml:space="preserve">ամենօրյա դիտարկումներ և տարեկան 25-30 անգամ իրականացվում են ջրի ելքի չափումներ։ </w:t>
      </w:r>
    </w:p>
    <w:p>
      <w:pPr>
        <w:pStyle w:val="Normal"/>
        <w:spacing w:before="120" w:after="0"/>
        <w:ind w:hanging="0"/>
        <w:rPr>
          <w:rFonts w:ascii="GHEA Grapalat" w:hAnsi="GHEA Grapalat"/>
          <w:szCs w:val="28"/>
          <w:lang w:val="hy-AM"/>
        </w:rPr>
      </w:pPr>
      <w:r>
        <w:rPr>
          <w:rFonts w:ascii="GHEA Grapalat" w:hAnsi="GHEA Grapalat"/>
          <w:lang w:val="hy-AM"/>
        </w:rPr>
        <w:t xml:space="preserve">Բոլոր հիդրոլոգիական դիտակետերը կարիք ունեն արդիականացման և նոր գործիք-սարքավորումներով ապահովման։ Անհրաժեշտ է բոլոր հիդրոլոգիական դիտակետերում տեղադրել ջրի մակարդակի դիտարկումների </w:t>
      </w:r>
      <w:commentRangeStart w:id="2"/>
      <w:r>
        <w:rPr>
          <w:rFonts w:ascii="GHEA Grapalat" w:hAnsi="GHEA Grapalat"/>
          <w:lang w:val="hy-AM"/>
        </w:rPr>
        <w:t xml:space="preserve">ռադարային մակարդակաչափերի ավտոմատ կայաններ։ </w:t>
      </w:r>
      <w:commentRangeEnd w:id="2"/>
      <w:r>
        <w:commentReference w:id="2"/>
      </w:r>
      <w:r>
        <w:rPr/>
      </w:r>
    </w:p>
    <w:p>
      <w:pPr>
        <w:pStyle w:val="Normal"/>
        <w:ind w:hanging="0"/>
        <w:jc w:val="center"/>
        <w:rPr>
          <w:rFonts w:ascii="GHEA Grapalat" w:hAnsi="GHEA Grapalat"/>
          <w:lang w:val="hy-AM"/>
        </w:rPr>
      </w:pPr>
      <w:r>
        <w:rPr/>
        <w:drawing>
          <wp:inline distT="0" distB="0" distL="0" distR="0">
            <wp:extent cx="5539740" cy="391985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539740" cy="3919855"/>
                    </a:xfrm>
                    <a:prstGeom prst="rect">
                      <a:avLst/>
                    </a:prstGeom>
                    <a:noFill/>
                  </pic:spPr>
                </pic:pic>
              </a:graphicData>
            </a:graphic>
          </wp:inline>
        </w:drawing>
      </w:r>
    </w:p>
    <w:p>
      <w:pPr>
        <w:pStyle w:val="Caption"/>
        <w:jc w:val="center"/>
        <w:rPr>
          <w:rFonts w:ascii="GHEA Grapalat" w:hAnsi="GHEA Grapalat"/>
          <w:b w:val="false"/>
          <w:bCs w:val="false"/>
          <w:szCs w:val="22"/>
          <w:lang w:val="hy-AM"/>
        </w:rPr>
      </w:pPr>
      <w:bookmarkStart w:id="16" w:name="_Ref180226535"/>
      <w:bookmarkStart w:id="17" w:name="_Ref175556876"/>
      <w:bookmarkStart w:id="18" w:name="_Toc180590586"/>
      <w:r>
        <w:rPr>
          <w:rFonts w:ascii="GHEA Grapalat" w:hAnsi="GHEA Grapalat"/>
          <w:b w:val="false"/>
          <w:bCs w:val="false"/>
          <w:szCs w:val="22"/>
          <w:lang w:val="hy-AM"/>
        </w:rPr>
        <w:t xml:space="preserve">Նկար </w:t>
      </w:r>
      <w:r>
        <w:rPr>
          <w:rFonts w:ascii="GHEA Grapalat" w:hAnsi="GHEA Grapalat"/>
          <w:b w:val="false"/>
          <w:bCs w:val="false"/>
          <w:szCs w:val="22"/>
          <w:lang w:val="hy-AM"/>
        </w:rPr>
        <w:fldChar w:fldCharType="begin"/>
      </w:r>
      <w:r>
        <w:rPr>
          <w:b w:val="false"/>
          <w:szCs w:val="22"/>
          <w:bCs w:val="false"/>
          <w:rFonts w:ascii="GHEA Grapalat" w:hAnsi="GHEA Grapalat"/>
          <w:lang w:val="hy-AM"/>
        </w:rPr>
        <w:instrText xml:space="preserve"> SEQ Նկար \* ARABIC </w:instrText>
      </w:r>
      <w:r>
        <w:rPr>
          <w:b w:val="false"/>
          <w:szCs w:val="22"/>
          <w:bCs w:val="false"/>
          <w:rFonts w:ascii="GHEA Grapalat" w:hAnsi="GHEA Grapalat"/>
          <w:lang w:val="hy-AM"/>
        </w:rPr>
        <w:fldChar w:fldCharType="separate"/>
      </w:r>
      <w:r>
        <w:rPr>
          <w:b w:val="false"/>
          <w:szCs w:val="22"/>
          <w:bCs w:val="false"/>
          <w:rFonts w:ascii="GHEA Grapalat" w:hAnsi="GHEA Grapalat"/>
          <w:lang w:val="hy-AM"/>
        </w:rPr>
        <w:t>1</w:t>
      </w:r>
      <w:r>
        <w:rPr>
          <w:b w:val="false"/>
          <w:szCs w:val="22"/>
          <w:bCs w:val="false"/>
          <w:rFonts w:ascii="GHEA Grapalat" w:hAnsi="GHEA Grapalat"/>
          <w:lang w:val="hy-AM"/>
        </w:rPr>
        <w:fldChar w:fldCharType="end"/>
      </w:r>
      <w:bookmarkEnd w:id="16"/>
      <w:r>
        <w:rPr>
          <w:rFonts w:ascii="GHEA Grapalat" w:hAnsi="GHEA Grapalat"/>
          <w:b w:val="false"/>
          <w:bCs w:val="false"/>
          <w:szCs w:val="22"/>
          <w:lang w:val="hy-AM"/>
        </w:rPr>
        <w:t>. Արարատյան ՋԿՏ-ում մակերևութային ջրային մարմիններում հիդրոլոգիական և ջրի որակի մոնիթորինգի դիտակետեր</w:t>
      </w:r>
      <w:bookmarkEnd w:id="17"/>
      <w:r>
        <w:rPr>
          <w:rFonts w:ascii="GHEA Grapalat" w:hAnsi="GHEA Grapalat"/>
          <w:b w:val="false"/>
          <w:bCs w:val="false"/>
          <w:szCs w:val="22"/>
          <w:lang w:val="hy-AM"/>
        </w:rPr>
        <w:t>ի տեղադրությունը</w:t>
      </w:r>
      <w:bookmarkEnd w:id="18"/>
    </w:p>
    <w:p>
      <w:pPr>
        <w:pStyle w:val="ListParagraph"/>
        <w:numPr>
          <w:ilvl w:val="2"/>
          <w:numId w:val="63"/>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9" w:name="_Toc180589654"/>
      <w:bookmarkStart w:id="20" w:name="_Hlk179035680"/>
      <w:r>
        <w:rPr>
          <w:rFonts w:ascii="GHEA Grapalat" w:hAnsi="GHEA Grapalat"/>
          <w:b/>
          <w:bCs/>
          <w:color w:themeColor="accent1" w:val="4F81BD"/>
          <w:sz w:val="24"/>
          <w:szCs w:val="24"/>
          <w:lang w:val="hy-AM"/>
        </w:rPr>
        <w:t>Մակերևութային ջրերի որակի մոնիթորինգի գործող դիտացանցը</w:t>
      </w:r>
      <w:bookmarkEnd w:id="19"/>
      <w:bookmarkEnd w:id="20"/>
    </w:p>
    <w:p>
      <w:pPr>
        <w:pStyle w:val="Normal"/>
        <w:spacing w:before="120" w:after="0"/>
        <w:ind w:hanging="0"/>
        <w:rPr>
          <w:rFonts w:ascii="GHEA Grapalat" w:hAnsi="GHEA Grapalat"/>
          <w:b/>
          <w:bCs/>
          <w:color w:themeColor="accent1" w:val="4F81BD"/>
          <w:sz w:val="24"/>
          <w:szCs w:val="24"/>
          <w:lang w:val="hy-AM"/>
        </w:rPr>
      </w:pPr>
      <w:r>
        <w:rPr>
          <w:rFonts w:ascii="GHEA Grapalat" w:hAnsi="GHEA Grapalat"/>
          <w:lang w:val="hy-AM"/>
        </w:rPr>
        <w:t xml:space="preserve">Մակերևութային ջրերի որակի մոնիթորինգն իրականացվում է 16 դիտակետում, այդ թվում՝ Արփա գետի ավազանի 10 դիտակետ, Ազատի և Կեչուտի ջրամբարների մեկական դիտակետում և Որոտան-Արփա ջրատարի մեկ դիտակետում: Դիտակետերն ընդգրկված են </w:t>
      </w:r>
      <w:r>
        <w:rPr>
          <w:rFonts w:cs="Arial" w:ascii="GHEA Grapalat" w:hAnsi="GHEA Grapalat"/>
          <w:lang w:val="hy-AM"/>
        </w:rPr>
        <w:t xml:space="preserve">14 ջրային մարմիններում, 61 ջրային մարմիններում ջրի որակի մոնիթորինգ չի իրականացվում: </w:t>
      </w:r>
    </w:p>
    <w:p>
      <w:pPr>
        <w:pStyle w:val="Normal"/>
        <w:spacing w:before="120" w:after="0"/>
        <w:ind w:hanging="0"/>
        <w:rPr>
          <w:rFonts w:ascii="GHEA Grapalat" w:hAnsi="GHEA Grapalat"/>
          <w:lang w:val="hy-AM"/>
        </w:rPr>
      </w:pPr>
      <w:r>
        <w:rPr>
          <w:rFonts w:ascii="GHEA Grapalat" w:hAnsi="GHEA Grapalat"/>
          <w:lang w:val="hy-AM"/>
        </w:rPr>
        <w:t xml:space="preserve">Ջրի որակի մոնիթորինգն իրականացվում է տարեկան 5-12 անգամ հաճախականությամբ, յուրաքանչյուր նմուշում որոշվում է 45 ֆիզիկաքիմիական ցուցանիշ։ </w:t>
      </w:r>
    </w:p>
    <w:p>
      <w:pPr>
        <w:pStyle w:val="Normal"/>
        <w:spacing w:before="120" w:after="0"/>
        <w:ind w:hanging="0"/>
        <w:rPr>
          <w:rFonts w:ascii="GHEA Grapalat" w:hAnsi="GHEA Grapalat"/>
          <w:lang w:val="hy-AM"/>
        </w:rPr>
      </w:pPr>
      <w:r>
        <w:rPr>
          <w:rFonts w:ascii="GHEA Grapalat" w:hAnsi="GHEA Grapalat"/>
          <w:lang w:val="hy-AM"/>
        </w:rPr>
        <w:t>Ներկայումս Արարատյան ՋԿՏ-ում կանոնավոր հիդրոկենսաբանական մոնիթորինգ չի իրականացվում։ 2020-2024 թվականներին հիդրոկենսաբանական հետազոտություններն իրականացվել են միայն Արփա գետի ավազանի 10 դիտակետերում, որոնք ընդգրկում են 8 ջրային մարմին, հետազոտվել են ջրում մակրոանողնաշարավորները:</w:t>
      </w:r>
    </w:p>
    <w:p>
      <w:pPr>
        <w:pStyle w:val="Normal"/>
        <w:spacing w:before="120" w:after="0"/>
        <w:ind w:hanging="0"/>
        <w:rPr>
          <w:rFonts w:ascii="GHEA Grapalat" w:hAnsi="GHEA Grapalat"/>
          <w:lang w:val="hy-AM"/>
        </w:rPr>
      </w:pPr>
      <w:r>
        <w:rPr>
          <w:rFonts w:ascii="GHEA Grapalat" w:hAnsi="GHEA Grapalat"/>
          <w:lang w:val="hy-AM"/>
        </w:rPr>
        <w:t xml:space="preserve">Մակերևութային ջրերի որակի մոնիթորինգի դիտակետերի տեղադիրքը ներկայացված է </w:t>
      </w:r>
      <w:r>
        <w:rPr>
          <w:rFonts w:ascii="GHEA Grapalat" w:hAnsi="GHEA Grapalat"/>
          <w:lang w:val="hy-AM"/>
        </w:rPr>
        <w:fldChar w:fldCharType="begin"/>
      </w:r>
      <w:r>
        <w:rPr>
          <w:rFonts w:ascii="GHEA Grapalat" w:hAnsi="GHEA Grapalat"/>
          <w:lang w:val="hy-AM"/>
        </w:rPr>
        <w:instrText xml:space="preserve"> REF _Ref180226535 \h </w:instrText>
      </w:r>
      <w:r>
        <w:rPr>
          <w:rFonts w:ascii="GHEA Grapalat" w:hAnsi="GHEA Grapalat"/>
          <w:lang w:val="hy-AM"/>
        </w:rPr>
        <w:fldChar w:fldCharType="separate"/>
      </w:r>
      <w:r>
        <w:rPr>
          <w:rFonts w:ascii="GHEA Grapalat" w:hAnsi="GHEA Grapalat"/>
          <w:lang w:val="hy-AM"/>
        </w:rPr>
        <w:t>Նկար 1</w:t>
      </w:r>
      <w:r>
        <w:rPr>
          <w:rFonts w:ascii="GHEA Grapalat" w:hAnsi="GHEA Grapalat"/>
          <w:lang w:val="hy-AM"/>
        </w:rPr>
        <w:fldChar w:fldCharType="end"/>
      </w:r>
      <w:r>
        <w:rPr>
          <w:rFonts w:ascii="GHEA Grapalat" w:hAnsi="GHEA Grapalat"/>
          <w:lang w:val="hy-AM"/>
        </w:rPr>
        <w:t xml:space="preserve"> -ում, իսկ ցանկը՝ </w:t>
      </w:r>
      <w:r>
        <w:rPr>
          <w:rFonts w:ascii="GHEA Grapalat" w:hAnsi="GHEA Grapalat"/>
          <w:lang w:val="hy-AM"/>
        </w:rPr>
        <w:fldChar w:fldCharType="begin"/>
      </w:r>
      <w:r>
        <w:rPr>
          <w:rFonts w:ascii="GHEA Grapalat" w:hAnsi="GHEA Grapalat"/>
          <w:lang w:val="hy-AM"/>
        </w:rPr>
        <w:instrText xml:space="preserve"> REF _Ref180419421 \h </w:instrText>
      </w:r>
      <w:r>
        <w:rPr>
          <w:rFonts w:ascii="GHEA Grapalat" w:hAnsi="GHEA Grapalat"/>
          <w:lang w:val="hy-AM"/>
        </w:rPr>
        <w:fldChar w:fldCharType="separate"/>
      </w:r>
      <w:r>
        <w:rPr>
          <w:rFonts w:ascii="GHEA Grapalat" w:hAnsi="GHEA Grapalat"/>
          <w:lang w:val="hy-AM"/>
        </w:rPr>
        <w:t>Հավելված 2</w:t>
      </w:r>
      <w:r>
        <w:rPr>
          <w:rFonts w:ascii="GHEA Grapalat" w:hAnsi="GHEA Grapalat"/>
          <w:lang w:val="hy-AM"/>
        </w:rPr>
        <w:fldChar w:fldCharType="end"/>
      </w:r>
      <w:r>
        <w:rPr>
          <w:rFonts w:ascii="GHEA Grapalat" w:hAnsi="GHEA Grapalat"/>
          <w:lang w:val="hy-AM"/>
        </w:rPr>
        <w:t>-ում:</w:t>
      </w:r>
    </w:p>
    <w:p>
      <w:pPr>
        <w:pStyle w:val="Normal"/>
        <w:jc w:val="center"/>
        <w:rPr>
          <w:rFonts w:ascii="GHEA Grapalat" w:hAnsi="GHEA Grapalat"/>
          <w:lang w:val="hy-AM" w:eastAsia="en-GB"/>
        </w:rPr>
      </w:pPr>
      <w:r>
        <w:rPr>
          <w:rFonts w:ascii="GHEA Grapalat" w:hAnsi="GHEA Grapalat"/>
          <w:lang w:val="hy-AM" w:eastAsia="en-GB"/>
        </w:rPr>
      </w:r>
    </w:p>
    <w:p>
      <w:pPr>
        <w:pStyle w:val="ListParagraph"/>
        <w:numPr>
          <w:ilvl w:val="2"/>
          <w:numId w:val="63"/>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21" w:name="_Toc180589655"/>
      <w:r>
        <w:rPr>
          <w:rFonts w:ascii="GHEA Grapalat" w:hAnsi="GHEA Grapalat"/>
          <w:b/>
          <w:bCs/>
          <w:color w:themeColor="accent1" w:val="4F81BD"/>
          <w:sz w:val="24"/>
          <w:szCs w:val="24"/>
          <w:lang w:val="hy-AM"/>
        </w:rPr>
        <w:t>Ստորերկրյա ջրերի մոնիթորինգի գործող դիտացանցը</w:t>
      </w:r>
      <w:bookmarkEnd w:id="21"/>
    </w:p>
    <w:p>
      <w:pPr>
        <w:pStyle w:val="Normal"/>
        <w:spacing w:before="120" w:after="0"/>
        <w:ind w:hanging="0"/>
        <w:rPr>
          <w:rFonts w:ascii="GHEA Grapalat" w:hAnsi="GHEA Grapalat" w:cs="Arial"/>
          <w:lang w:val="hy-AM"/>
        </w:rPr>
      </w:pPr>
      <w:r>
        <w:rPr>
          <w:rFonts w:cs="Arial" w:ascii="GHEA Grapalat" w:hAnsi="GHEA Grapalat"/>
          <w:lang w:val="hy-AM"/>
        </w:rPr>
        <w:t xml:space="preserve">Արարատյան ՋԿՏ-ում հիդրոերկրաբանական մշտադիտարկումները կատարվում են ստորերկրյա ջրաղբյուրի 23 դիտակետերում (տարանջատված </w:t>
      </w:r>
      <w:r>
        <w:rPr>
          <w:rFonts w:ascii="GHEA Grapalat" w:hAnsi="GHEA Grapalat"/>
          <w:lang w:val="hy-AM"/>
        </w:rPr>
        <w:t>13 ջրային մարմիններից 8-ում</w:t>
      </w:r>
      <w:r>
        <w:rPr>
          <w:rFonts w:cs="Arial" w:ascii="GHEA Grapalat" w:hAnsi="GHEA Grapalat"/>
          <w:lang w:val="hy-AM"/>
        </w:rPr>
        <w:t xml:space="preserve">), որոնք ըստ հիդրոերկրաբանական մարզերի տեղաբաշխվում են հետևյալ կերպ՝ հարավային ծալքավոր լեռնաշղթաներում 1 բնաղբյուր, կենտրոնական հրաբխային լեռնաշղթաներում 9 բնաղբյուր և միջլեռնային գոգավորություններում 13 հորատանցք։ Դիտակետերում դիտարկվում են ջրի ջերմաստիճանը, ծախսը և մակարդակը՝ ամսական վեց անգամ: </w:t>
      </w:r>
    </w:p>
    <w:p>
      <w:pPr>
        <w:pStyle w:val="Normal"/>
        <w:tabs>
          <w:tab w:val="clear" w:pos="720"/>
          <w:tab w:val="left" w:pos="284" w:leader="none"/>
          <w:tab w:val="left" w:pos="709" w:leader="none"/>
        </w:tabs>
        <w:spacing w:before="120" w:after="0"/>
        <w:ind w:hanging="0"/>
        <w:rPr>
          <w:rFonts w:ascii="GHEA Grapalat" w:hAnsi="GHEA Grapalat"/>
          <w:lang w:val="hy-AM"/>
        </w:rPr>
      </w:pPr>
      <w:r>
        <w:rPr>
          <w:rFonts w:cs="Arial" w:ascii="GHEA Grapalat" w:hAnsi="GHEA Grapalat"/>
          <w:lang w:val="hy-AM"/>
        </w:rPr>
        <w:t xml:space="preserve">Ստորերկրյա </w:t>
      </w:r>
      <w:r>
        <w:rPr>
          <w:rFonts w:ascii="GHEA Grapalat" w:hAnsi="GHEA Grapalat"/>
          <w:lang w:val="hy-AM"/>
        </w:rPr>
        <w:t xml:space="preserve">ջրերի որակի մոնիթորինգն իրականացվում է </w:t>
      </w:r>
      <w:r>
        <w:rPr>
          <w:rFonts w:cs="Arial" w:ascii="GHEA Grapalat" w:hAnsi="GHEA Grapalat"/>
          <w:lang w:val="hy-AM"/>
        </w:rPr>
        <w:t>10 դիտակետում</w:t>
      </w:r>
      <w:r>
        <w:rPr>
          <w:rFonts w:ascii="GHEA Grapalat" w:hAnsi="GHEA Grapalat"/>
          <w:lang w:val="hy-AM"/>
        </w:rPr>
        <w:t xml:space="preserve"> (տարանջատված 13 ստորերկրյա ջրային մարմիններից 7-ում՝ 5-G1, 5-G6, 5-G8, 5-G9, 5-G10, 5-G11 և 5-G13) տարեկան 2 անգամ։ Դիտակետերից յուրաքանչյուրում որոշվում է շուրջ 40 ցուցանիշ (հիմնական անիոններ և կատիոններ, մետաղներ, աղային ռեժիմի տարրեր): Ստորերկրյա քաղցրահամ ջրերի որակի գնահատումը ներկայումս կատարվում է համաձայն ՀՀ առողջապահության նախարարի 2002թ. սեպտեմբերի 25-ի N876-Ն հրամանի, սակայն հաստատման ընթացքում է գտնվում Ստորերկրյա ջրային մարմինների կարգավիճակի գնահատման կառավարության որոշման նախագիծը։</w:t>
      </w:r>
    </w:p>
    <w:p>
      <w:pPr>
        <w:pStyle w:val="Normal"/>
        <w:spacing w:before="120" w:after="0"/>
        <w:ind w:hanging="0"/>
        <w:rPr>
          <w:rFonts w:ascii="GHEA Grapalat" w:hAnsi="GHEA Grapalat"/>
          <w:lang w:val="hy-AM"/>
        </w:rPr>
      </w:pPr>
      <w:r>
        <w:rPr>
          <w:rFonts w:ascii="GHEA Grapalat" w:hAnsi="GHEA Grapalat"/>
          <w:lang w:val="hy-AM"/>
        </w:rPr>
        <w:t xml:space="preserve">Ստորերկրյա ջրերի մոնիթորինգի դիտակետերի տեղադիրքը ներկայացված է </w:t>
      </w:r>
      <w:r>
        <w:rPr>
          <w:rFonts w:ascii="GHEA Grapalat" w:hAnsi="GHEA Grapalat"/>
          <w:lang w:val="hy-AM"/>
        </w:rPr>
        <w:fldChar w:fldCharType="begin"/>
      </w:r>
      <w:r>
        <w:rPr>
          <w:rFonts w:ascii="GHEA Grapalat" w:hAnsi="GHEA Grapalat"/>
          <w:lang w:val="hy-AM"/>
        </w:rPr>
        <w:instrText xml:space="preserve"> REF _Ref180420539 \h </w:instrText>
      </w:r>
      <w:r>
        <w:rPr>
          <w:rFonts w:ascii="GHEA Grapalat" w:hAnsi="GHEA Grapalat"/>
          <w:lang w:val="hy-AM"/>
        </w:rPr>
        <w:fldChar w:fldCharType="separate"/>
      </w:r>
      <w:r>
        <w:rPr>
          <w:rFonts w:ascii="GHEA Grapalat" w:hAnsi="GHEA Grapalat"/>
          <w:lang w:val="hy-AM"/>
        </w:rPr>
        <w:t>Նկար 2</w:t>
      </w:r>
      <w:r>
        <w:rPr>
          <w:rFonts w:ascii="GHEA Grapalat" w:hAnsi="GHEA Grapalat"/>
          <w:lang w:val="hy-AM"/>
        </w:rPr>
        <w:fldChar w:fldCharType="end"/>
      </w:r>
      <w:r>
        <w:rPr>
          <w:rFonts w:ascii="GHEA Grapalat" w:hAnsi="GHEA Grapalat"/>
          <w:lang w:val="hy-AM"/>
        </w:rPr>
        <w:t>-ում:</w:t>
      </w:r>
    </w:p>
    <w:p>
      <w:pPr>
        <w:pStyle w:val="Normal"/>
        <w:tabs>
          <w:tab w:val="clear" w:pos="720"/>
          <w:tab w:val="left" w:pos="284" w:leader="none"/>
          <w:tab w:val="left" w:pos="709" w:leader="none"/>
        </w:tabs>
        <w:spacing w:before="120" w:after="0"/>
        <w:ind w:hanging="0"/>
        <w:rPr>
          <w:rFonts w:ascii="GHEA Grapalat" w:hAnsi="GHEA Grapalat"/>
          <w:lang w:val="hy-AM"/>
        </w:rPr>
      </w:pPr>
      <w:r>
        <w:rPr>
          <w:rFonts w:ascii="GHEA Grapalat" w:hAnsi="GHEA Grapalat"/>
          <w:lang w:val="hy-AM"/>
        </w:rPr>
      </w:r>
    </w:p>
    <w:p>
      <w:pPr>
        <w:pStyle w:val="Caption"/>
        <w:jc w:val="center"/>
        <w:rPr>
          <w:rFonts w:ascii="GHEA Grapalat" w:hAnsi="GHEA Grapalat"/>
          <w:b w:val="false"/>
          <w:bCs w:val="false"/>
          <w:szCs w:val="22"/>
          <w:lang w:val="hy-AM"/>
        </w:rPr>
      </w:pPr>
      <w:commentRangeStart w:id="3"/>
      <w:r>
        <w:rPr/>
        <w:drawing>
          <wp:inline distT="0" distB="0" distL="0" distR="0">
            <wp:extent cx="6042660" cy="4275455"/>
            <wp:effectExtent l="0" t="0" r="0" b="0"/>
            <wp:docPr id="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descr=""/>
                    <pic:cNvPicPr>
                      <a:picLocks noChangeAspect="1" noChangeArrowheads="1"/>
                    </pic:cNvPicPr>
                  </pic:nvPicPr>
                  <pic:blipFill>
                    <a:blip r:embed="rId6"/>
                    <a:stretch>
                      <a:fillRect/>
                    </a:stretch>
                  </pic:blipFill>
                  <pic:spPr bwMode="auto">
                    <a:xfrm>
                      <a:off x="0" y="0"/>
                      <a:ext cx="6042660" cy="4275455"/>
                    </a:xfrm>
                    <a:prstGeom prst="rect">
                      <a:avLst/>
                    </a:prstGeom>
                    <a:noFill/>
                  </pic:spPr>
                </pic:pic>
              </a:graphicData>
            </a:graphic>
          </wp:inline>
        </w:drawing>
      </w:r>
      <w:r>
        <w:rPr/>
      </w:r>
      <w:commentRangeEnd w:id="3"/>
      <w:r>
        <w:commentReference w:id="3"/>
      </w:r>
      <w:r>
        <w:rPr>
          <w:rFonts w:ascii="GHEA Grapalat" w:hAnsi="GHEA Grapalat"/>
          <w:b w:val="false"/>
          <w:bCs w:val="false"/>
          <w:szCs w:val="22"/>
          <w:lang w:val="hy-AM"/>
        </w:rPr>
        <w:t xml:space="preserve"> </w:t>
      </w:r>
    </w:p>
    <w:p>
      <w:pPr>
        <w:pStyle w:val="Caption"/>
        <w:jc w:val="center"/>
        <w:rPr>
          <w:rFonts w:ascii="GHEA Grapalat" w:hAnsi="GHEA Grapalat"/>
          <w:b w:val="false"/>
          <w:bCs w:val="false"/>
          <w:szCs w:val="22"/>
          <w:lang w:val="hy-AM"/>
        </w:rPr>
      </w:pPr>
      <w:bookmarkStart w:id="22" w:name="_Toc180590587"/>
      <w:bookmarkStart w:id="23" w:name="_Ref180420539"/>
      <w:r>
        <w:rPr>
          <w:rFonts w:ascii="GHEA Grapalat" w:hAnsi="GHEA Grapalat"/>
          <w:b w:val="false"/>
          <w:bCs w:val="false"/>
          <w:szCs w:val="22"/>
          <w:lang w:val="hy-AM"/>
        </w:rPr>
        <w:t xml:space="preserve">Նկար </w:t>
      </w:r>
      <w:r>
        <w:rPr>
          <w:rFonts w:ascii="GHEA Grapalat" w:hAnsi="GHEA Grapalat"/>
          <w:b w:val="false"/>
          <w:bCs w:val="false"/>
          <w:szCs w:val="22"/>
          <w:lang w:val="hy-AM"/>
        </w:rPr>
        <w:fldChar w:fldCharType="begin"/>
      </w:r>
      <w:r>
        <w:rPr>
          <w:b w:val="false"/>
          <w:szCs w:val="22"/>
          <w:bCs w:val="false"/>
          <w:rFonts w:ascii="GHEA Grapalat" w:hAnsi="GHEA Grapalat"/>
          <w:lang w:val="hy-AM"/>
        </w:rPr>
        <w:instrText xml:space="preserve"> SEQ Նկար \* ARABIC </w:instrText>
      </w:r>
      <w:r>
        <w:rPr>
          <w:b w:val="false"/>
          <w:szCs w:val="22"/>
          <w:bCs w:val="false"/>
          <w:rFonts w:ascii="GHEA Grapalat" w:hAnsi="GHEA Grapalat"/>
          <w:lang w:val="hy-AM"/>
        </w:rPr>
        <w:fldChar w:fldCharType="separate"/>
      </w:r>
      <w:r>
        <w:rPr>
          <w:b w:val="false"/>
          <w:szCs w:val="22"/>
          <w:bCs w:val="false"/>
          <w:rFonts w:ascii="GHEA Grapalat" w:hAnsi="GHEA Grapalat"/>
          <w:lang w:val="hy-AM"/>
        </w:rPr>
        <w:t>2</w:t>
      </w:r>
      <w:r>
        <w:rPr>
          <w:b w:val="false"/>
          <w:szCs w:val="22"/>
          <w:bCs w:val="false"/>
          <w:rFonts w:ascii="GHEA Grapalat" w:hAnsi="GHEA Grapalat"/>
          <w:lang w:val="hy-AM"/>
        </w:rPr>
        <w:fldChar w:fldCharType="end"/>
      </w:r>
      <w:bookmarkEnd w:id="23"/>
      <w:r>
        <w:rPr>
          <w:rFonts w:ascii="GHEA Grapalat" w:hAnsi="GHEA Grapalat"/>
          <w:b w:val="false"/>
          <w:bCs w:val="false"/>
          <w:szCs w:val="22"/>
          <w:lang w:val="hy-AM"/>
        </w:rPr>
        <w:t>. Արարատյան ՋԿՏ-ում ստորերկրյա ջրային մարմիններում մոնիթորինգի դիտակետերի տեղադրությունը</w:t>
      </w:r>
      <w:bookmarkEnd w:id="22"/>
    </w:p>
    <w:p>
      <w:pPr>
        <w:pStyle w:val="Normal"/>
        <w:tabs>
          <w:tab w:val="clear" w:pos="720"/>
          <w:tab w:val="left" w:pos="284" w:leader="none"/>
          <w:tab w:val="left" w:pos="709" w:leader="none"/>
        </w:tabs>
        <w:spacing w:before="120" w:after="0"/>
        <w:ind w:hanging="0"/>
        <w:rPr>
          <w:rFonts w:ascii="GHEA Grapalat" w:hAnsi="GHEA Grapalat"/>
          <w:lang w:val="hy-AM"/>
        </w:rPr>
      </w:pPr>
      <w:r>
        <w:rPr>
          <w:rFonts w:ascii="GHEA Grapalat" w:hAnsi="GHEA Grapalat"/>
          <w:lang w:val="hy-AM"/>
        </w:rPr>
      </w:r>
    </w:p>
    <w:p>
      <w:pPr>
        <w:pStyle w:val="Heading2"/>
        <w:numPr>
          <w:ilvl w:val="1"/>
          <w:numId w:val="3"/>
        </w:numPr>
        <w:spacing w:before="120" w:after="0"/>
        <w:ind w:hanging="567" w:left="567"/>
        <w:rPr>
          <w:rFonts w:ascii="GHEA Grapalat" w:hAnsi="GHEA Grapalat"/>
          <w:sz w:val="24"/>
          <w:szCs w:val="24"/>
          <w:lang w:val="hy-AM"/>
        </w:rPr>
      </w:pPr>
      <w:bookmarkStart w:id="24" w:name="_Toc180589656"/>
      <w:r>
        <w:rPr>
          <w:rFonts w:cs="Arial" w:ascii="GHEA Grapalat" w:hAnsi="GHEA Grapalat"/>
          <w:sz w:val="24"/>
          <w:szCs w:val="24"/>
          <w:lang w:val="hy-AM"/>
        </w:rPr>
        <w:t>Մակերևութային ջրային մարմինների կարգավիճակի գնահատում</w:t>
      </w:r>
      <w:bookmarkEnd w:id="24"/>
      <w:r>
        <w:rPr>
          <w:rFonts w:ascii="GHEA Grapalat" w:hAnsi="GHEA Grapalat"/>
          <w:sz w:val="24"/>
          <w:szCs w:val="24"/>
          <w:lang w:val="hy-AM"/>
        </w:rPr>
        <w:tab/>
      </w:r>
    </w:p>
    <w:p>
      <w:pPr>
        <w:pStyle w:val="Normal"/>
        <w:tabs>
          <w:tab w:val="clear" w:pos="720"/>
          <w:tab w:val="left" w:pos="0" w:leader="none"/>
          <w:tab w:val="left" w:pos="142" w:leader="none"/>
          <w:tab w:val="left" w:pos="851" w:leader="none"/>
        </w:tabs>
        <w:spacing w:before="120" w:after="0"/>
        <w:ind w:hanging="0"/>
        <w:rPr>
          <w:rFonts w:ascii="GHEA Grapalat" w:hAnsi="GHEA Grapalat" w:cs="Arial"/>
          <w:lang w:val="hy-AM"/>
        </w:rPr>
      </w:pPr>
      <w:r>
        <w:rPr>
          <w:rFonts w:cs="Arial" w:ascii="GHEA Grapalat" w:hAnsi="GHEA Grapalat"/>
          <w:lang w:val="hy-AM"/>
        </w:rPr>
        <w:t>Մակերևութային ջրային մարմինների կարգավիճակը սահմանվում է ՀՀ կառավարության 2011 թվականի հունվարի 27-ի «Կախված տեղանքի առանձնահատկություններից` յուրաքանչյուր ՋԿՏ-ի ջրի որակի ապահովման նորմերը սահմանելու մասին» որոշմամբ: Յուրաքանչյուր ցուցանիշի համար տարբերակում է կարգավիճակի հինգ դաս` «գերազանց» (1-ին դաս), «լավ» (2-րդ դաս), «միջակ» (3-րդ դաս), «անբավարար» (4-րդ դաս) և «վատ» (5-րդ դաս): Եթե մակերևութային ջրային մարմնի որակի տարբեր ցուցանիշներ ընկնում են որակի տարբեր դասերի մեջ, ապա վերջնական դասակարգման մեջ հաշվի է առնվում վատագույնը, կիրառելով հետևյալ սկզբունքը՝ «Եթե մեկը վատ վիճակում է, ապա բոլորն են վատ վիճակում»: Ջրամբարների ջրի որակի նորմերը դեռևս սահմանված չեն և ջրի որակը գնահատվել է միայն կենսածին նյութերի պարունակության հիման վրա:</w:t>
      </w:r>
    </w:p>
    <w:p>
      <w:pPr>
        <w:pStyle w:val="Normal"/>
        <w:tabs>
          <w:tab w:val="clear" w:pos="720"/>
          <w:tab w:val="left" w:pos="0" w:leader="none"/>
          <w:tab w:val="left" w:pos="142" w:leader="none"/>
          <w:tab w:val="left" w:pos="851" w:leader="none"/>
        </w:tabs>
        <w:spacing w:before="120" w:after="0"/>
        <w:ind w:hanging="0"/>
        <w:rPr>
          <w:rFonts w:ascii="GHEA Grapalat" w:hAnsi="GHEA Grapalat" w:cs="Arial"/>
          <w:lang w:val="hy-AM"/>
        </w:rPr>
      </w:pPr>
      <w:r>
        <w:rPr>
          <w:rFonts w:cs="Arial" w:ascii="GHEA Grapalat" w:hAnsi="GHEA Grapalat"/>
          <w:lang w:val="hy-AM"/>
        </w:rPr>
        <w:t xml:space="preserve">Ջրի որակի գնահատումն իրականացվել է 16 ջրային մարմինների համար ըստ ջրի որակի մոնիթորինգի դիտակետերի և հիմնվել ջրի որակի բնութագրական 42 ֆիզիկաքիմիական ցուցանիշների (հիմնական անիոններ և կատիոններ, սնուցող նյութեր, ծանր մետաղներ) 2019-2023թթ. միջին տարեկան կոնցենտրացիայի արժեքների վրա: Ջրի որակի կարգավիճակի գնահատման արդյունքներն ըստ ֆիզիկաքիմիական ցուցանիշների տրված են </w:t>
      </w:r>
      <w:r>
        <w:rPr>
          <w:rFonts w:cs="Arial" w:ascii="GHEA Grapalat" w:hAnsi="GHEA Grapalat"/>
          <w:lang w:val="hy-AM"/>
        </w:rPr>
        <w:fldChar w:fldCharType="begin"/>
      </w:r>
      <w:r>
        <w:rPr>
          <w:rFonts w:cs="Arial" w:ascii="GHEA Grapalat" w:hAnsi="GHEA Grapalat"/>
          <w:lang w:val="hy-AM"/>
        </w:rPr>
        <w:instrText xml:space="preserve"> REF _Ref179034821 \h </w:instrText>
      </w:r>
      <w:r>
        <w:rPr>
          <w:rFonts w:cs="Arial" w:ascii="GHEA Grapalat" w:hAnsi="GHEA Grapalat"/>
          <w:lang w:val="hy-AM"/>
        </w:rPr>
        <w:fldChar w:fldCharType="separate"/>
      </w:r>
      <w:r>
        <w:rPr>
          <w:rFonts w:cs="Arial" w:ascii="GHEA Grapalat" w:hAnsi="GHEA Grapalat"/>
          <w:lang w:val="hy-AM"/>
        </w:rPr>
        <w:t>Հավելված 3</w:t>
      </w:r>
      <w:r>
        <w:rPr>
          <w:rFonts w:cs="Arial" w:ascii="GHEA Grapalat" w:hAnsi="GHEA Grapalat"/>
          <w:lang w:val="hy-AM"/>
        </w:rPr>
        <w:fldChar w:fldCharType="end"/>
      </w:r>
      <w:r>
        <w:rPr>
          <w:rFonts w:cs="Arial" w:ascii="GHEA Grapalat" w:hAnsi="GHEA Grapalat"/>
          <w:lang w:val="hy-AM"/>
        </w:rPr>
        <w:t xml:space="preserve">-ում, առանձին ցուցանիշների կոնցենտրացիաները և գնահատականները՝ </w:t>
      </w:r>
      <w:r>
        <w:rPr>
          <w:rFonts w:cs="Arial" w:ascii="GHEA Grapalat" w:hAnsi="GHEA Grapalat"/>
          <w:lang w:val="hy-AM"/>
        </w:rPr>
        <w:fldChar w:fldCharType="begin"/>
      </w:r>
      <w:r>
        <w:rPr>
          <w:rFonts w:cs="Arial" w:ascii="GHEA Grapalat" w:hAnsi="GHEA Grapalat"/>
          <w:lang w:val="hy-AM"/>
        </w:rPr>
        <w:instrText xml:space="preserve"> REF _Ref180231093 \h </w:instrText>
      </w:r>
      <w:r>
        <w:rPr>
          <w:rFonts w:cs="Arial" w:ascii="GHEA Grapalat" w:hAnsi="GHEA Grapalat"/>
          <w:lang w:val="hy-AM"/>
        </w:rPr>
        <w:fldChar w:fldCharType="separate"/>
      </w:r>
      <w:r>
        <w:rPr>
          <w:rFonts w:cs="Arial" w:ascii="GHEA Grapalat" w:hAnsi="GHEA Grapalat"/>
          <w:lang w:val="hy-AM"/>
        </w:rPr>
        <w:t>Հավելված 4</w:t>
      </w:r>
      <w:r>
        <w:rPr>
          <w:rFonts w:cs="Arial" w:ascii="GHEA Grapalat" w:hAnsi="GHEA Grapalat"/>
          <w:lang w:val="hy-AM"/>
        </w:rPr>
        <w:fldChar w:fldCharType="end"/>
      </w:r>
      <w:r>
        <w:rPr>
          <w:rFonts w:cs="Arial" w:ascii="GHEA Grapalat" w:hAnsi="GHEA Grapalat"/>
          <w:lang w:val="hy-AM"/>
        </w:rPr>
        <w:t xml:space="preserve">-ում, և պատկերված՝ </w:t>
      </w:r>
      <w:r>
        <w:rPr>
          <w:rFonts w:cs="Arial" w:ascii="GHEA Grapalat" w:hAnsi="GHEA Grapalat"/>
          <w:lang w:val="hy-AM"/>
        </w:rPr>
        <w:fldChar w:fldCharType="begin"/>
      </w:r>
      <w:r>
        <w:rPr>
          <w:rFonts w:cs="Arial" w:ascii="GHEA Grapalat" w:hAnsi="GHEA Grapalat"/>
          <w:lang w:val="hy-AM"/>
        </w:rPr>
        <w:instrText xml:space="preserve"> REF _Ref180231035 \h </w:instrText>
      </w:r>
      <w:r>
        <w:rPr>
          <w:rFonts w:cs="Arial" w:ascii="GHEA Grapalat" w:hAnsi="GHEA Grapalat"/>
          <w:lang w:val="hy-AM"/>
        </w:rPr>
        <w:fldChar w:fldCharType="separate"/>
      </w:r>
      <w:r>
        <w:rPr>
          <w:rFonts w:cs="Arial" w:ascii="GHEA Grapalat" w:hAnsi="GHEA Grapalat"/>
          <w:lang w:val="hy-AM"/>
        </w:rPr>
        <w:t>Նկար 3</w:t>
      </w:r>
      <w:r>
        <w:rPr>
          <w:rFonts w:cs="Arial" w:ascii="GHEA Grapalat" w:hAnsi="GHEA Grapalat"/>
          <w:lang w:val="hy-AM"/>
        </w:rPr>
        <w:fldChar w:fldCharType="end"/>
      </w:r>
      <w:r>
        <w:rPr>
          <w:rFonts w:cs="Arial" w:ascii="GHEA Grapalat" w:hAnsi="GHEA Grapalat"/>
          <w:lang w:val="hy-AM"/>
        </w:rPr>
        <w:t>-ում:</w:t>
      </w:r>
    </w:p>
    <w:p>
      <w:pPr>
        <w:pStyle w:val="Normal"/>
        <w:tabs>
          <w:tab w:val="clear" w:pos="720"/>
          <w:tab w:val="left" w:pos="0" w:leader="none"/>
          <w:tab w:val="left" w:pos="142" w:leader="none"/>
          <w:tab w:val="left" w:pos="851" w:leader="none"/>
        </w:tabs>
        <w:spacing w:before="120" w:after="0"/>
        <w:ind w:hanging="0"/>
        <w:rPr>
          <w:rFonts w:ascii="GHEA Grapalat" w:hAnsi="GHEA Grapalat" w:cs="Arial"/>
          <w:lang w:val="hy-AM"/>
        </w:rPr>
      </w:pPr>
      <w:r>
        <w:rPr>
          <w:rFonts w:cs="Arial" w:ascii="GHEA Grapalat" w:hAnsi="GHEA Grapalat"/>
          <w:lang w:val="hy-AM"/>
        </w:rPr>
        <w:t>Բոլոր հնարավոր ճնշումները՝ կետային և ցրված աղբյուրներից, վերլուծվել և գնահատվել են նախորդ բաժիններում, ինչպես նաև միջինացվել են ջրի որակի չափումները՝ Արարատյան ՋԿՏ-ի ջրային մարմինների վրա ազդեցությունները գնահատելու նպատակով:</w:t>
      </w:r>
    </w:p>
    <w:p>
      <w:pPr>
        <w:pStyle w:val="Normal"/>
        <w:tabs>
          <w:tab w:val="clear" w:pos="720"/>
          <w:tab w:val="left" w:pos="630" w:leader="none"/>
        </w:tabs>
        <w:ind w:hanging="0"/>
        <w:rPr>
          <w:rFonts w:ascii="GHEA Grapalat" w:hAnsi="GHEA Grapalat"/>
          <w:sz w:val="24"/>
          <w:szCs w:val="24"/>
          <w:lang w:val="hy-AM"/>
        </w:rPr>
      </w:pPr>
      <w:r>
        <w:rPr/>
        <w:drawing>
          <wp:inline distT="0" distB="0" distL="0" distR="0">
            <wp:extent cx="5770880" cy="408432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770880" cy="4084320"/>
                    </a:xfrm>
                    <a:prstGeom prst="rect">
                      <a:avLst/>
                    </a:prstGeom>
                    <a:noFill/>
                  </pic:spPr>
                </pic:pic>
              </a:graphicData>
            </a:graphic>
          </wp:inline>
        </w:drawing>
      </w:r>
      <w:r>
        <w:rPr>
          <w:rFonts w:ascii="GHEA Grapalat" w:hAnsi="GHEA Grapalat"/>
          <w:sz w:val="24"/>
          <w:szCs w:val="24"/>
          <w:lang w:val="hy-AM"/>
        </w:rPr>
        <w:t xml:space="preserve"> </w:t>
      </w:r>
    </w:p>
    <w:p>
      <w:pPr>
        <w:pStyle w:val="Caption"/>
        <w:jc w:val="center"/>
        <w:rPr>
          <w:rFonts w:ascii="GHEA Grapalat" w:hAnsi="GHEA Grapalat"/>
          <w:b w:val="false"/>
          <w:bCs w:val="false"/>
          <w:szCs w:val="22"/>
          <w:lang w:val="hy-AM"/>
        </w:rPr>
      </w:pPr>
      <w:bookmarkStart w:id="25" w:name="_Toc180590588"/>
      <w:bookmarkStart w:id="26" w:name="_Ref180231035"/>
      <w:r>
        <w:rPr>
          <w:rFonts w:ascii="GHEA Grapalat" w:hAnsi="GHEA Grapalat"/>
          <w:b w:val="false"/>
          <w:bCs w:val="false"/>
          <w:szCs w:val="22"/>
          <w:lang w:val="hy-AM"/>
        </w:rPr>
        <w:t xml:space="preserve">Նկար </w:t>
      </w:r>
      <w:r>
        <w:rPr>
          <w:rFonts w:ascii="GHEA Grapalat" w:hAnsi="GHEA Grapalat"/>
          <w:b w:val="false"/>
          <w:bCs w:val="false"/>
          <w:szCs w:val="22"/>
          <w:lang w:val="hy-AM"/>
        </w:rPr>
        <w:fldChar w:fldCharType="begin"/>
      </w:r>
      <w:r>
        <w:rPr>
          <w:b w:val="false"/>
          <w:szCs w:val="22"/>
          <w:bCs w:val="false"/>
          <w:rFonts w:ascii="GHEA Grapalat" w:hAnsi="GHEA Grapalat"/>
          <w:lang w:val="hy-AM"/>
        </w:rPr>
        <w:instrText xml:space="preserve"> SEQ Նկար \* ARABIC </w:instrText>
      </w:r>
      <w:r>
        <w:rPr>
          <w:b w:val="false"/>
          <w:szCs w:val="22"/>
          <w:bCs w:val="false"/>
          <w:rFonts w:ascii="GHEA Grapalat" w:hAnsi="GHEA Grapalat"/>
          <w:lang w:val="hy-AM"/>
        </w:rPr>
        <w:fldChar w:fldCharType="separate"/>
      </w:r>
      <w:r>
        <w:rPr>
          <w:b w:val="false"/>
          <w:szCs w:val="22"/>
          <w:bCs w:val="false"/>
          <w:rFonts w:ascii="GHEA Grapalat" w:hAnsi="GHEA Grapalat"/>
          <w:lang w:val="hy-AM"/>
        </w:rPr>
        <w:t>3</w:t>
      </w:r>
      <w:r>
        <w:rPr>
          <w:b w:val="false"/>
          <w:szCs w:val="22"/>
          <w:bCs w:val="false"/>
          <w:rFonts w:ascii="GHEA Grapalat" w:hAnsi="GHEA Grapalat"/>
          <w:lang w:val="hy-AM"/>
        </w:rPr>
        <w:fldChar w:fldCharType="end"/>
      </w:r>
      <w:bookmarkEnd w:id="26"/>
      <w:r>
        <w:rPr>
          <w:rFonts w:ascii="GHEA Grapalat" w:hAnsi="GHEA Grapalat"/>
          <w:b w:val="false"/>
          <w:bCs w:val="false"/>
          <w:szCs w:val="22"/>
          <w:lang w:val="hy-AM"/>
        </w:rPr>
        <w:t>. Ջրային մարմինների քիմիական կարգավիճակը և գործող դիտակետերում ջրի որակը</w:t>
      </w:r>
      <w:bookmarkEnd w:id="25"/>
    </w:p>
    <w:p>
      <w:pPr>
        <w:pStyle w:val="Normal"/>
        <w:spacing w:before="120" w:after="0"/>
        <w:ind w:hanging="0"/>
        <w:rPr>
          <w:rFonts w:ascii="GHEA Grapalat" w:hAnsi="GHEA Grapalat"/>
          <w:lang w:val="hy-AM"/>
        </w:rPr>
      </w:pPr>
      <w:r>
        <w:rPr>
          <w:rFonts w:ascii="GHEA Grapalat" w:hAnsi="GHEA Grapalat"/>
          <w:lang w:val="hy-AM"/>
        </w:rPr>
        <w:t xml:space="preserve">Համաձայն ջրի որակի </w:t>
      </w:r>
      <w:r>
        <w:rPr>
          <w:rFonts w:cs="Arial" w:ascii="GHEA Grapalat" w:hAnsi="GHEA Grapalat"/>
          <w:lang w:val="hy-AM"/>
        </w:rPr>
        <w:t xml:space="preserve">ֆիզիկաքիմիական ցուցանիշների </w:t>
      </w:r>
      <w:r>
        <w:rPr>
          <w:rFonts w:ascii="GHEA Grapalat" w:hAnsi="GHEA Grapalat"/>
          <w:lang w:val="hy-AM"/>
        </w:rPr>
        <w:t>2019-2023թթ. միջին տարեկան կոնցենտրացիաների գնահատման՝ 1 մակերևութային ջրային մարմնում ջրի որակը գնահատվում է «վատ» կարգավիճակ, 2-ում՝ «անբավարար», 9-ում՝ «միջակ» և 4-ում՝ «լավ»: ՋԿՏ-ում գետերի աղտոտման ամենատարածված աղբյուրը հիմնականում կոմունալ-կենցաղային չմշակված կեղտաջրերի կետային և ոչ կետային արտահոսքն է և գյուղատնտեսության ցրված աղտոտումը:</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Դարբ գետի ջրի որակը ակունքային հատվածում (ՋՄ 5 – 046)</w:t>
      </w:r>
      <w:r>
        <w:rPr>
          <w:rFonts w:cs="Arial" w:ascii="GHEA Grapalat" w:hAnsi="GHEA Grapalat"/>
          <w:lang w:val="hy-AM"/>
        </w:rPr>
        <w:t xml:space="preserve"> գնահատվում է 3–րդ դաս («անբավարար» որակ)՝ պայմանավորված մոլիբդենով, կոբալտով, երկաթով, բարիումով, ալյումինով, մանգանով: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 xml:space="preserve">Դարբ գետի ջրի որակը գետաբերանում (ՋՄ 5 – 046) </w:t>
      </w:r>
      <w:r>
        <w:rPr>
          <w:rFonts w:cs="Arial" w:ascii="GHEA Grapalat" w:hAnsi="GHEA Grapalat"/>
          <w:lang w:val="hy-AM"/>
        </w:rPr>
        <w:t>գնահատվում է 3–րդ դաս («միջակ» որակ)՝ պայմանավորված մոլիբդենով, երկաթով և բարիումով։  Չնայած որ այս հատվածներում ջրի որակը գնահատվում է 3-րդ դաս, սակայն էական մարդծին ճնշման աղբյուրները բացակայում են և մետաղների առկայությունը պայմանավորված է բնական ֆոնային վիճակով:</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 xml:space="preserve">Հերհեր գետի ջրի որակը ակունքում (ՋՄ 5 – 048) </w:t>
      </w:r>
      <w:r>
        <w:rPr>
          <w:rFonts w:cs="Arial" w:ascii="GHEA Grapalat" w:hAnsi="GHEA Grapalat"/>
          <w:lang w:val="hy-AM"/>
        </w:rPr>
        <w:t>գնահատվում է 2–րդ դաս («լավ» որակ):</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Հերհեր գետի ջրի որակը գետաբերանում (ՋՄ 5 – 051)</w:t>
      </w:r>
      <w:r>
        <w:rPr>
          <w:rFonts w:cs="Arial" w:ascii="GHEA Grapalat" w:hAnsi="GHEA Grapalat"/>
          <w:lang w:val="hy-AM"/>
        </w:rPr>
        <w:t xml:space="preserve"> գնահատվում է 3–րդ դաս («միջակ» որակ)՝ պայմանավորված մոլիբդենով և երկաթով։ Գետաբերանում ջրի որակը գնահատվում է 3-րդ դաս, սակայն էական մարդծին ազդեցությունը բացակայում է և մոլիբդենի ու երկաթի ավել կոնցենտրացիաները պայմանավորված են բնական ֆոնային վիճակով:</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Վեդի գետի ջրի որակը Ուրցաձոր գյուղից վերև (ՌՋՄ 5 - 027)</w:t>
      </w:r>
      <w:r>
        <w:rPr>
          <w:rFonts w:cs="Arial" w:ascii="GHEA Grapalat" w:hAnsi="GHEA Grapalat"/>
          <w:lang w:val="hy-AM"/>
        </w:rPr>
        <w:t xml:space="preserve"> գնահատվում է 2–րդ դաս («լավ» որակ)։</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Վեդի գետի ջրի որակը Արարատ քաղաքից ներքև (ՌՋՄ 5 - 031)</w:t>
      </w:r>
      <w:r>
        <w:rPr>
          <w:rFonts w:cs="Arial" w:ascii="GHEA Grapalat" w:hAnsi="GHEA Grapalat"/>
          <w:lang w:val="hy-AM"/>
        </w:rPr>
        <w:t xml:space="preserve"> գնահատվում է 5–րդ դաս («վատ» որակ)՝ պայմանավորված ամոնիում իոնով, երկաթով և կախութային չոր նյութերով։ Չմաքրված կոմունալ կենցաղային կեղտաջրեր, որոնց մի մասը կազմում են Արարատ քաղաքի կոյուղաջրերը, առանց մաքրման թափվում են Վեդի գետի մեջ։ Այս ջրային մարմինը դասակարգվում է որպես ռիսկային: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Արփա գետի ջրի որակը Ջերմուկ քաղաքից վերև (ՌՋՄ 5 - 038)</w:t>
      </w:r>
      <w:r>
        <w:rPr>
          <w:rFonts w:cs="Arial" w:ascii="GHEA Grapalat" w:hAnsi="GHEA Grapalat"/>
          <w:lang w:val="hy-AM"/>
        </w:rPr>
        <w:t xml:space="preserve"> գնահատվում է 3–րդ դաս («միջակ» որակ)՝ պայմանավորված երկաթով և ալյումինով: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Արփա գետի ջրի որակը Վայք քաղաքից վերև (ՋՄ 5 - 056)</w:t>
      </w:r>
      <w:r>
        <w:rPr>
          <w:rFonts w:cs="Arial" w:ascii="GHEA Grapalat" w:hAnsi="GHEA Grapalat"/>
          <w:lang w:val="hy-AM"/>
        </w:rPr>
        <w:t xml:space="preserve"> ջրի որակը գնահատվում է 3–րդ դաս («միջակ» որակ)՝ պայմանավորված մոլիբդենով և երկաթով: Այս ջրային մարմիններում էական մարդծին ազդեցությունը բացակայում է և նշված տարրերի առկայությունը պայմանավորված է բնական ֆոնային վիճակով:</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Արփա գետի ջրի որակը</w:t>
      </w:r>
      <w:r>
        <w:rPr>
          <w:rFonts w:cs="Arial" w:ascii="GHEA Grapalat" w:hAnsi="GHEA Grapalat"/>
          <w:lang w:val="hy-AM"/>
        </w:rPr>
        <w:t xml:space="preserve"> </w:t>
      </w:r>
      <w:r>
        <w:rPr>
          <w:rFonts w:cs="Arial" w:ascii="GHEA Grapalat" w:hAnsi="GHEA Grapalat"/>
          <w:b/>
          <w:bCs/>
          <w:lang w:val="hy-AM"/>
        </w:rPr>
        <w:t>Վայք քաղաքից ներքև (ՌՋՄ 5 - 059)</w:t>
      </w:r>
      <w:r>
        <w:rPr>
          <w:rFonts w:cs="Arial" w:ascii="GHEA Grapalat" w:hAnsi="GHEA Grapalat"/>
          <w:lang w:val="hy-AM"/>
        </w:rPr>
        <w:t xml:space="preserve"> ջրի որակը գնահատվում է 3–րդ դաս («միջակ» որակ)՝ պայմանավորված մոլիբդենով և երկաթով։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Արփա գետի ջրի որակը</w:t>
      </w:r>
      <w:r>
        <w:rPr>
          <w:rFonts w:cs="Arial" w:ascii="GHEA Grapalat" w:hAnsi="GHEA Grapalat"/>
          <w:lang w:val="hy-AM"/>
        </w:rPr>
        <w:t xml:space="preserve"> </w:t>
      </w:r>
      <w:r>
        <w:rPr>
          <w:rFonts w:cs="Arial" w:ascii="GHEA Grapalat" w:hAnsi="GHEA Grapalat"/>
          <w:b/>
          <w:bCs/>
          <w:lang w:val="hy-AM"/>
        </w:rPr>
        <w:t>Եղեգնաձոր քաղաքից վերև (ՌՋՄ 5 - 061)</w:t>
      </w:r>
      <w:r>
        <w:rPr>
          <w:rFonts w:cs="Arial" w:ascii="GHEA Grapalat" w:hAnsi="GHEA Grapalat"/>
          <w:lang w:val="hy-AM"/>
        </w:rPr>
        <w:t xml:space="preserve"> ջրի որակը գնահատվում է 3–րդ դաս («միջակ» որակ)՝ պայմանավորված մոլիբդենով, երկաթով և բարիումով։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Արփա գետի ջրի որակը</w:t>
      </w:r>
      <w:r>
        <w:rPr>
          <w:rFonts w:cs="Arial" w:ascii="GHEA Grapalat" w:hAnsi="GHEA Grapalat"/>
          <w:lang w:val="hy-AM"/>
        </w:rPr>
        <w:t xml:space="preserve"> </w:t>
      </w:r>
      <w:r>
        <w:rPr>
          <w:rFonts w:cs="Arial" w:ascii="GHEA Grapalat" w:hAnsi="GHEA Grapalat"/>
          <w:b/>
          <w:bCs/>
          <w:lang w:val="hy-AM"/>
        </w:rPr>
        <w:t>Արենի գյուղից ներքև (ՌՋՄ 5 - 070)</w:t>
      </w:r>
      <w:r>
        <w:rPr>
          <w:rFonts w:cs="Arial" w:ascii="GHEA Grapalat" w:hAnsi="GHEA Grapalat"/>
          <w:lang w:val="hy-AM"/>
        </w:rPr>
        <w:t xml:space="preserve"> ջրի որակը գնահատվում է 3–րդ դաս («միջակ» որակ)՝ պայմանավորված մոլիբդենով, երկաթով, բարիումով և կախութային չոր նյութերով։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Եղեգիս գետի ջրի որակը Գետիկվանք գյուղից վերև  (ՋՄ 5 - 064)</w:t>
      </w:r>
      <w:r>
        <w:rPr>
          <w:rFonts w:cs="Arial" w:ascii="GHEA Grapalat" w:hAnsi="GHEA Grapalat"/>
          <w:lang w:val="hy-AM"/>
        </w:rPr>
        <w:t xml:space="preserve"> ջրի որակը գնահատվում է 3–րդ դաս («միջակ» որակ)՝ պայմանավորված երկաթով։ </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b/>
          <w:bCs/>
          <w:lang w:val="hy-AM"/>
        </w:rPr>
        <w:t>Շատին գյուղից ներքև (ՌՋՄ 5 - 065)</w:t>
      </w:r>
      <w:r>
        <w:rPr>
          <w:rFonts w:cs="Arial" w:ascii="GHEA Grapalat" w:hAnsi="GHEA Grapalat"/>
          <w:lang w:val="hy-AM"/>
        </w:rPr>
        <w:t xml:space="preserve"> ջրի որակը գնահատվում է 3–րդ դաս («միջակ» որակ)՝ պայմանավորված մոլիբդենով, երկաթով, բարիումով և կախութային չոր նյութերով։</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lang w:val="hy-AM"/>
        </w:rPr>
        <w:t>Ազատի (</w:t>
      </w:r>
      <w:r>
        <w:rPr>
          <w:rFonts w:eastAsia="Times New Roman" w:cs="Arial" w:ascii="GHEA Grapalat" w:hAnsi="GHEA Grapalat"/>
          <w:lang w:val="hy-AM"/>
        </w:rPr>
        <w:t>ԽՓՋՄ 5 - 014</w:t>
      </w:r>
      <w:r>
        <w:rPr>
          <w:rFonts w:cs="Arial" w:ascii="GHEA Grapalat" w:hAnsi="GHEA Grapalat"/>
          <w:lang w:val="hy-AM"/>
        </w:rPr>
        <w:t>) և Կեչուտի (</w:t>
      </w:r>
      <w:r>
        <w:rPr>
          <w:rFonts w:eastAsia="Times New Roman" w:cs="Arial" w:ascii="GHEA Grapalat" w:hAnsi="GHEA Grapalat"/>
          <w:lang w:val="hy-AM"/>
        </w:rPr>
        <w:t>ԽՓՋՄ 5 – 039</w:t>
      </w:r>
      <w:r>
        <w:rPr>
          <w:rFonts w:cs="Arial" w:ascii="GHEA Grapalat" w:hAnsi="GHEA Grapalat"/>
          <w:lang w:val="hy-AM"/>
        </w:rPr>
        <w:t>) ջրամբարների ջրի որակը գնահատվում է 2–րդ դաս («լավ» որակ)։</w:t>
      </w:r>
    </w:p>
    <w:p>
      <w:pPr>
        <w:pStyle w:val="Normal"/>
        <w:tabs>
          <w:tab w:val="clear" w:pos="720"/>
          <w:tab w:val="left" w:pos="0" w:leader="none"/>
        </w:tabs>
        <w:spacing w:before="120" w:after="0"/>
        <w:ind w:hanging="0"/>
        <w:rPr>
          <w:rFonts w:ascii="GHEA Grapalat" w:hAnsi="GHEA Grapalat" w:cs="Arial"/>
          <w:lang w:val="hy-AM"/>
        </w:rPr>
      </w:pPr>
      <w:r>
        <w:rPr>
          <w:rFonts w:cs="Arial" w:ascii="GHEA Grapalat" w:hAnsi="GHEA Grapalat"/>
          <w:lang w:val="hy-AM"/>
        </w:rPr>
        <w:t xml:space="preserve">Որոտան-Արփա ջրատարի (ԱՋՄ 5 - 043) ջրի որակը գնահատվում է 4–րդ դաս («անբավարար» որակ)՝ պայմանավորված երկաթով և սուլֆատ իոնով։ </w:t>
      </w:r>
    </w:p>
    <w:p>
      <w:pPr>
        <w:pStyle w:val="Normal"/>
        <w:tabs>
          <w:tab w:val="clear" w:pos="720"/>
          <w:tab w:val="left" w:pos="630" w:leader="none"/>
        </w:tabs>
        <w:spacing w:before="120" w:after="0"/>
        <w:ind w:hanging="0"/>
        <w:rPr>
          <w:rFonts w:ascii="GHEA Grapalat" w:hAnsi="GHEA Grapalat"/>
          <w:lang w:val="hy-AM"/>
        </w:rPr>
      </w:pPr>
      <w:r>
        <w:rPr>
          <w:rFonts w:ascii="GHEA Grapalat" w:hAnsi="GHEA Grapalat"/>
          <w:lang w:val="hy-AM"/>
        </w:rPr>
        <w:t>Արարատյան ՋԿՏ-ում հիդրոկենսաբանական  մոնիթորինգ իրականացվել է 2021 թվականին: Գետերի ջրի որակն ըստ հիդրոկենսաբանական ցուցանիշների գնահատվել է՝ հաշվի առնելով մակրոանողնաշարավորների տեսակների բազմազանությունը, կենդանիների տեսակների քանակները և տեսակների զգայունությունը աղտոտիչների նկատմամբ։ 1-ին դաս («գերազանց» որակ), երբ տաքսոնոմիական կազմը և բազմազանությունը, ամբողջովին կամ համարյա ամբողջովին համապատասխանում են անաղարտ վիճակին: 2-րդ դաս («լավ» որակ)՝ անաղարտ վիճակի հետ համեմատությամբ, տաքսոնոմիական կազմը և բազմազանությունը փոփոխվում են աննշան: 3-րդ դաս («միջակ» որակ)՝ տաքսոնոմիական կազմը և բազմազանությունը, չափավոր շեղվում են անաղարտ վիճակից: 4-րդ դաս («անբավարար» որակ)՝ տաքսոնոմիական կազմը և բազմազանությունը բավականին շեղվում են անաղարտ վիճակից: 5-րդ դաս («վատ» որակ)՝ տաքսոնոմիական կազմը և բազմազանությունը լիովին շեղվում են անաղարտ վիճակից:</w:t>
      </w:r>
    </w:p>
    <w:p>
      <w:pPr>
        <w:pStyle w:val="Normal"/>
        <w:ind w:firstLine="288"/>
        <w:rPr>
          <w:rFonts w:ascii="GHEA Grapalat" w:hAnsi="GHEA Grapalat"/>
          <w:sz w:val="24"/>
          <w:szCs w:val="24"/>
          <w:lang w:val="hy-AM"/>
        </w:rPr>
      </w:pPr>
      <w:r>
        <w:rPr>
          <w:rFonts w:ascii="GHEA Grapalat" w:hAnsi="GHEA Grapalat"/>
          <w:sz w:val="24"/>
          <w:szCs w:val="24"/>
          <w:lang w:val="hy-AM"/>
        </w:rPr>
      </w:r>
    </w:p>
    <w:p>
      <w:pPr>
        <w:pStyle w:val="Heading2"/>
        <w:numPr>
          <w:ilvl w:val="1"/>
          <w:numId w:val="3"/>
        </w:numPr>
        <w:spacing w:before="120" w:after="0"/>
        <w:ind w:hanging="567" w:left="567"/>
        <w:rPr>
          <w:rFonts w:ascii="GHEA Grapalat" w:hAnsi="GHEA Grapalat" w:cs="Arial"/>
          <w:sz w:val="24"/>
          <w:szCs w:val="24"/>
          <w:lang w:val="hy-AM"/>
        </w:rPr>
      </w:pPr>
      <w:bookmarkStart w:id="27" w:name="_Toc180589657"/>
      <w:r>
        <w:rPr>
          <w:rFonts w:cs="Arial" w:ascii="GHEA Grapalat" w:hAnsi="GHEA Grapalat"/>
          <w:sz w:val="24"/>
          <w:szCs w:val="24"/>
          <w:lang w:val="hy-AM"/>
        </w:rPr>
        <w:t>Ստորերկրյա ջրային մարմինների կարգավիճակի գնահատում</w:t>
      </w:r>
      <w:bookmarkEnd w:id="27"/>
      <w:r>
        <w:rPr>
          <w:rFonts w:cs="Arial" w:ascii="GHEA Grapalat" w:hAnsi="GHEA Grapalat"/>
          <w:sz w:val="24"/>
          <w:szCs w:val="24"/>
          <w:lang w:val="hy-AM"/>
        </w:rPr>
        <w:t xml:space="preserve"> </w:t>
      </w:r>
    </w:p>
    <w:p>
      <w:pPr>
        <w:pStyle w:val="Normal"/>
        <w:spacing w:before="120" w:after="0"/>
        <w:ind w:hanging="0"/>
        <w:rPr>
          <w:rFonts w:ascii="GHEA Grapalat" w:hAnsi="GHEA Grapalat"/>
          <w:lang w:val="hy-AM"/>
        </w:rPr>
      </w:pPr>
      <w:r>
        <w:rPr>
          <w:rFonts w:ascii="GHEA Grapalat" w:hAnsi="GHEA Grapalat"/>
          <w:lang w:val="hy-AM"/>
        </w:rPr>
        <w:t>Տարանջատված 13 ջրային մարմիններից 8-ում իրականացվում է քանակական, իսկ 7-ում որակական մոնիթորինգ: Ցացնում գործող դիտակետերի քանակը բավարար չէ ՋԿՏ-ի ստորերկրյա ջրերի վիճակի (քանակ, որակ) վերաբերյալ ամբողջական գնահատական տալու համար:</w:t>
      </w:r>
    </w:p>
    <w:p>
      <w:pPr>
        <w:pStyle w:val="Normal"/>
        <w:spacing w:before="120" w:after="0"/>
        <w:ind w:hanging="0"/>
        <w:rPr>
          <w:rFonts w:ascii="GHEA Grapalat" w:hAnsi="GHEA Grapalat"/>
          <w:lang w:val="hy-AM"/>
        </w:rPr>
      </w:pPr>
      <w:r>
        <w:rPr>
          <w:rFonts w:ascii="GHEA Grapalat" w:hAnsi="GHEA Grapalat"/>
          <w:lang w:val="hy-AM"/>
        </w:rPr>
        <w:t>Արարատյան ՋԿՏ-ի ստորերկրյա ջրային մարմինները (ՍՋՄ) գնահատվում են տարբեր տեխնածին օբյեկտների առկայության պայմաններում։</w:t>
      </w:r>
    </w:p>
    <w:p>
      <w:pPr>
        <w:pStyle w:val="Normal"/>
        <w:spacing w:before="120" w:after="0"/>
        <w:ind w:hanging="0"/>
        <w:rPr>
          <w:rFonts w:ascii="GHEA Grapalat" w:hAnsi="GHEA Grapalat"/>
          <w:lang w:val="hy-AM"/>
        </w:rPr>
      </w:pPr>
      <w:r>
        <w:rPr>
          <w:rFonts w:ascii="GHEA Grapalat" w:hAnsi="GHEA Grapalat"/>
          <w:lang w:val="hy-AM"/>
        </w:rPr>
        <w:t>Լեռնային մասերում բնաղբյուրներով ներկայացված ՍՋՄ-ում, որոնք օգտագործվում են հիմնականում խմելու ջրամատակարարման համար, բացակայում են աղտոտման հիմնական օջախներիը։ Այստեղ բացակայում են արդյունաբերական օբյեկտները, արտադրական և կենցաղային հոսքերը։ Առկա են ժամանակավոր գործող փոքր անասնապահական օբյեկտներ, որոնք անվտանգ են ստորերկրա ջրերի աղտոտման համար։ Այդ պատճառով լեռնային մասերի ՍՋՄ ջրերը գտնվում են լավ կարգավիճակում։</w:t>
      </w:r>
    </w:p>
    <w:p>
      <w:pPr>
        <w:pStyle w:val="Normal"/>
        <w:spacing w:before="120" w:after="0"/>
        <w:ind w:hanging="0"/>
        <w:rPr>
          <w:rFonts w:ascii="GHEA Grapalat" w:hAnsi="GHEA Grapalat"/>
          <w:lang w:val="hy-AM"/>
        </w:rPr>
      </w:pPr>
      <w:r>
        <w:rPr>
          <w:rFonts w:ascii="GHEA Grapalat" w:hAnsi="GHEA Grapalat"/>
          <w:lang w:val="hy-AM"/>
        </w:rPr>
        <w:t>Ստորերկրյա ջրերի աղտոտման մշտական օջախներ առկա են Արտաշատի և Երասխի ՍՋՄ-ում։  Ընդ որում Երասխի ՍՋՄ բացի արտածին գործոններից (մեծաքանակ ջրառ</w:t>
      </w:r>
      <w:ins w:id="2" w:author="Alexander Arakelyan" w:date="2024-10-27T22:26:00Z">
        <w:r>
          <w:rPr>
            <w:rFonts w:ascii="GHEA Grapalat" w:hAnsi="GHEA Grapalat"/>
            <w:lang w:val="hy-AM"/>
          </w:rPr>
          <w:t>,</w:t>
        </w:r>
      </w:ins>
      <w:r>
        <w:rPr>
          <w:rFonts w:ascii="GHEA Grapalat" w:hAnsi="GHEA Grapalat"/>
          <w:lang w:val="hy-AM"/>
        </w:rPr>
        <w:t xml:space="preserve"> արդյունաբերական օբյեկտներ</w:t>
      </w:r>
      <w:ins w:id="3" w:author="Alexander Arakelyan" w:date="2024-10-27T22:26:00Z">
        <w:r>
          <w:rPr>
            <w:rFonts w:ascii="GHEA Grapalat" w:hAnsi="GHEA Grapalat"/>
            <w:lang w:val="hy-AM"/>
          </w:rPr>
          <w:t>,</w:t>
        </w:r>
      </w:ins>
      <w:r>
        <w:rPr>
          <w:rFonts w:ascii="GHEA Grapalat" w:hAnsi="GHEA Grapalat"/>
          <w:lang w:val="hy-AM"/>
        </w:rPr>
        <w:t xml:space="preserve"> արտադրական կենցաղային հոսքեր), գտնվում են նաև էնդոգեն (</w:t>
      </w:r>
      <w:commentRangeStart w:id="4"/>
      <w:r>
        <w:rPr>
          <w:rFonts w:ascii="GHEA Grapalat" w:hAnsi="GHEA Grapalat"/>
          <w:lang w:val="hy-AM"/>
        </w:rPr>
        <w:t>ներծին</w:t>
      </w:r>
      <w:r>
        <w:rPr/>
      </w:r>
      <w:commentRangeEnd w:id="4"/>
      <w:r>
        <w:commentReference w:id="4"/>
      </w:r>
      <w:r>
        <w:rPr>
          <w:rFonts w:ascii="GHEA Grapalat" w:hAnsi="GHEA Grapalat"/>
          <w:lang w:val="hy-AM"/>
        </w:rPr>
        <w:t>) գործոնների ազդեցության տակ։ Վերջինի պատճառով Երասխի ստորերկրյա ջրերը բնորոշվում են մինչև 3գ/լ և ավելի հանքայնացմամբ։ Դրանց վիճակը գնահատվում է անբավարար։ Նման երևույթ չի նկատվում Արտաշատի ՍՋՄ-ում։ Բայց այստեղ մեծաքանակ ջրառի պատճառով նկատվում է որակական և քանակական ցուցանիշների (հանքայնացման բարձրացում, ՍՋ մակարդակի իջեցում) փոփոխություններ։ Այդ պատճառով Արտաշատի իջվածքի ՍՋՄ-ի ներկա վիճակը կարելի է գնահատել բավարար։</w:t>
      </w:r>
    </w:p>
    <w:p>
      <w:pPr>
        <w:pStyle w:val="Normal"/>
        <w:shd w:fill="FFFFFF" w:val="clear"/>
        <w:spacing w:before="120" w:after="0"/>
        <w:ind w:hanging="0"/>
        <w:rPr>
          <w:rFonts w:ascii="GHEA Grapalat" w:hAnsi="GHEA Grapalat" w:eastAsia="Times New Roman" w:cs="Times New Roman"/>
          <w:color w:val="000000"/>
          <w:lang w:val="hy-AM"/>
        </w:rPr>
      </w:pPr>
      <w:r>
        <w:rPr>
          <w:rFonts w:eastAsia="Times New Roman" w:cs="Times New Roman" w:ascii="GHEA Grapalat" w:hAnsi="GHEA Grapalat"/>
          <w:color w:val="000000"/>
          <w:lang w:val="hy-AM"/>
        </w:rPr>
      </w:r>
    </w:p>
    <w:p>
      <w:pPr>
        <w:pStyle w:val="ListParagraph"/>
        <w:spacing w:before="120" w:after="0"/>
        <w:ind w:hanging="0" w:left="0"/>
        <w:contextualSpacing/>
        <w:rPr>
          <w:rFonts w:ascii="GHEA Grapalat" w:hAnsi="GHEA Grapalat"/>
          <w:lang w:val="hy-AM"/>
        </w:rPr>
      </w:pPr>
      <w:r>
        <w:rPr>
          <w:rFonts w:ascii="GHEA Grapalat" w:hAnsi="GHEA Grapalat"/>
          <w:lang w:val="hy-AM"/>
        </w:rPr>
      </w:r>
      <w:bookmarkStart w:id="28" w:name="_Toc169625772"/>
      <w:bookmarkStart w:id="29" w:name="_Toc169625772"/>
      <w:bookmarkEnd w:id="29"/>
      <w:r>
        <w:br w:type="page"/>
      </w:r>
    </w:p>
    <w:p>
      <w:pPr>
        <w:pStyle w:val="Heading1"/>
        <w:numPr>
          <w:ilvl w:val="0"/>
          <w:numId w:val="0"/>
        </w:numPr>
        <w:pBdr>
          <w:top w:val="dotted" w:sz="2" w:space="1" w:color="0B087A"/>
          <w:bottom w:val="dotted" w:sz="2" w:space="0" w:color="0B087A"/>
        </w:pBdr>
        <w:spacing w:before="0" w:after="0"/>
        <w:ind w:hanging="0" w:left="0"/>
        <w:jc w:val="left"/>
        <w:rPr>
          <w:rFonts w:ascii="GHEA Grapalat" w:hAnsi="GHEA Grapalat" w:eastAsia="Calibri" w:cs="Calibri"/>
          <w:bCs w:val="false"/>
          <w:color w:val="000000"/>
          <w:shd w:fill="FFFF00" w:val="clear"/>
          <w:lang w:val="hy-AM"/>
        </w:rPr>
      </w:pPr>
      <w:bookmarkStart w:id="30" w:name="_Toc180589658"/>
      <w:r>
        <w:rPr>
          <w:rFonts w:cs="Arial" w:ascii="GHEA Grapalat" w:hAnsi="GHEA Grapalat"/>
          <w:color w:val="0B087A"/>
          <w:lang w:val="hy-AM" w:eastAsia="fr-FR"/>
        </w:rPr>
        <w:t>2. ՋՐԱՎԱԶԱՆԻ ՋՐԱՅԻՆ ՌԵՍՈՒՐՍՆԵՐԻ ՎՐԱ ԿԼԻՄԱՅԻ ՓՈՓՈԽՈՒԹՅԱՆ ԱԶԴԵՑՈՒԹՅԱՆ ԳՆԱՀԱՏՈՒՄ</w:t>
      </w:r>
      <w:bookmarkEnd w:id="30"/>
    </w:p>
    <w:p>
      <w:pPr>
        <w:pStyle w:val="Heading2"/>
        <w:numPr>
          <w:ilvl w:val="1"/>
          <w:numId w:val="25"/>
        </w:numPr>
        <w:spacing w:before="120" w:after="0"/>
        <w:rPr>
          <w:rFonts w:ascii="GHEA Grapalat" w:hAnsi="GHEA Grapalat" w:cs="Arial"/>
          <w:sz w:val="24"/>
          <w:szCs w:val="24"/>
          <w:lang w:val="hy-AM"/>
        </w:rPr>
      </w:pPr>
      <w:bookmarkStart w:id="31" w:name="_Toc180589659"/>
      <w:r>
        <w:rPr>
          <w:rFonts w:cs="Arial" w:ascii="GHEA Grapalat" w:hAnsi="GHEA Grapalat"/>
          <w:sz w:val="24"/>
          <w:szCs w:val="24"/>
          <w:lang w:val="hy-AM"/>
        </w:rPr>
        <w:t>Ջրավազանում կլիմայի փոփոխության միտումներ</w:t>
      </w:r>
      <w:bookmarkEnd w:id="31"/>
    </w:p>
    <w:p>
      <w:pPr>
        <w:pStyle w:val="Normal"/>
        <w:spacing w:before="120" w:after="0"/>
        <w:ind w:hanging="0"/>
        <w:rPr>
          <w:rFonts w:ascii="GHEA Grapalat" w:hAnsi="GHEA Grapalat" w:cs="Arial"/>
          <w:szCs w:val="20"/>
          <w:lang w:val="hy-AM"/>
        </w:rPr>
      </w:pPr>
      <w:r>
        <w:rPr>
          <w:rFonts w:cs="Arial" w:ascii="GHEA Grapalat" w:hAnsi="GHEA Grapalat"/>
          <w:szCs w:val="20"/>
          <w:lang w:val="hy-AM"/>
        </w:rPr>
        <w:t>Կլիմայի փոփոխության ազդեցությունը գնահատվել է 1961-2023 թթ. ժամանակահատվածի համար՝ օգտագործելով</w:t>
      </w:r>
      <w:r>
        <w:rPr>
          <w:rFonts w:eastAsia="MS Gothic" w:cs="MS Gothic" w:ascii="GHEA Grapalat" w:hAnsi="GHEA Grapalat"/>
          <w:szCs w:val="20"/>
          <w:lang w:val="hy-AM"/>
        </w:rPr>
        <w:t xml:space="preserve"> </w:t>
      </w:r>
      <w:r>
        <w:rPr>
          <w:rFonts w:cs="Arial" w:ascii="GHEA Grapalat" w:hAnsi="GHEA Grapalat"/>
          <w:szCs w:val="20"/>
          <w:lang w:val="hy-AM"/>
        </w:rPr>
        <w:t xml:space="preserve">Արարատյան ՋԿՏ-ում տեղակայված 6 օդերևութաբանական կայանների օդի միջին տարեկան ջերմաստիճանի և տեղումների քանակի տվյալները: Գծապատկեր 1 և 2-ը ցույց են տալիս, որ դիտվել է օդի ջերմաստիճանի աճ Արարատյան ՋԿՏ-ում: Միջին տարեկան ջերմաստիճանների աճի տեմպերը տատանվում են 0.2-ից մինչև 0.3 </w:t>
      </w:r>
      <w:r>
        <w:rPr>
          <w:rFonts w:cs="Cambria Math" w:ascii="Cambria Math" w:hAnsi="Cambria Math"/>
          <w:szCs w:val="20"/>
          <w:lang w:val="hy-AM"/>
        </w:rPr>
        <w:t>℃</w:t>
      </w:r>
      <w:r>
        <w:rPr>
          <w:rFonts w:cs="Arial" w:ascii="GHEA Grapalat" w:hAnsi="GHEA Grapalat"/>
          <w:szCs w:val="20"/>
          <w:lang w:val="hy-AM"/>
        </w:rPr>
        <w:t xml:space="preserve"> 10 տարում 1961-2023 թթ. Ժամանակահատվածում, իսկ վերջին տասնամյակներում՝ 2000-2023 թթ</w:t>
      </w:r>
      <w:bookmarkStart w:id="32" w:name="_Hlk171694495"/>
      <w:r>
        <w:rPr>
          <w:rFonts w:cs="Arial" w:ascii="GHEA Grapalat" w:hAnsi="GHEA Grapalat"/>
          <w:szCs w:val="20"/>
          <w:lang w:val="hy-AM"/>
        </w:rPr>
        <w:t>.</w:t>
      </w:r>
      <w:bookmarkEnd w:id="32"/>
      <w:r>
        <w:rPr>
          <w:rFonts w:cs="Arial" w:ascii="GHEA Grapalat" w:hAnsi="GHEA Grapalat"/>
          <w:szCs w:val="20"/>
          <w:lang w:val="hy-AM"/>
        </w:rPr>
        <w:t xml:space="preserve">, տաքացման տեմպերը 2-3 անգամ ուժգնացել են՝ կազմելով 0.6-ից մինչև 0.7 </w:t>
      </w:r>
      <w:r>
        <w:rPr>
          <w:rFonts w:eastAsia="MS Gothic" w:cs="Cambria Math" w:ascii="Cambria Math" w:hAnsi="Cambria Math"/>
          <w:szCs w:val="20"/>
          <w:lang w:val="hy-AM"/>
        </w:rPr>
        <w:t>℃</w:t>
      </w:r>
      <w:r>
        <w:rPr>
          <w:rFonts w:cs="Arial" w:ascii="GHEA Grapalat" w:hAnsi="GHEA Grapalat"/>
          <w:szCs w:val="20"/>
          <w:lang w:val="hy-AM"/>
        </w:rPr>
        <w:t xml:space="preserve"> 10 տարում: Ամենատաք երեք տարիները դիտվել են 2010-2023 թթ</w:t>
      </w:r>
      <w:r>
        <w:rPr>
          <w:rFonts w:cs="Cambria Math" w:ascii="Cambria Math" w:hAnsi="Cambria Math"/>
          <w:szCs w:val="20"/>
          <w:lang w:val="hy-AM"/>
        </w:rPr>
        <w:t>․</w:t>
      </w:r>
      <w:r>
        <w:rPr>
          <w:rFonts w:cs="Arial" w:ascii="GHEA Grapalat" w:hAnsi="GHEA Grapalat"/>
          <w:szCs w:val="20"/>
          <w:lang w:val="hy-AM"/>
        </w:rPr>
        <w:t xml:space="preserve"> ժամանակահատվածում կայանների մեծ մասում, որը ակնհայտորեն ցույց է տալիս վերջին տասնամյակներին դիտվող կլիմայի տաքացման ազդեցությունը Արարատյան ՋԿՏ-ում:</w:t>
      </w:r>
    </w:p>
    <w:p>
      <w:pPr>
        <w:pStyle w:val="Caption"/>
        <w:spacing w:before="120" w:after="0"/>
        <w:ind w:hanging="284" w:left="284"/>
        <w:jc w:val="center"/>
        <w:rPr>
          <w:rFonts w:ascii="GHEA Grapalat" w:hAnsi="GHEA Grapalat"/>
          <w:lang w:val="hy-AM"/>
        </w:rPr>
      </w:pPr>
      <w:bookmarkStart w:id="33" w:name="_Hlk171674829"/>
      <w:bookmarkEnd w:id="33"/>
      <w:r>
        <w:rPr/>
        <w:drawing>
          <wp:inline distT="0" distB="0" distL="0" distR="0">
            <wp:extent cx="5593080" cy="3291840"/>
            <wp:effectExtent l="0" t="0" r="0" b="0"/>
            <wp:docPr id="7" name="Chart 21"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Caption"/>
        <w:jc w:val="center"/>
        <w:rPr>
          <w:rFonts w:ascii="GHEA Grapalat" w:hAnsi="GHEA Grapalat" w:cs="Arial"/>
          <w:b w:val="false"/>
          <w:sz w:val="24"/>
          <w:lang w:val="hy-AM"/>
        </w:rPr>
      </w:pPr>
      <w:bookmarkStart w:id="34" w:name="_Toc180590487"/>
      <w:bookmarkStart w:id="35" w:name="_Ref180587534"/>
      <w:r>
        <w:rPr>
          <w:rFonts w:cs="Arial" w:ascii="GHEA Grapalat" w:hAnsi="GHEA Grapalat"/>
          <w:b w:val="false"/>
          <w:lang w:val="hy-AM"/>
        </w:rPr>
        <w:t xml:space="preserve">Գծապատկեր </w:t>
      </w:r>
      <w:r>
        <w:rPr>
          <w:rFonts w:cs="Arial" w:ascii="GHEA Grapalat" w:hAnsi="GHEA Grapalat"/>
          <w:b w:val="false"/>
          <w:lang w:val="hy-AM"/>
        </w:rPr>
        <w:fldChar w:fldCharType="begin"/>
      </w:r>
      <w:r>
        <w:rPr>
          <w:b w:val="false"/>
          <w:rFonts w:cs="Arial" w:ascii="GHEA Grapalat" w:hAnsi="GHEA Grapalat"/>
          <w:lang w:val="hy-AM"/>
        </w:rPr>
        <w:instrText xml:space="preserve"> SEQ Գծապատկեր \* ARABIC </w:instrText>
      </w:r>
      <w:r>
        <w:rPr>
          <w:b w:val="false"/>
          <w:rFonts w:cs="Arial" w:ascii="GHEA Grapalat" w:hAnsi="GHEA Grapalat"/>
          <w:lang w:val="hy-AM"/>
        </w:rPr>
        <w:fldChar w:fldCharType="separate"/>
      </w:r>
      <w:r>
        <w:rPr>
          <w:b w:val="false"/>
          <w:rFonts w:cs="Arial" w:ascii="GHEA Grapalat" w:hAnsi="GHEA Grapalat"/>
          <w:lang w:val="hy-AM"/>
        </w:rPr>
        <w:t>1</w:t>
      </w:r>
      <w:r>
        <w:rPr>
          <w:b w:val="false"/>
          <w:rFonts w:cs="Arial" w:ascii="GHEA Grapalat" w:hAnsi="GHEA Grapalat"/>
          <w:lang w:val="hy-AM"/>
        </w:rPr>
        <w:fldChar w:fldCharType="end"/>
      </w:r>
      <w:bookmarkEnd w:id="35"/>
      <w:r>
        <w:rPr>
          <w:rFonts w:cs="Cambria Math" w:ascii="Cambria Math" w:hAnsi="Cambria Math"/>
          <w:b w:val="false"/>
          <w:lang w:val="hy-AM"/>
        </w:rPr>
        <w:t>․</w:t>
      </w:r>
      <w:r>
        <w:rPr>
          <w:rFonts w:ascii="GHEA Grapalat" w:hAnsi="GHEA Grapalat"/>
          <w:b w:val="false"/>
          <w:lang w:val="hy-AM"/>
        </w:rPr>
        <w:t xml:space="preserve"> </w:t>
      </w:r>
      <w:r>
        <w:rPr>
          <w:rFonts w:cs="Arial" w:ascii="GHEA Grapalat" w:hAnsi="GHEA Grapalat"/>
          <w:b w:val="false"/>
          <w:lang w:val="hy-AM"/>
        </w:rPr>
        <w:t>Միջին տարեկան ջերմաստիճանները Որոտանի լեռնանցք, Անանուն լեռնանցք և Ջերմուկ օդերևութաբանական կայարաններում 1961-2023թթ. ժամանակահատվածում</w:t>
      </w:r>
      <w:bookmarkEnd w:id="34"/>
    </w:p>
    <w:p>
      <w:pPr>
        <w:pStyle w:val="Normal"/>
        <w:tabs>
          <w:tab w:val="clear" w:pos="720"/>
          <w:tab w:val="left" w:pos="1753" w:leader="none"/>
        </w:tabs>
        <w:spacing w:before="120" w:after="0"/>
        <w:jc w:val="left"/>
        <w:rPr>
          <w:rFonts w:ascii="GHEA Grapalat" w:hAnsi="GHEA Grapalat" w:cs="Arial"/>
          <w:bCs/>
          <w:iCs/>
          <w:sz w:val="24"/>
          <w:lang w:val="hy-AM"/>
        </w:rPr>
      </w:pPr>
      <w:r>
        <w:rPr>
          <w:rFonts w:cs="Arial" w:ascii="GHEA Grapalat" w:hAnsi="GHEA Grapalat"/>
          <w:bCs/>
          <w:iCs/>
          <w:sz w:val="24"/>
          <w:lang w:val="hy-AM"/>
        </w:rPr>
      </w:r>
    </w:p>
    <w:p>
      <w:pPr>
        <w:pStyle w:val="Normal"/>
        <w:tabs>
          <w:tab w:val="clear" w:pos="720"/>
          <w:tab w:val="left" w:pos="1753" w:leader="none"/>
        </w:tabs>
        <w:spacing w:before="120" w:after="0"/>
        <w:ind w:hanging="0"/>
        <w:jc w:val="center"/>
        <w:rPr>
          <w:rFonts w:ascii="GHEA Grapalat" w:hAnsi="GHEA Grapalat" w:cs="Arial"/>
          <w:bCs/>
          <w:iCs/>
          <w:sz w:val="24"/>
        </w:rPr>
      </w:pPr>
      <w:r>
        <w:rPr/>
        <w:drawing>
          <wp:inline distT="0" distB="0" distL="0" distR="0">
            <wp:extent cx="5722620" cy="3246120"/>
            <wp:effectExtent l="0" t="0" r="0" b="0"/>
            <wp:docPr id="8" name="Chart 20"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Normal"/>
        <w:tabs>
          <w:tab w:val="clear" w:pos="720"/>
          <w:tab w:val="left" w:pos="1753" w:leader="none"/>
        </w:tabs>
        <w:spacing w:before="120" w:after="0"/>
        <w:ind w:hanging="0"/>
        <w:jc w:val="center"/>
        <w:rPr>
          <w:rFonts w:ascii="GHEA Grapalat" w:hAnsi="GHEA Grapalat" w:eastAsia="Batang" w:cs="Times New Roman"/>
          <w:bCs/>
          <w:color w:themeColor="dark2" w:val="1F497D"/>
          <w:szCs w:val="20"/>
          <w:lang w:val="hy-AM" w:eastAsia="en-GB"/>
        </w:rPr>
      </w:pPr>
      <w:bookmarkStart w:id="36" w:name="_Toc180590488"/>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2</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Միջին տարեկան ջերմաստիճանները Ուրցաձոր, Արտաշատ և Արարատ օդերևութաբանական կայարաններում 1961-2023 թթ. ժամանակահատվածում</w:t>
      </w:r>
      <w:bookmarkEnd w:id="36"/>
    </w:p>
    <w:p>
      <w:pPr>
        <w:pStyle w:val="Normal"/>
        <w:tabs>
          <w:tab w:val="clear" w:pos="720"/>
          <w:tab w:val="left" w:pos="1753" w:leader="none"/>
        </w:tabs>
        <w:spacing w:before="120" w:after="0"/>
        <w:ind w:hanging="0"/>
        <w:rPr>
          <w:rFonts w:ascii="GHEA Grapalat" w:hAnsi="GHEA Grapalat" w:cs="Arial"/>
          <w:szCs w:val="20"/>
          <w:lang w:val="hy-AM"/>
        </w:rPr>
      </w:pPr>
      <w:r>
        <w:rPr>
          <w:rFonts w:cs="Arial" w:ascii="GHEA Grapalat" w:hAnsi="GHEA Grapalat"/>
          <w:szCs w:val="20"/>
          <w:lang w:val="hy-AM"/>
        </w:rPr>
        <w:t>Ջերմաստիճանի աճը ուղեկցվել է տեղումների քանակի նվազմամբ Արարատյան ՋԿՏ-ում 1961-2023 թթ. ժամանակահատվածում (Գծապատկեր 3 և 4): Արարատյան ՋԿՏ-ի օդերևութաբանական կայաններում տեղումների քանակը նվազել է տարբեր ինտենսիվությամբ 1961-2023 թթ. ժամանակահատվածում։ Որոտանի և Անանուն լեռնանցքներում տարեկան տեղումների քանակի նվազումը կազմել է 20-40 մմ 10 տարվա կտրվածքում։ Ավելի ցածրադիր կայաններում՝ Արարատ, Արտաշատ, Ուրցաձոր, տեղումները նվազել են 3-7 մմ 10 տարվա կտրվածքո</w:t>
      </w:r>
      <w:ins w:id="4" w:author="Alexander Arakelyan" w:date="2024-10-27T22:32:00Z">
        <w:r>
          <w:rPr>
            <w:rFonts w:cs="Arial" w:ascii="GHEA Grapalat" w:hAnsi="GHEA Grapalat"/>
            <w:szCs w:val="20"/>
            <w:lang w:val="hy-AM"/>
          </w:rPr>
          <w:t>ւմ</w:t>
        </w:r>
      </w:ins>
      <w:del w:id="5" w:author="Alexander Arakelyan" w:date="2024-10-27T22:32:00Z">
        <w:r>
          <w:rPr>
            <w:rFonts w:cs="Arial" w:ascii="GHEA Grapalat" w:hAnsi="GHEA Grapalat"/>
            <w:szCs w:val="20"/>
            <w:lang w:val="hy-AM"/>
          </w:rPr>
          <w:delText>վ</w:delText>
        </w:r>
      </w:del>
      <w:r>
        <w:rPr>
          <w:rFonts w:cs="Arial" w:ascii="GHEA Grapalat" w:hAnsi="GHEA Grapalat"/>
          <w:szCs w:val="20"/>
          <w:lang w:val="hy-AM"/>
        </w:rPr>
        <w:t xml:space="preserve">։    </w:t>
      </w:r>
    </w:p>
    <w:p>
      <w:pPr>
        <w:pStyle w:val="Normal"/>
        <w:tabs>
          <w:tab w:val="clear" w:pos="720"/>
          <w:tab w:val="left" w:pos="1753" w:leader="none"/>
        </w:tabs>
        <w:spacing w:before="120" w:after="0"/>
        <w:ind w:hanging="0"/>
        <w:rPr>
          <w:rFonts w:ascii="GHEA Grapalat" w:hAnsi="GHEA Grapalat" w:cs="Arial"/>
          <w:szCs w:val="20"/>
          <w:lang w:val="hy-AM"/>
        </w:rPr>
      </w:pPr>
      <w:r>
        <w:rPr>
          <w:rFonts w:cs="Arial" w:ascii="GHEA Grapalat" w:hAnsi="GHEA Grapalat"/>
          <w:szCs w:val="20"/>
          <w:lang w:val="hy-AM"/>
        </w:rPr>
        <w:t>Այսպիսով, կլիմայի տաքացումը, որը ուղեկցվում է տեղումների քանակի նվազմամբ, բացասաբար է անդրադառնում Արարատյան ՋԿՏ-ի ջրային ռեսուրսների վրա:</w:t>
      </w:r>
    </w:p>
    <w:p>
      <w:pPr>
        <w:pStyle w:val="Normal"/>
        <w:tabs>
          <w:tab w:val="clear" w:pos="720"/>
          <w:tab w:val="left" w:pos="1753" w:leader="none"/>
        </w:tabs>
        <w:spacing w:before="120" w:after="0"/>
        <w:jc w:val="left"/>
        <w:rPr>
          <w:rFonts w:ascii="GHEA Grapalat" w:hAnsi="GHEA Grapalat" w:cs="Arial"/>
          <w:bCs/>
          <w:iCs/>
          <w:sz w:val="24"/>
          <w:lang w:val="de-AT"/>
        </w:rPr>
      </w:pPr>
      <w:r>
        <w:rPr>
          <w:rFonts w:cs="Arial" w:ascii="GHEA Grapalat" w:hAnsi="GHEA Grapalat"/>
          <w:bCs/>
          <w:iCs/>
          <w:sz w:val="24"/>
          <w:lang w:val="de-AT"/>
        </w:rPr>
      </w:r>
    </w:p>
    <w:p>
      <w:pPr>
        <w:pStyle w:val="Normal"/>
        <w:tabs>
          <w:tab w:val="clear" w:pos="720"/>
          <w:tab w:val="left" w:pos="1753" w:leader="none"/>
        </w:tabs>
        <w:spacing w:before="120" w:after="0"/>
        <w:ind w:hanging="0"/>
        <w:jc w:val="center"/>
        <w:rPr>
          <w:rFonts w:ascii="GHEA Grapalat" w:hAnsi="GHEA Grapalat" w:cs="Arial"/>
          <w:sz w:val="24"/>
        </w:rPr>
      </w:pPr>
      <w:r>
        <w:rPr/>
        <w:drawing>
          <wp:inline distT="0" distB="0" distL="0" distR="0">
            <wp:extent cx="5768340" cy="3040380"/>
            <wp:effectExtent l="0" t="0" r="0" b="0"/>
            <wp:docPr id="9" name="Chart 19"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Normal"/>
        <w:tabs>
          <w:tab w:val="clear" w:pos="720"/>
          <w:tab w:val="left" w:pos="1753" w:leader="none"/>
        </w:tabs>
        <w:spacing w:before="120" w:after="0"/>
        <w:jc w:val="center"/>
        <w:rPr>
          <w:rFonts w:ascii="GHEA Grapalat" w:hAnsi="GHEA Grapalat" w:eastAsia="Batang" w:cs="Times New Roman"/>
          <w:bCs/>
          <w:color w:themeColor="dark2" w:val="1F497D"/>
          <w:szCs w:val="20"/>
          <w:lang w:val="hy-AM" w:eastAsia="en-GB"/>
        </w:rPr>
      </w:pPr>
      <w:bookmarkStart w:id="37" w:name="_Toc180590489"/>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3</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Տարեկան տեղումների քանակը Որոտանի լեռնանցք, Անանուն լեռնանցք և Ջերմուկ օդերևութաբանական կայարաններում 1961-2023 թթ. ժամանակահատվածում</w:t>
      </w:r>
      <w:bookmarkEnd w:id="37"/>
    </w:p>
    <w:p>
      <w:pPr>
        <w:pStyle w:val="Normal"/>
        <w:spacing w:before="120" w:after="0"/>
        <w:ind w:hanging="0"/>
        <w:jc w:val="center"/>
        <w:rPr>
          <w:rFonts w:ascii="GHEA Grapalat" w:hAnsi="GHEA Grapalat" w:cs="Arial"/>
          <w:sz w:val="24"/>
          <w:lang w:val="hy-AM"/>
        </w:rPr>
      </w:pPr>
      <w:r>
        <w:rPr/>
        <w:drawing>
          <wp:inline distT="0" distB="0" distL="0" distR="0">
            <wp:extent cx="5699760" cy="2941320"/>
            <wp:effectExtent l="0" t="0" r="0" b="0"/>
            <wp:docPr id="10" name="Chart 18"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tabs>
          <w:tab w:val="clear" w:pos="720"/>
          <w:tab w:val="left" w:pos="1753" w:leader="none"/>
        </w:tabs>
        <w:spacing w:before="120" w:after="0"/>
        <w:jc w:val="center"/>
        <w:rPr>
          <w:rFonts w:ascii="GHEA Grapalat" w:hAnsi="GHEA Grapalat" w:eastAsia="Batang" w:cs="Times New Roman"/>
          <w:bCs/>
          <w:color w:themeColor="dark2" w:val="1F497D"/>
          <w:szCs w:val="20"/>
          <w:lang w:val="hy-AM" w:eastAsia="en-GB"/>
        </w:rPr>
      </w:pPr>
      <w:bookmarkStart w:id="38" w:name="_Toc180590490"/>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4</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Տարեկան տեղումների քանակը Ուրցաձոր, Արտաշատ և Արարատ օդերևութաբանական կայարաններում 1961-2023 թթ. ժամանակահատվածում</w:t>
      </w:r>
      <w:bookmarkEnd w:id="38"/>
    </w:p>
    <w:p>
      <w:pPr>
        <w:pStyle w:val="Normal"/>
        <w:tabs>
          <w:tab w:val="clear" w:pos="720"/>
          <w:tab w:val="left" w:pos="1753" w:leader="none"/>
        </w:tabs>
        <w:spacing w:before="120" w:after="0"/>
        <w:jc w:val="center"/>
        <w:rPr>
          <w:rFonts w:ascii="GHEA Grapalat" w:hAnsi="GHEA Grapalat" w:cs="Arial"/>
          <w:bCs/>
          <w:iCs/>
          <w:sz w:val="24"/>
          <w:lang w:val="hy-AM"/>
        </w:rPr>
      </w:pPr>
      <w:r>
        <w:rPr>
          <w:rFonts w:cs="Arial" w:ascii="GHEA Grapalat" w:hAnsi="GHEA Grapalat"/>
          <w:bCs/>
          <w:iCs/>
          <w:sz w:val="24"/>
          <w:lang w:val="hy-AM"/>
        </w:rPr>
      </w:r>
    </w:p>
    <w:p>
      <w:pPr>
        <w:pStyle w:val="Heading2"/>
        <w:numPr>
          <w:ilvl w:val="1"/>
          <w:numId w:val="25"/>
        </w:numPr>
        <w:spacing w:before="120" w:after="0"/>
        <w:rPr>
          <w:rFonts w:ascii="GHEA Grapalat" w:hAnsi="GHEA Grapalat" w:cs="Arial"/>
          <w:sz w:val="24"/>
          <w:szCs w:val="24"/>
          <w:lang w:val="hy-AM"/>
        </w:rPr>
      </w:pPr>
      <w:bookmarkStart w:id="39" w:name="_Toc180589660"/>
      <w:r>
        <w:rPr>
          <w:rFonts w:cs="Arial" w:ascii="GHEA Grapalat" w:hAnsi="GHEA Grapalat"/>
          <w:sz w:val="24"/>
          <w:szCs w:val="24"/>
          <w:lang w:val="hy-AM"/>
        </w:rPr>
        <w:t>Ջրավազանի մակերևութային հոսքի վրա կլիմայի փոփոխության ազդեցություն</w:t>
      </w:r>
      <w:bookmarkEnd w:id="39"/>
    </w:p>
    <w:p>
      <w:pPr>
        <w:pStyle w:val="Normal"/>
        <w:spacing w:before="120" w:after="0"/>
        <w:ind w:hanging="0"/>
        <w:rPr>
          <w:rFonts w:ascii="GHEA Grapalat" w:hAnsi="GHEA Grapalat" w:cs="Arial"/>
          <w:bCs/>
          <w:szCs w:val="20"/>
          <w:lang w:val="hy-AM"/>
        </w:rPr>
      </w:pPr>
      <w:r>
        <w:rPr>
          <w:rFonts w:cs="Arial" w:ascii="GHEA Grapalat" w:hAnsi="GHEA Grapalat"/>
          <w:bCs/>
          <w:szCs w:val="20"/>
          <w:lang w:val="hy-AM"/>
        </w:rPr>
        <w:t>Արարատյան ՋԿՏ</w:t>
      </w:r>
      <w:r>
        <w:rPr>
          <w:rFonts w:cs="Arial" w:ascii="GHEA Grapalat" w:hAnsi="GHEA Grapalat"/>
          <w:bCs/>
          <w:szCs w:val="20"/>
          <w:lang w:val="de-AT"/>
        </w:rPr>
        <w:t>-</w:t>
      </w:r>
      <w:r>
        <w:rPr>
          <w:rFonts w:cs="Arial" w:ascii="GHEA Grapalat" w:hAnsi="GHEA Grapalat"/>
          <w:bCs/>
          <w:szCs w:val="20"/>
          <w:lang w:val="hy-AM"/>
        </w:rPr>
        <w:t>ի</w:t>
      </w:r>
      <w:r>
        <w:rPr>
          <w:rFonts w:cs="Arial" w:ascii="GHEA Grapalat" w:hAnsi="GHEA Grapalat"/>
          <w:bCs/>
          <w:szCs w:val="20"/>
          <w:lang w:val="de-AT"/>
        </w:rPr>
        <w:t xml:space="preserve"> </w:t>
      </w:r>
      <w:r>
        <w:rPr>
          <w:rFonts w:cs="Arial" w:ascii="GHEA Grapalat" w:hAnsi="GHEA Grapalat"/>
          <w:bCs/>
          <w:szCs w:val="20"/>
          <w:lang w:val="hy-AM"/>
        </w:rPr>
        <w:t>գետային</w:t>
      </w:r>
      <w:r>
        <w:rPr>
          <w:rFonts w:cs="Arial" w:ascii="GHEA Grapalat" w:hAnsi="GHEA Grapalat"/>
          <w:bCs/>
          <w:szCs w:val="20"/>
          <w:lang w:val="de-AT"/>
        </w:rPr>
        <w:t xml:space="preserve"> </w:t>
      </w:r>
      <w:r>
        <w:rPr>
          <w:rFonts w:cs="Arial" w:ascii="GHEA Grapalat" w:hAnsi="GHEA Grapalat"/>
          <w:bCs/>
          <w:szCs w:val="20"/>
          <w:lang w:val="hy-AM"/>
        </w:rPr>
        <w:t>հոսքի</w:t>
      </w:r>
      <w:r>
        <w:rPr>
          <w:rFonts w:cs="Arial" w:ascii="GHEA Grapalat" w:hAnsi="GHEA Grapalat"/>
          <w:bCs/>
          <w:szCs w:val="20"/>
          <w:lang w:val="de-AT"/>
        </w:rPr>
        <w:t xml:space="preserve"> </w:t>
      </w:r>
      <w:r>
        <w:rPr>
          <w:rFonts w:cs="Arial" w:ascii="GHEA Grapalat" w:hAnsi="GHEA Grapalat"/>
          <w:bCs/>
          <w:szCs w:val="20"/>
          <w:lang w:val="hy-AM"/>
        </w:rPr>
        <w:t>կրած</w:t>
      </w:r>
      <w:r>
        <w:rPr>
          <w:rFonts w:cs="Arial" w:ascii="GHEA Grapalat" w:hAnsi="GHEA Grapalat"/>
          <w:bCs/>
          <w:szCs w:val="20"/>
          <w:lang w:val="de-AT"/>
        </w:rPr>
        <w:t xml:space="preserve"> </w:t>
      </w:r>
      <w:r>
        <w:rPr>
          <w:rFonts w:cs="Arial" w:ascii="GHEA Grapalat" w:hAnsi="GHEA Grapalat"/>
          <w:bCs/>
          <w:szCs w:val="20"/>
          <w:lang w:val="hy-AM"/>
        </w:rPr>
        <w:t>փոփոխությունները</w:t>
      </w:r>
      <w:r>
        <w:rPr>
          <w:rFonts w:cs="Arial" w:ascii="GHEA Grapalat" w:hAnsi="GHEA Grapalat"/>
          <w:bCs/>
          <w:szCs w:val="20"/>
          <w:lang w:val="de-AT"/>
        </w:rPr>
        <w:t xml:space="preserve"> </w:t>
      </w:r>
      <w:r>
        <w:rPr>
          <w:rFonts w:cs="Arial" w:ascii="GHEA Grapalat" w:hAnsi="GHEA Grapalat"/>
          <w:bCs/>
          <w:szCs w:val="20"/>
          <w:lang w:val="hy-AM"/>
        </w:rPr>
        <w:t>ցույց են տալիս, որ 1961-2023 թթ</w:t>
      </w:r>
      <w:r>
        <w:rPr>
          <w:rFonts w:cs="Cambria Math" w:ascii="Cambria Math" w:hAnsi="Cambria Math"/>
          <w:bCs/>
          <w:szCs w:val="20"/>
          <w:lang w:val="hy-AM"/>
        </w:rPr>
        <w:t>․</w:t>
      </w:r>
      <w:r>
        <w:rPr>
          <w:rFonts w:cs="Arial" w:ascii="GHEA Grapalat" w:hAnsi="GHEA Grapalat"/>
          <w:bCs/>
          <w:szCs w:val="20"/>
          <w:lang w:val="hy-AM"/>
        </w:rPr>
        <w:t xml:space="preserve"> ժամանակահատվածում դիտվել է և հոսքի նվազում, և աճ ըստ տարբեր ջրաբանական դիտակետերի բազմամյա տվյալների՝ Գծապատկերներ 5-7։ Պետք է նշել, որ հոսքի միջտարեկան փոփոխականությունը զգալի է գրեթե բոլոր դիտակետերում։ Արփա գետի ստորին հոսանքներում՝ Արփա-Եղեգնաձոր և Արփա-Արենի դիտակետերում, տարեկան հոսքի բազմամյա փոփոխությունը աննշան է, այնինչ գետի վերին հոսանքներում՝ Արփա-Ջերմուկ դիտակետում դիտվել է հոսքի նվազում, որի միջին տեմպը կազմել է 28 մմ 10 տարում։ Գետի հոսքը նվազել է նաև Ազատ-Գառնի և Վեդի-Ուրցաձոր դիտակետերում միջինը 7-16 մմ-ով 10 տարվա կտրվածքով։ Հակառակ պատկերն է Եղեգիս-Շատին, Սալիգետ-Շատին և Եղեգիս-Հերմոն դիտակետերում, որտեղ դիտվել է գետի հոսքի ավելացում՝ միջինը 7-20 մմ-ով 10 տարվա կտրվածքով։    </w:t>
      </w:r>
    </w:p>
    <w:p>
      <w:pPr>
        <w:pStyle w:val="Normal"/>
        <w:spacing w:before="120" w:after="0"/>
        <w:ind w:hanging="0"/>
        <w:jc w:val="center"/>
        <w:rPr>
          <w:rFonts w:ascii="GHEA Grapalat" w:hAnsi="GHEA Grapalat" w:cs="Arial"/>
          <w:sz w:val="24"/>
        </w:rPr>
      </w:pPr>
      <w:r>
        <w:rPr/>
        <w:drawing>
          <wp:inline distT="0" distB="0" distL="0" distR="0">
            <wp:extent cx="5814060" cy="2988945"/>
            <wp:effectExtent l="0" t="0" r="0" b="0"/>
            <wp:docPr id="11" name="Chart 17"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Normal"/>
        <w:tabs>
          <w:tab w:val="clear" w:pos="720"/>
          <w:tab w:val="left" w:pos="1753" w:leader="none"/>
        </w:tabs>
        <w:spacing w:before="120" w:after="0"/>
        <w:ind w:hanging="0"/>
        <w:jc w:val="center"/>
        <w:rPr>
          <w:rFonts w:ascii="GHEA Grapalat" w:hAnsi="GHEA Grapalat" w:eastAsia="Batang" w:cs="Times New Roman"/>
          <w:bCs/>
          <w:color w:themeColor="dark2" w:val="1F497D"/>
          <w:szCs w:val="20"/>
          <w:lang w:val="hy-AM" w:eastAsia="en-GB"/>
        </w:rPr>
      </w:pPr>
      <w:bookmarkStart w:id="40" w:name="_Toc180590491"/>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5</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Տարեկան հոսքի շերտի բարձրությունը Վեդի-Ուրցաձոր, Վայք-Զառիթափ և Արփա-Եղեգնաձոր դիտակետերում 1961-2023 թթ. Ժամանակահատվածում</w:t>
      </w:r>
      <w:bookmarkEnd w:id="40"/>
    </w:p>
    <w:p>
      <w:pPr>
        <w:pStyle w:val="Normal"/>
        <w:tabs>
          <w:tab w:val="clear" w:pos="720"/>
          <w:tab w:val="left" w:pos="1753" w:leader="none"/>
        </w:tabs>
        <w:spacing w:before="120" w:after="0"/>
        <w:ind w:hanging="0"/>
        <w:jc w:val="center"/>
        <w:rPr>
          <w:rFonts w:ascii="GHEA Grapalat" w:hAnsi="GHEA Grapalat" w:eastAsia="Batang" w:cs="Times New Roman"/>
          <w:bCs/>
          <w:color w:themeColor="dark2" w:val="1F497D"/>
          <w:szCs w:val="20"/>
          <w:lang w:val="hy-AM" w:eastAsia="en-GB"/>
        </w:rPr>
      </w:pPr>
      <w:r>
        <w:rPr>
          <w:rFonts w:eastAsia="Batang" w:cs="Times New Roman" w:ascii="GHEA Grapalat" w:hAnsi="GHEA Grapalat"/>
          <w:bCs/>
          <w:color w:themeColor="dark2" w:val="1F497D"/>
          <w:szCs w:val="20"/>
          <w:lang w:val="hy-AM" w:eastAsia="en-GB"/>
        </w:rPr>
      </w:r>
    </w:p>
    <w:p>
      <w:pPr>
        <w:pStyle w:val="Normal"/>
        <w:spacing w:before="120" w:after="0"/>
        <w:ind w:hanging="0"/>
        <w:jc w:val="center"/>
        <w:rPr>
          <w:rFonts w:ascii="GHEA Grapalat" w:hAnsi="GHEA Grapalat" w:cs="Arial"/>
          <w:sz w:val="24"/>
        </w:rPr>
      </w:pPr>
      <w:commentRangeStart w:id="5"/>
      <w:r>
        <w:rPr/>
        <w:drawing>
          <wp:inline distT="0" distB="0" distL="0" distR="0">
            <wp:extent cx="5722620" cy="2978785"/>
            <wp:effectExtent l="0" t="0" r="0" b="0"/>
            <wp:docPr id="12" name="Chart 16"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5"/>
      <w:r>
        <w:commentReference w:id="5"/>
      </w:r>
      <w:r>
        <w:rPr/>
      </w:r>
    </w:p>
    <w:p>
      <w:pPr>
        <w:pStyle w:val="Normal"/>
        <w:tabs>
          <w:tab w:val="clear" w:pos="720"/>
          <w:tab w:val="left" w:pos="1753" w:leader="none"/>
        </w:tabs>
        <w:spacing w:before="120" w:after="0"/>
        <w:ind w:hanging="0"/>
        <w:jc w:val="center"/>
        <w:rPr>
          <w:rFonts w:ascii="GHEA Grapalat" w:hAnsi="GHEA Grapalat" w:eastAsia="Batang" w:cs="Times New Roman"/>
          <w:bCs/>
          <w:color w:themeColor="dark2" w:val="1F497D"/>
          <w:szCs w:val="20"/>
          <w:lang w:val="hy-AM" w:eastAsia="en-GB"/>
        </w:rPr>
      </w:pPr>
      <w:bookmarkStart w:id="41" w:name="_Toc180590492"/>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6</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Տարեկան հոսքի շերտի բարձրությունը Սելիմագետ-Շատին, Արփա-Արենի, Ազատ-Գառնի և Եղեգիս-Շատին դիտակետերում 1961-2023 թթ. Ժամանակահատվածում</w:t>
      </w:r>
      <w:bookmarkEnd w:id="41"/>
    </w:p>
    <w:p>
      <w:pPr>
        <w:pStyle w:val="Normal"/>
        <w:spacing w:before="120" w:after="0"/>
        <w:ind w:hanging="0"/>
        <w:jc w:val="center"/>
        <w:rPr>
          <w:rFonts w:ascii="GHEA Grapalat" w:hAnsi="GHEA Grapalat" w:cs="Arial"/>
          <w:sz w:val="24"/>
        </w:rPr>
      </w:pPr>
      <w:r>
        <w:rPr/>
        <w:drawing>
          <wp:inline distT="0" distB="0" distL="0" distR="0">
            <wp:extent cx="5737860" cy="3185795"/>
            <wp:effectExtent l="0" t="0" r="0" b="0"/>
            <wp:docPr id="13" name="Chart 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Normal"/>
        <w:tabs>
          <w:tab w:val="clear" w:pos="720"/>
          <w:tab w:val="left" w:pos="1753" w:leader="none"/>
        </w:tabs>
        <w:spacing w:before="120" w:after="0"/>
        <w:ind w:hanging="0"/>
        <w:jc w:val="center"/>
        <w:rPr>
          <w:rFonts w:ascii="GHEA Grapalat" w:hAnsi="GHEA Grapalat" w:eastAsia="Batang" w:cs="Times New Roman"/>
          <w:bCs/>
          <w:color w:themeColor="dark2" w:val="1F497D"/>
          <w:szCs w:val="20"/>
          <w:lang w:val="hy-AM" w:eastAsia="en-GB"/>
        </w:rPr>
      </w:pPr>
      <w:bookmarkStart w:id="42" w:name="_Toc180590493"/>
      <w:r>
        <w:rPr>
          <w:rFonts w:eastAsia="Batang" w:cs="Times New Roman" w:ascii="GHEA Grapalat" w:hAnsi="GHEA Grapalat"/>
          <w:bCs/>
          <w:color w:themeColor="dark2" w:val="1F497D"/>
          <w:szCs w:val="20"/>
          <w:lang w:val="hy-AM" w:eastAsia="en-GB"/>
        </w:rPr>
        <w:t xml:space="preserve">Գծապատկեր </w:t>
      </w:r>
      <w:r>
        <w:rPr>
          <w:rFonts w:eastAsia="Batang" w:cs="Times New Roman" w:ascii="GHEA Grapalat" w:hAnsi="GHEA Grapalat"/>
          <w:bCs/>
          <w:color w:themeColor="dark2" w:val="1F497D"/>
          <w:szCs w:val="20"/>
          <w:lang w:val="hy-AM" w:eastAsia="en-GB"/>
        </w:rPr>
        <w:fldChar w:fldCharType="begin"/>
      </w:r>
      <w:r>
        <w:rPr>
          <w:szCs w:val="20"/>
          <w:bCs/>
          <w:rFonts w:eastAsia="Batang" w:cs="Times New Roman" w:ascii="GHEA Grapalat" w:hAnsi="GHEA Grapalat"/>
          <w:color w:themeColor="dark2" w:val="1F497D"/>
          <w:lang w:val="hy-AM" w:eastAsia="en-GB"/>
        </w:rPr>
        <w:instrText xml:space="preserve"> SEQ Գծապատկեր \* ARABIC </w:instrText>
      </w:r>
      <w:r>
        <w:rPr>
          <w:szCs w:val="20"/>
          <w:bCs/>
          <w:rFonts w:eastAsia="Batang" w:cs="Times New Roman" w:ascii="GHEA Grapalat" w:hAnsi="GHEA Grapalat"/>
          <w:color w:themeColor="dark2" w:val="1F497D"/>
          <w:lang w:val="hy-AM" w:eastAsia="en-GB"/>
        </w:rPr>
        <w:fldChar w:fldCharType="separate"/>
      </w:r>
      <w:r>
        <w:rPr>
          <w:szCs w:val="20"/>
          <w:bCs/>
          <w:rFonts w:eastAsia="Batang" w:cs="Times New Roman" w:ascii="GHEA Grapalat" w:hAnsi="GHEA Grapalat"/>
          <w:color w:themeColor="dark2" w:val="1F497D"/>
          <w:lang w:val="hy-AM" w:eastAsia="en-GB"/>
        </w:rPr>
        <w:t>7</w:t>
      </w:r>
      <w:r>
        <w:rPr>
          <w:szCs w:val="20"/>
          <w:bCs/>
          <w:rFonts w:eastAsia="Batang" w:cs="Times New Roman" w:ascii="GHEA Grapalat" w:hAnsi="GHEA Grapalat"/>
          <w:color w:themeColor="dark2" w:val="1F497D"/>
          <w:lang w:val="hy-AM" w:eastAsia="en-GB"/>
        </w:rPr>
        <w:fldChar w:fldCharType="end"/>
      </w:r>
      <w:r>
        <w:rPr>
          <w:rFonts w:eastAsia="Batang" w:cs="Cambria Math" w:ascii="Cambria Math" w:hAnsi="Cambria Math"/>
          <w:bCs/>
          <w:color w:themeColor="dark2" w:val="1F497D"/>
          <w:szCs w:val="20"/>
          <w:lang w:val="hy-AM" w:eastAsia="en-GB"/>
        </w:rPr>
        <w:t>․</w:t>
      </w:r>
      <w:r>
        <w:rPr>
          <w:rFonts w:ascii="GHEA Grapalat" w:hAnsi="GHEA Grapalat"/>
          <w:lang w:val="hy-AM"/>
        </w:rPr>
        <w:t xml:space="preserve"> </w:t>
      </w:r>
      <w:r>
        <w:rPr>
          <w:rFonts w:eastAsia="Batang" w:cs="Times New Roman" w:ascii="GHEA Grapalat" w:hAnsi="GHEA Grapalat"/>
          <w:bCs/>
          <w:color w:themeColor="dark2" w:val="1F497D"/>
          <w:szCs w:val="20"/>
          <w:lang w:val="hy-AM" w:eastAsia="en-GB"/>
        </w:rPr>
        <w:t>Տարեկան հոսքի շերտի բարձրությունը Արփա-Ջերմուկ, Եղեգիս-Հերմոն և Արտաբուն-Արտաբույնք դիտակետերում 1961-2023 թթ. ժամանակահատվածում</w:t>
      </w:r>
      <w:bookmarkEnd w:id="42"/>
    </w:p>
    <w:p>
      <w:pPr>
        <w:pStyle w:val="Normal"/>
        <w:spacing w:before="120" w:after="0"/>
        <w:ind w:hanging="0"/>
        <w:rPr>
          <w:rFonts w:ascii="GHEA Grapalat" w:hAnsi="GHEA Grapalat" w:cs="Arial"/>
          <w:szCs w:val="20"/>
          <w:lang w:val="hy-AM"/>
        </w:rPr>
      </w:pPr>
      <w:r>
        <w:rPr>
          <w:rFonts w:cs="Arial" w:ascii="GHEA Grapalat" w:hAnsi="GHEA Grapalat"/>
          <w:szCs w:val="20"/>
          <w:lang w:val="hy-AM"/>
        </w:rPr>
      </w:r>
    </w:p>
    <w:p>
      <w:pPr>
        <w:pStyle w:val="Normal"/>
        <w:spacing w:before="120" w:after="0"/>
        <w:ind w:hanging="0"/>
        <w:rPr>
          <w:rFonts w:ascii="GHEA Grapalat" w:hAnsi="GHEA Grapalat" w:cs="Arial"/>
          <w:szCs w:val="20"/>
          <w:lang w:val="hy-AM"/>
        </w:rPr>
      </w:pPr>
      <w:r>
        <w:rPr>
          <w:rFonts w:cs="Arial" w:ascii="GHEA Grapalat" w:hAnsi="GHEA Grapalat"/>
          <w:szCs w:val="20"/>
          <w:lang w:val="hy-AM"/>
        </w:rPr>
        <w:t xml:space="preserve">Մակերևութային հոսքի փոփոխությունների կանխատեսումները արվել են մինչև 21-րդ դարի վերջ Արարատյան ՋԿՏ-ի համար՝ օգտագործելով կլիմայի փոփոխության սցենարները՝ համաձայն Հայաստանի Կլիմայի փոփոխության երրորդ և չորրորդ Ազգային Հաղորդագրությունների: Կառուցվել են բազմագործոն կոռելյացիոն կապեր Արարատյան ՋԿՏ-ի հիդրոլոգիական դիտակետերի տարեկան գետային հոսքի և առավել համապատասխան օդերևութաբանական կայանների միջին տարեկան ջերմաստիճանի և տեղումների քանակի միջև։ Կիրառվել են CCSM4 գլոբալ և METRAS տարածաշրջանային կլիմայական մոդելները Հայաստանում ջերմաստիճանի և տեղումների կանխատեսումների համար ըստ RCP6.0 և RCP8.5 սցենարների (Աղյուսակ 1 և 2): </w:t>
      </w:r>
    </w:p>
    <w:p>
      <w:pPr>
        <w:pStyle w:val="Caption"/>
        <w:rPr>
          <w:rFonts w:ascii="GHEA Grapalat" w:hAnsi="GHEA Grapalat"/>
          <w:b w:val="false"/>
          <w:bCs w:val="false"/>
          <w:lang w:val="hy-AM"/>
        </w:rPr>
      </w:pPr>
      <w:bookmarkStart w:id="43" w:name="_Toc152446712"/>
      <w:bookmarkStart w:id="44" w:name="_Toc180590460"/>
      <w:bookmarkStart w:id="45" w:name="_Toc155461652"/>
      <w:bookmarkStart w:id="46" w:name="_Toc170860743"/>
      <w:r>
        <w:rPr>
          <w:rFonts w:ascii="GHEA Grapalat" w:hAnsi="GHEA Grapalat"/>
          <w:lang w:val="hy-AM"/>
        </w:rPr>
        <w:t xml:space="preserve">Աղյուսակ </w:t>
      </w:r>
      <w:r>
        <w:rPr>
          <w:rFonts w:ascii="GHEA Grapalat" w:hAnsi="GHEA Grapalat"/>
          <w:lang w:val="hy-AM"/>
        </w:rPr>
        <w:fldChar w:fldCharType="begin"/>
      </w:r>
      <w:r>
        <w:rPr>
          <w:rFonts w:ascii="GHEA Grapalat" w:hAnsi="GHEA Grapalat"/>
          <w:lang w:val="hy-AM"/>
        </w:rPr>
        <w:instrText xml:space="preserve"> SEQ Աղյուսակ \* ARABIC </w:instrText>
      </w:r>
      <w:r>
        <w:rPr>
          <w:rFonts w:ascii="GHEA Grapalat" w:hAnsi="GHEA Grapalat"/>
          <w:lang w:val="hy-AM"/>
        </w:rPr>
        <w:fldChar w:fldCharType="separate"/>
      </w:r>
      <w:r>
        <w:rPr>
          <w:rFonts w:ascii="GHEA Grapalat" w:hAnsi="GHEA Grapalat"/>
          <w:lang w:val="hy-AM"/>
        </w:rPr>
        <w:t>1</w:t>
      </w:r>
      <w:r>
        <w:rPr>
          <w:rFonts w:ascii="GHEA Grapalat" w:hAnsi="GHEA Grapalat"/>
          <w:lang w:val="hy-AM"/>
        </w:rPr>
        <w:fldChar w:fldCharType="end"/>
      </w:r>
      <w:r>
        <w:rPr>
          <w:rFonts w:ascii="GHEA Grapalat" w:hAnsi="GHEA Grapalat"/>
          <w:lang w:val="hy-AM"/>
        </w:rPr>
        <w:t>. Հայաստանում միջին տարեկան ջերմաստիճանի և տեղումների քանակի կանխատեսվող փոփոխությունները 1961-1990 թթ. Ժամանակահատվածի համեմատ՝ ըստ CCSM4 մոդելի RCP 6.0 և RCP 8.5 սցենարների</w:t>
      </w:r>
      <w:bookmarkEnd w:id="43"/>
      <w:bookmarkEnd w:id="44"/>
      <w:bookmarkEnd w:id="45"/>
      <w:bookmarkEnd w:id="46"/>
    </w:p>
    <w:tbl>
      <w:tblPr>
        <w:tblW w:w="9069" w:type="dxa"/>
        <w:jc w:val="left"/>
        <w:tblInd w:w="0" w:type="dxa"/>
        <w:tblLayout w:type="fixed"/>
        <w:tblCellMar>
          <w:top w:w="0" w:type="dxa"/>
          <w:left w:w="108" w:type="dxa"/>
          <w:bottom w:w="0" w:type="dxa"/>
          <w:right w:w="108" w:type="dxa"/>
        </w:tblCellMar>
      </w:tblPr>
      <w:tblGrid>
        <w:gridCol w:w="2122"/>
        <w:gridCol w:w="1093"/>
        <w:gridCol w:w="1101"/>
        <w:gridCol w:w="1094"/>
        <w:gridCol w:w="1247"/>
        <w:gridCol w:w="1139"/>
        <w:gridCol w:w="1273"/>
      </w:tblGrid>
      <w:tr>
        <w:trPr/>
        <w:tc>
          <w:tcPr>
            <w:tcW w:w="2122"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rPr>
                <w:rFonts w:ascii="GHEA Grapalat" w:hAnsi="GHEA Grapalat" w:cs="Arial"/>
                <w:b/>
                <w:bCs/>
                <w:sz w:val="20"/>
                <w:szCs w:val="18"/>
                <w:lang w:val="en-AU"/>
              </w:rPr>
            </w:pPr>
            <w:r>
              <w:rPr>
                <w:rFonts w:cs="Arial" w:ascii="GHEA Grapalat" w:hAnsi="GHEA Grapalat"/>
                <w:b/>
                <w:bCs/>
                <w:sz w:val="20"/>
                <w:szCs w:val="18"/>
                <w:lang w:val="en-AU"/>
              </w:rPr>
              <w:t>Կլիմայական բնութագրիչ</w:t>
            </w:r>
          </w:p>
        </w:tc>
        <w:tc>
          <w:tcPr>
            <w:tcW w:w="2194"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lang w:val="de-AT"/>
              </w:rPr>
            </w:pPr>
            <w:r>
              <w:rPr>
                <w:rFonts w:cs="Arial" w:ascii="GHEA Grapalat" w:hAnsi="GHEA Grapalat"/>
                <w:b/>
                <w:bCs/>
                <w:sz w:val="20"/>
                <w:szCs w:val="18"/>
              </w:rPr>
              <w:t>2011-2040</w:t>
            </w:r>
          </w:p>
        </w:tc>
        <w:tc>
          <w:tcPr>
            <w:tcW w:w="2341"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2041-2070</w:t>
            </w:r>
          </w:p>
        </w:tc>
        <w:tc>
          <w:tcPr>
            <w:tcW w:w="2412"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2071-2100</w:t>
            </w:r>
          </w:p>
        </w:tc>
      </w:tr>
      <w:tr>
        <w:trPr/>
        <w:tc>
          <w:tcPr>
            <w:tcW w:w="212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093"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RCP6.0</w:t>
            </w:r>
          </w:p>
        </w:tc>
        <w:tc>
          <w:tcPr>
            <w:tcW w:w="1101"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RCP8.5</w:t>
            </w:r>
          </w:p>
        </w:tc>
        <w:tc>
          <w:tcPr>
            <w:tcW w:w="1094"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RCP6.0</w:t>
            </w:r>
          </w:p>
        </w:tc>
        <w:tc>
          <w:tcPr>
            <w:tcW w:w="124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RCP8.5</w:t>
            </w:r>
          </w:p>
        </w:tc>
        <w:tc>
          <w:tcPr>
            <w:tcW w:w="1139"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RCP6.0</w:t>
            </w:r>
          </w:p>
        </w:tc>
        <w:tc>
          <w:tcPr>
            <w:tcW w:w="1273"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jc w:val="center"/>
              <w:rPr>
                <w:rFonts w:ascii="GHEA Grapalat" w:hAnsi="GHEA Grapalat" w:cs="Arial"/>
                <w:b/>
                <w:bCs/>
                <w:sz w:val="20"/>
                <w:szCs w:val="18"/>
              </w:rPr>
            </w:pPr>
            <w:r>
              <w:rPr>
                <w:rFonts w:cs="Arial" w:ascii="GHEA Grapalat" w:hAnsi="GHEA Grapalat"/>
                <w:b/>
                <w:bCs/>
                <w:sz w:val="20"/>
                <w:szCs w:val="18"/>
              </w:rPr>
              <w:t>RCP8.5</w:t>
            </w:r>
          </w:p>
        </w:tc>
      </w:tr>
      <w:tr>
        <w:trPr>
          <w:trHeight w:val="367" w:hRule="atLeast"/>
        </w:trPr>
        <w:tc>
          <w:tcPr>
            <w:tcW w:w="2122"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Ջերմաստիճան, °C</w:t>
            </w:r>
          </w:p>
        </w:tc>
        <w:tc>
          <w:tcPr>
            <w:tcW w:w="1093"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+1.3</w:t>
            </w:r>
          </w:p>
        </w:tc>
        <w:tc>
          <w:tcPr>
            <w:tcW w:w="1101"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+1.7</w:t>
            </w:r>
          </w:p>
        </w:tc>
        <w:tc>
          <w:tcPr>
            <w:tcW w:w="1094"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+2.6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+3.2</w:t>
            </w:r>
          </w:p>
        </w:tc>
        <w:tc>
          <w:tcPr>
            <w:tcW w:w="1139"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+3.3</w:t>
            </w:r>
          </w:p>
        </w:tc>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rPr>
              <w:t>+4.7</w:t>
            </w:r>
          </w:p>
        </w:tc>
      </w:tr>
      <w:tr>
        <w:trPr>
          <w:trHeight w:val="307" w:hRule="atLeast"/>
        </w:trPr>
        <w:tc>
          <w:tcPr>
            <w:tcW w:w="2122"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lang w:val="en-AU"/>
              </w:rPr>
              <w:t>Տեղումներ</w:t>
            </w:r>
            <w:r>
              <w:rPr>
                <w:rFonts w:cs="Arial" w:ascii="GHEA Grapalat" w:hAnsi="GHEA Grapalat"/>
                <w:sz w:val="20"/>
                <w:szCs w:val="18"/>
              </w:rPr>
              <w:t>, մմ/ %</w:t>
            </w:r>
          </w:p>
        </w:tc>
        <w:tc>
          <w:tcPr>
            <w:tcW w:w="109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rPr>
            </w:pPr>
            <w:r>
              <w:rPr>
                <w:rFonts w:cs="Arial" w:ascii="GHEA Grapalat" w:hAnsi="GHEA Grapalat"/>
                <w:sz w:val="20"/>
                <w:szCs w:val="18"/>
              </w:rPr>
              <w:t>+5.3/+</w:t>
            </w:r>
            <w:r>
              <w:rPr>
                <w:rFonts w:cs="Arial" w:ascii="GHEA Grapalat" w:hAnsi="GHEA Grapalat"/>
                <w:sz w:val="20"/>
                <w:szCs w:val="18"/>
                <w:lang w:val="hy-AM"/>
              </w:rPr>
              <w:t>1</w:t>
            </w:r>
          </w:p>
        </w:tc>
        <w:tc>
          <w:tcPr>
            <w:tcW w:w="110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rPr>
            </w:pPr>
            <w:r>
              <w:rPr>
                <w:rFonts w:cs="Arial" w:ascii="GHEA Grapalat" w:hAnsi="GHEA Grapalat"/>
                <w:sz w:val="20"/>
                <w:szCs w:val="18"/>
              </w:rPr>
              <w:t>-5.7/-1</w:t>
            </w:r>
          </w:p>
        </w:tc>
        <w:tc>
          <w:tcPr>
            <w:tcW w:w="109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lang w:val="hy-AM"/>
              </w:rPr>
            </w:pPr>
            <w:r>
              <w:rPr>
                <w:rFonts w:cs="Arial" w:ascii="GHEA Grapalat" w:hAnsi="GHEA Grapalat"/>
                <w:sz w:val="20"/>
                <w:szCs w:val="18"/>
              </w:rPr>
              <w:t>+5.8/+</w:t>
            </w:r>
            <w:r>
              <w:rPr>
                <w:rFonts w:cs="Arial" w:ascii="GHEA Grapalat" w:hAnsi="GHEA Grapalat"/>
                <w:sz w:val="20"/>
                <w:szCs w:val="18"/>
                <w:lang w:val="hy-AM"/>
              </w:rPr>
              <w:t>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lang w:val="hy-AM"/>
              </w:rPr>
            </w:pPr>
            <w:r>
              <w:rPr>
                <w:rFonts w:cs="Arial" w:ascii="GHEA Grapalat" w:hAnsi="GHEA Grapalat"/>
                <w:sz w:val="20"/>
                <w:szCs w:val="18"/>
              </w:rPr>
              <w:t>+</w:t>
            </w:r>
            <w:r>
              <w:rPr>
                <w:rFonts w:cs="Arial" w:ascii="GHEA Grapalat" w:hAnsi="GHEA Grapalat"/>
                <w:sz w:val="20"/>
                <w:szCs w:val="18"/>
                <w:lang w:val="hy-AM"/>
              </w:rPr>
              <w:t>16</w:t>
            </w:r>
            <w:r>
              <w:rPr>
                <w:rFonts w:cs="Arial" w:ascii="GHEA Grapalat" w:hAnsi="GHEA Grapalat"/>
                <w:sz w:val="20"/>
                <w:szCs w:val="18"/>
              </w:rPr>
              <w:t>.</w:t>
            </w:r>
            <w:r>
              <w:rPr>
                <w:rFonts w:cs="Arial" w:ascii="GHEA Grapalat" w:hAnsi="GHEA Grapalat"/>
                <w:sz w:val="20"/>
                <w:szCs w:val="18"/>
                <w:lang w:val="hy-AM"/>
              </w:rPr>
              <w:t>3</w:t>
            </w:r>
            <w:r>
              <w:rPr>
                <w:rFonts w:cs="Arial" w:ascii="GHEA Grapalat" w:hAnsi="GHEA Grapalat"/>
                <w:sz w:val="20"/>
                <w:szCs w:val="18"/>
              </w:rPr>
              <w:t>/+</w:t>
            </w:r>
            <w:r>
              <w:rPr>
                <w:rFonts w:cs="Arial" w:ascii="GHEA Grapalat" w:hAnsi="GHEA Grapalat"/>
                <w:sz w:val="20"/>
                <w:szCs w:val="18"/>
                <w:lang w:val="hy-AM"/>
              </w:rPr>
              <w:t>2</w:t>
            </w:r>
            <w:r>
              <w:rPr>
                <w:rFonts w:cs="Arial" w:ascii="GHEA Grapalat" w:hAnsi="GHEA Grapalat"/>
                <w:sz w:val="20"/>
                <w:szCs w:val="18"/>
              </w:rPr>
              <w:t>.</w:t>
            </w:r>
            <w:r>
              <w:rPr>
                <w:rFonts w:cs="Arial" w:ascii="GHEA Grapalat" w:hAnsi="GHEA Grapalat"/>
                <w:sz w:val="20"/>
                <w:szCs w:val="18"/>
                <w:lang w:val="hy-AM"/>
              </w:rPr>
              <w:t>8</w:t>
            </w:r>
          </w:p>
        </w:tc>
        <w:tc>
          <w:tcPr>
            <w:tcW w:w="113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lang w:val="de-AT"/>
              </w:rPr>
            </w:pPr>
            <w:r>
              <w:rPr>
                <w:rFonts w:cs="Arial" w:ascii="GHEA Grapalat" w:hAnsi="GHEA Grapalat"/>
                <w:sz w:val="20"/>
                <w:szCs w:val="18"/>
              </w:rPr>
              <w:t>+</w:t>
            </w:r>
            <w:r>
              <w:rPr>
                <w:rFonts w:cs="Arial" w:ascii="GHEA Grapalat" w:hAnsi="GHEA Grapalat"/>
                <w:sz w:val="20"/>
                <w:szCs w:val="18"/>
                <w:lang w:val="hy-AM"/>
              </w:rPr>
              <w:t>6</w:t>
            </w:r>
            <w:r>
              <w:rPr>
                <w:rFonts w:cs="Arial" w:ascii="GHEA Grapalat" w:hAnsi="GHEA Grapalat"/>
                <w:sz w:val="20"/>
                <w:szCs w:val="18"/>
              </w:rPr>
              <w:t>.</w:t>
            </w:r>
            <w:r>
              <w:rPr>
                <w:rFonts w:cs="Arial" w:ascii="GHEA Grapalat" w:hAnsi="GHEA Grapalat"/>
                <w:sz w:val="20"/>
                <w:szCs w:val="18"/>
                <w:lang w:val="hy-AM"/>
              </w:rPr>
              <w:t>2</w:t>
            </w:r>
            <w:r>
              <w:rPr>
                <w:rFonts w:cs="Arial" w:ascii="GHEA Grapalat" w:hAnsi="GHEA Grapalat"/>
                <w:sz w:val="20"/>
                <w:szCs w:val="18"/>
              </w:rPr>
              <w:t>/+3.7</w:t>
            </w:r>
          </w:p>
        </w:tc>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lang w:val="hy-AM"/>
              </w:rPr>
            </w:pPr>
            <w:r>
              <w:rPr>
                <w:rFonts w:cs="Arial" w:ascii="GHEA Grapalat" w:hAnsi="GHEA Grapalat"/>
                <w:sz w:val="20"/>
                <w:szCs w:val="18"/>
              </w:rPr>
              <w:t>+</w:t>
            </w:r>
            <w:r>
              <w:rPr>
                <w:rFonts w:cs="Arial" w:ascii="GHEA Grapalat" w:hAnsi="GHEA Grapalat"/>
                <w:sz w:val="20"/>
                <w:szCs w:val="18"/>
                <w:lang w:val="hy-AM"/>
              </w:rPr>
              <w:t>2</w:t>
            </w:r>
            <w:r>
              <w:rPr>
                <w:rFonts w:cs="Cambria Math" w:ascii="Cambria Math" w:hAnsi="Cambria Math"/>
                <w:sz w:val="20"/>
                <w:szCs w:val="18"/>
                <w:lang w:val="hy-AM"/>
              </w:rPr>
              <w:t>․</w:t>
            </w:r>
            <w:r>
              <w:rPr>
                <w:rFonts w:cs="Arial" w:ascii="GHEA Grapalat" w:hAnsi="GHEA Grapalat"/>
                <w:sz w:val="20"/>
                <w:szCs w:val="18"/>
                <w:lang w:val="hy-AM"/>
              </w:rPr>
              <w:t>9</w:t>
            </w:r>
            <w:r>
              <w:rPr>
                <w:rFonts w:cs="Arial" w:ascii="GHEA Grapalat" w:hAnsi="GHEA Grapalat"/>
                <w:sz w:val="20"/>
                <w:szCs w:val="18"/>
              </w:rPr>
              <w:t>/+0.</w:t>
            </w:r>
            <w:r>
              <w:rPr>
                <w:rFonts w:cs="Arial" w:ascii="GHEA Grapalat" w:hAnsi="GHEA Grapalat"/>
                <w:sz w:val="20"/>
                <w:szCs w:val="18"/>
                <w:lang w:val="hy-AM"/>
              </w:rPr>
              <w:t>5</w:t>
            </w:r>
          </w:p>
        </w:tc>
      </w:tr>
    </w:tbl>
    <w:p>
      <w:pPr>
        <w:pStyle w:val="Normal"/>
        <w:rPr>
          <w:rFonts w:ascii="GHEA Grapalat" w:hAnsi="GHEA Grapalat" w:cs="Arial"/>
          <w:b/>
          <w:bCs/>
          <w:sz w:val="24"/>
        </w:rPr>
      </w:pPr>
      <w:r>
        <w:rPr>
          <w:rFonts w:cs="Arial" w:ascii="GHEA Grapalat" w:hAnsi="GHEA Grapalat"/>
          <w:b/>
          <w:bCs/>
          <w:sz w:val="24"/>
        </w:rPr>
      </w:r>
    </w:p>
    <w:p>
      <w:pPr>
        <w:pStyle w:val="Normal"/>
        <w:rPr>
          <w:rFonts w:ascii="GHEA Grapalat" w:hAnsi="GHEA Grapalat" w:cs="Arial"/>
          <w:b/>
          <w:bCs/>
          <w:sz w:val="24"/>
        </w:rPr>
      </w:pPr>
      <w:r>
        <w:rPr>
          <w:rFonts w:cs="Arial" w:ascii="GHEA Grapalat" w:hAnsi="GHEA Grapalat"/>
          <w:b/>
          <w:bCs/>
          <w:sz w:val="24"/>
        </w:rPr>
      </w:r>
    </w:p>
    <w:p>
      <w:pPr>
        <w:pStyle w:val="Normal"/>
        <w:rPr>
          <w:rFonts w:ascii="GHEA Grapalat" w:hAnsi="GHEA Grapalat" w:cs="Arial"/>
          <w:b/>
          <w:bCs/>
          <w:sz w:val="24"/>
        </w:rPr>
      </w:pPr>
      <w:r>
        <w:rPr>
          <w:rFonts w:cs="Arial" w:ascii="GHEA Grapalat" w:hAnsi="GHEA Grapalat"/>
          <w:b/>
          <w:bCs/>
          <w:sz w:val="24"/>
        </w:rPr>
      </w:r>
    </w:p>
    <w:p>
      <w:pPr>
        <w:pStyle w:val="Normal"/>
        <w:ind w:hanging="0"/>
        <w:rPr>
          <w:rFonts w:ascii="GHEA Grapalat" w:hAnsi="GHEA Grapalat" w:cs="Arial"/>
          <w:b/>
          <w:bCs/>
          <w:sz w:val="24"/>
        </w:rPr>
      </w:pPr>
      <w:bookmarkStart w:id="47" w:name="_Toc180590461"/>
      <w:r>
        <w:rPr>
          <w:rFonts w:eastAsia="Batang" w:cs="Times New Roman" w:ascii="GHEA Grapalat" w:hAnsi="GHEA Grapalat"/>
          <w:b/>
          <w:bCs/>
          <w:color w:themeColor="dark2" w:val="1F497D"/>
          <w:szCs w:val="20"/>
          <w:lang w:val="hy-AM" w:eastAsia="en-GB"/>
        </w:rPr>
        <w:t xml:space="preserve">Աղյուսակ </w:t>
      </w:r>
      <w:r>
        <w:rPr>
          <w:rFonts w:eastAsia="Batang" w:cs="Times New Roman" w:ascii="GHEA Grapalat" w:hAnsi="GHEA Grapalat"/>
          <w:b/>
          <w:bCs/>
          <w:color w:themeColor="dark2" w:val="1F497D"/>
          <w:szCs w:val="20"/>
          <w:lang w:val="hy-AM" w:eastAsia="en-GB"/>
        </w:rPr>
        <w:fldChar w:fldCharType="begin"/>
      </w:r>
      <w:r>
        <w:rPr>
          <w:b/>
          <w:szCs w:val="20"/>
          <w:bCs/>
          <w:rFonts w:eastAsia="Batang" w:cs="Times New Roman" w:ascii="GHEA Grapalat" w:hAnsi="GHEA Grapalat"/>
          <w:color w:themeColor="dark2" w:val="1F497D"/>
          <w:lang w:val="hy-AM" w:eastAsia="en-GB"/>
        </w:rPr>
        <w:instrText xml:space="preserve"> SEQ Աղյուսակ \* ARABIC </w:instrText>
      </w:r>
      <w:r>
        <w:rPr>
          <w:b/>
          <w:szCs w:val="20"/>
          <w:bCs/>
          <w:rFonts w:eastAsia="Batang" w:cs="Times New Roman" w:ascii="GHEA Grapalat" w:hAnsi="GHEA Grapalat"/>
          <w:color w:themeColor="dark2" w:val="1F497D"/>
          <w:lang w:val="hy-AM" w:eastAsia="en-GB"/>
        </w:rPr>
        <w:fldChar w:fldCharType="separate"/>
      </w:r>
      <w:r>
        <w:rPr>
          <w:b/>
          <w:szCs w:val="20"/>
          <w:bCs/>
          <w:rFonts w:eastAsia="Batang" w:cs="Times New Roman" w:ascii="GHEA Grapalat" w:hAnsi="GHEA Grapalat"/>
          <w:color w:themeColor="dark2" w:val="1F497D"/>
          <w:lang w:val="hy-AM" w:eastAsia="en-GB"/>
        </w:rPr>
        <w:t>2</w:t>
      </w:r>
      <w:r>
        <w:rPr>
          <w:b/>
          <w:szCs w:val="20"/>
          <w:bCs/>
          <w:rFonts w:eastAsia="Batang" w:cs="Times New Roman" w:ascii="GHEA Grapalat" w:hAnsi="GHEA Grapalat"/>
          <w:color w:themeColor="dark2" w:val="1F497D"/>
          <w:lang w:val="hy-AM" w:eastAsia="en-GB"/>
        </w:rPr>
        <w:fldChar w:fldCharType="end"/>
      </w:r>
      <w:r>
        <w:rPr>
          <w:rFonts w:eastAsia="Batang" w:cs="Times New Roman" w:ascii="GHEA Grapalat" w:hAnsi="GHEA Grapalat"/>
          <w:b/>
          <w:bCs/>
          <w:color w:themeColor="dark2" w:val="1F497D"/>
          <w:szCs w:val="20"/>
          <w:lang w:val="hy-AM" w:eastAsia="en-GB"/>
        </w:rPr>
        <w:t xml:space="preserve">. Հայաստանում միջին տարեկան ջերմաստիճանի և տեղումների քանակի կանխատեսվող փոփոխությունները 1961-1990 թթ. Ժամանակահատվածի համեմատ՝ ըստ METRAS մոդելի RCP 8.5 </w:t>
      </w:r>
      <w:bookmarkStart w:id="48" w:name="_Ref152365574"/>
      <w:r>
        <w:rPr>
          <w:rFonts w:eastAsia="Batang" w:cs="Times New Roman" w:ascii="GHEA Grapalat" w:hAnsi="GHEA Grapalat"/>
          <w:b/>
          <w:bCs/>
          <w:color w:themeColor="dark2" w:val="1F497D"/>
          <w:szCs w:val="20"/>
          <w:lang w:val="hy-AM" w:eastAsia="en-GB"/>
        </w:rPr>
        <w:t>սցենարի</w:t>
      </w:r>
      <w:r>
        <w:rPr>
          <w:rStyle w:val="FootnoteReference"/>
          <w:rFonts w:cs="Arial" w:ascii="GHEA Grapalat" w:hAnsi="GHEA Grapalat"/>
          <w:b/>
          <w:bCs/>
          <w:sz w:val="24"/>
        </w:rPr>
        <w:footnoteReference w:id="2"/>
      </w:r>
      <w:bookmarkEnd w:id="47"/>
      <w:bookmarkEnd w:id="48"/>
    </w:p>
    <w:tbl>
      <w:tblPr>
        <w:tblW w:w="8308" w:type="dxa"/>
        <w:jc w:val="left"/>
        <w:tblInd w:w="0" w:type="dxa"/>
        <w:tblLayout w:type="fixed"/>
        <w:tblCellMar>
          <w:top w:w="0" w:type="dxa"/>
          <w:left w:w="108" w:type="dxa"/>
          <w:bottom w:w="0" w:type="dxa"/>
          <w:right w:w="108" w:type="dxa"/>
        </w:tblCellMar>
      </w:tblPr>
      <w:tblGrid>
        <w:gridCol w:w="3668"/>
        <w:gridCol w:w="1542"/>
        <w:gridCol w:w="1567"/>
        <w:gridCol w:w="1531"/>
      </w:tblGrid>
      <w:tr>
        <w:trPr>
          <w:trHeight w:val="318" w:hRule="atLeast"/>
        </w:trPr>
        <w:tc>
          <w:tcPr>
            <w:tcW w:w="3668"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left="75" w:right="301"/>
              <w:rPr>
                <w:rFonts w:ascii="GHEA Grapalat" w:hAnsi="GHEA Grapalat" w:cs="Arial"/>
                <w:b/>
                <w:bCs/>
                <w:sz w:val="20"/>
                <w:szCs w:val="18"/>
                <w:lang w:val="ru-RU"/>
              </w:rPr>
            </w:pPr>
            <w:r>
              <w:rPr>
                <w:rFonts w:cs="Arial" w:ascii="GHEA Grapalat" w:hAnsi="GHEA Grapalat"/>
                <w:b/>
                <w:bCs/>
                <w:sz w:val="20"/>
                <w:szCs w:val="18"/>
                <w:lang w:val="en-AU"/>
              </w:rPr>
              <w:t>Կլիմայական բնութագրիչ</w:t>
            </w:r>
          </w:p>
        </w:tc>
        <w:tc>
          <w:tcPr>
            <w:tcW w:w="1542"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left="75" w:right="301"/>
              <w:rPr>
                <w:rFonts w:ascii="GHEA Grapalat" w:hAnsi="GHEA Grapalat" w:cs="Arial"/>
                <w:b/>
                <w:bCs/>
                <w:sz w:val="20"/>
                <w:szCs w:val="18"/>
                <w:lang w:val="de-AT"/>
              </w:rPr>
            </w:pPr>
            <w:r>
              <w:rPr>
                <w:rFonts w:cs="Arial" w:ascii="GHEA Grapalat" w:hAnsi="GHEA Grapalat"/>
                <w:b/>
                <w:bCs/>
                <w:sz w:val="20"/>
                <w:szCs w:val="18"/>
              </w:rPr>
              <w:t>2011-2040</w:t>
            </w:r>
          </w:p>
        </w:tc>
        <w:tc>
          <w:tcPr>
            <w:tcW w:w="156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left="75" w:right="301"/>
              <w:rPr>
                <w:rFonts w:ascii="GHEA Grapalat" w:hAnsi="GHEA Grapalat" w:cs="Arial"/>
                <w:b/>
                <w:bCs/>
                <w:sz w:val="20"/>
                <w:szCs w:val="18"/>
              </w:rPr>
            </w:pPr>
            <w:r>
              <w:rPr>
                <w:rFonts w:cs="Arial" w:ascii="GHEA Grapalat" w:hAnsi="GHEA Grapalat"/>
                <w:b/>
                <w:bCs/>
                <w:sz w:val="20"/>
                <w:szCs w:val="18"/>
              </w:rPr>
              <w:t>2041-2070</w:t>
            </w:r>
          </w:p>
        </w:tc>
        <w:tc>
          <w:tcPr>
            <w:tcW w:w="1531"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ind w:hanging="0" w:left="75" w:right="301"/>
              <w:rPr>
                <w:rFonts w:ascii="GHEA Grapalat" w:hAnsi="GHEA Grapalat" w:cs="Arial"/>
                <w:b/>
                <w:bCs/>
                <w:sz w:val="20"/>
                <w:szCs w:val="18"/>
              </w:rPr>
            </w:pPr>
            <w:r>
              <w:rPr>
                <w:rFonts w:cs="Arial" w:ascii="GHEA Grapalat" w:hAnsi="GHEA Grapalat"/>
                <w:b/>
                <w:bCs/>
                <w:sz w:val="20"/>
                <w:szCs w:val="18"/>
              </w:rPr>
              <w:t>2071-2100</w:t>
            </w:r>
          </w:p>
        </w:tc>
      </w:tr>
      <w:tr>
        <w:trPr>
          <w:trHeight w:val="255" w:hRule="atLeast"/>
        </w:trPr>
        <w:tc>
          <w:tcPr>
            <w:tcW w:w="3668" w:type="dxa"/>
            <w:tcBorders>
              <w:top w:val="single" w:sz="4" w:space="0" w:color="000000"/>
              <w:left w:val="single" w:sz="4" w:space="0" w:color="000000"/>
              <w:bottom w:val="single" w:sz="4" w:space="0" w:color="000000"/>
              <w:right w:val="single" w:sz="4" w:space="0" w:color="000000"/>
            </w:tcBorders>
            <w:vAlign w:val="center"/>
          </w:tcPr>
          <w:p>
            <w:pPr>
              <w:pStyle w:val="Normal"/>
              <w:ind w:hanging="0" w:right="301"/>
              <w:rPr>
                <w:rFonts w:ascii="GHEA Grapalat" w:hAnsi="GHEA Grapalat" w:cs="Arial"/>
                <w:sz w:val="20"/>
                <w:szCs w:val="18"/>
              </w:rPr>
            </w:pPr>
            <w:r>
              <w:rPr>
                <w:rFonts w:cs="Arial" w:ascii="GHEA Grapalat" w:hAnsi="GHEA Grapalat"/>
                <w:sz w:val="20"/>
                <w:szCs w:val="18"/>
              </w:rPr>
              <w:t>Ջերմաստիճան, °C</w:t>
            </w:r>
          </w:p>
        </w:tc>
        <w:tc>
          <w:tcPr>
            <w:tcW w:w="1542" w:type="dxa"/>
            <w:tcBorders>
              <w:top w:val="single" w:sz="4" w:space="0" w:color="000000"/>
              <w:left w:val="single" w:sz="4" w:space="0" w:color="000000"/>
              <w:bottom w:val="single" w:sz="4" w:space="0" w:color="000000"/>
              <w:right w:val="single" w:sz="4" w:space="0" w:color="000000"/>
            </w:tcBorders>
            <w:vAlign w:val="center"/>
          </w:tcPr>
          <w:p>
            <w:pPr>
              <w:pStyle w:val="Normal"/>
              <w:ind w:firstLine="114" w:right="301"/>
              <w:jc w:val="center"/>
              <w:rPr>
                <w:rFonts w:ascii="GHEA Grapalat" w:hAnsi="GHEA Grapalat" w:cs="Arial"/>
                <w:sz w:val="20"/>
                <w:szCs w:val="18"/>
              </w:rPr>
            </w:pPr>
            <w:r>
              <w:rPr>
                <w:rFonts w:cs="Arial" w:ascii="GHEA Grapalat" w:hAnsi="GHEA Grapalat"/>
                <w:sz w:val="20"/>
                <w:szCs w:val="18"/>
              </w:rPr>
              <w:t>+1.4</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Normal"/>
              <w:ind w:firstLine="126" w:right="301"/>
              <w:jc w:val="center"/>
              <w:rPr>
                <w:rFonts w:ascii="GHEA Grapalat" w:hAnsi="GHEA Grapalat" w:cs="Arial"/>
                <w:sz w:val="20"/>
                <w:szCs w:val="18"/>
              </w:rPr>
            </w:pPr>
            <w:r>
              <w:rPr>
                <w:rFonts w:cs="Arial" w:ascii="GHEA Grapalat" w:hAnsi="GHEA Grapalat"/>
                <w:sz w:val="20"/>
                <w:szCs w:val="18"/>
              </w:rPr>
              <w:t>+3.3</w:t>
            </w:r>
          </w:p>
        </w:tc>
        <w:tc>
          <w:tcPr>
            <w:tcW w:w="1531" w:type="dxa"/>
            <w:tcBorders>
              <w:top w:val="single" w:sz="4" w:space="0" w:color="000000"/>
              <w:left w:val="single" w:sz="4" w:space="0" w:color="000000"/>
              <w:bottom w:val="single" w:sz="4" w:space="0" w:color="000000"/>
              <w:right w:val="single" w:sz="4" w:space="0" w:color="000000"/>
            </w:tcBorders>
            <w:vAlign w:val="center"/>
          </w:tcPr>
          <w:p>
            <w:pPr>
              <w:pStyle w:val="Normal"/>
              <w:ind w:hanging="300" w:left="300" w:right="301"/>
              <w:jc w:val="center"/>
              <w:rPr>
                <w:rFonts w:ascii="GHEA Grapalat" w:hAnsi="GHEA Grapalat" w:cs="Arial"/>
                <w:sz w:val="20"/>
                <w:szCs w:val="18"/>
              </w:rPr>
            </w:pPr>
            <w:r>
              <w:rPr>
                <w:rFonts w:cs="Arial" w:ascii="GHEA Grapalat" w:hAnsi="GHEA Grapalat"/>
                <w:sz w:val="20"/>
                <w:szCs w:val="18"/>
              </w:rPr>
              <w:t>+4.7</w:t>
            </w:r>
          </w:p>
        </w:tc>
      </w:tr>
      <w:tr>
        <w:trPr>
          <w:trHeight w:val="274" w:hRule="atLeast"/>
        </w:trPr>
        <w:tc>
          <w:tcPr>
            <w:tcW w:w="3668" w:type="dxa"/>
            <w:tcBorders>
              <w:top w:val="single" w:sz="4" w:space="0" w:color="000000"/>
              <w:left w:val="single" w:sz="4" w:space="0" w:color="000000"/>
              <w:bottom w:val="single" w:sz="4" w:space="0" w:color="000000"/>
              <w:right w:val="single" w:sz="4" w:space="0" w:color="000000"/>
            </w:tcBorders>
            <w:vAlign w:val="center"/>
          </w:tcPr>
          <w:p>
            <w:pPr>
              <w:pStyle w:val="Normal"/>
              <w:ind w:hanging="0"/>
              <w:rPr>
                <w:rFonts w:ascii="GHEA Grapalat" w:hAnsi="GHEA Grapalat" w:cs="Arial"/>
                <w:sz w:val="20"/>
                <w:szCs w:val="18"/>
              </w:rPr>
            </w:pPr>
            <w:r>
              <w:rPr>
                <w:rFonts w:cs="Arial" w:ascii="GHEA Grapalat" w:hAnsi="GHEA Grapalat"/>
                <w:sz w:val="20"/>
                <w:szCs w:val="18"/>
                <w:lang w:val="en-AU"/>
              </w:rPr>
              <w:t>Տեղումներ</w:t>
            </w:r>
            <w:r>
              <w:rPr>
                <w:rFonts w:cs="Arial" w:ascii="GHEA Grapalat" w:hAnsi="GHEA Grapalat"/>
                <w:sz w:val="20"/>
                <w:szCs w:val="18"/>
              </w:rPr>
              <w:t>, մմ/ %</w:t>
            </w:r>
          </w:p>
        </w:tc>
        <w:tc>
          <w:tcPr>
            <w:tcW w:w="15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rPr>
                <w:rFonts w:ascii="GHEA Grapalat" w:hAnsi="GHEA Grapalat" w:cs="Arial"/>
                <w:sz w:val="20"/>
                <w:szCs w:val="18"/>
              </w:rPr>
            </w:pPr>
            <w:r>
              <w:rPr>
                <w:rFonts w:cs="Arial" w:ascii="GHEA Grapalat" w:hAnsi="GHEA Grapalat"/>
                <w:sz w:val="20"/>
                <w:szCs w:val="18"/>
              </w:rPr>
              <w:t>-16/-2.7</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left="75" w:right="301"/>
              <w:rPr>
                <w:rFonts w:ascii="GHEA Grapalat" w:hAnsi="GHEA Grapalat" w:cs="Arial"/>
                <w:sz w:val="20"/>
                <w:szCs w:val="18"/>
              </w:rPr>
            </w:pPr>
            <w:r>
              <w:rPr>
                <w:rFonts w:cs="Arial" w:ascii="GHEA Grapalat" w:hAnsi="GHEA Grapalat"/>
                <w:sz w:val="20"/>
                <w:szCs w:val="18"/>
              </w:rPr>
              <w:t>-32/-5.4</w:t>
            </w:r>
          </w:p>
        </w:tc>
        <w:tc>
          <w:tcPr>
            <w:tcW w:w="153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930" w:leader="none"/>
              </w:tabs>
              <w:ind w:hanging="0" w:left="75" w:right="301"/>
              <w:rPr>
                <w:rFonts w:ascii="GHEA Grapalat" w:hAnsi="GHEA Grapalat" w:cs="Arial"/>
                <w:sz w:val="20"/>
                <w:szCs w:val="18"/>
              </w:rPr>
            </w:pPr>
            <w:r>
              <w:rPr>
                <w:rFonts w:cs="Arial" w:ascii="GHEA Grapalat" w:hAnsi="GHEA Grapalat"/>
                <w:sz w:val="20"/>
                <w:szCs w:val="18"/>
              </w:rPr>
              <w:t>-49/-8.3</w:t>
            </w:r>
          </w:p>
        </w:tc>
      </w:tr>
    </w:tbl>
    <w:p>
      <w:pPr>
        <w:pStyle w:val="Normal"/>
        <w:spacing w:before="120" w:after="0"/>
        <w:ind w:hanging="0"/>
        <w:rPr>
          <w:rFonts w:ascii="GHEA Grapalat" w:hAnsi="GHEA Grapalat" w:cs="Arial"/>
          <w:szCs w:val="20"/>
          <w:lang w:val="hy-AM"/>
        </w:rPr>
      </w:pPr>
      <w:r>
        <w:rPr>
          <w:rFonts w:cs="Arial" w:ascii="GHEA Grapalat" w:hAnsi="GHEA Grapalat"/>
          <w:szCs w:val="20"/>
        </w:rPr>
        <w:t>Աղյուսակներ</w:t>
      </w:r>
      <w:r>
        <w:rPr>
          <w:rFonts w:cs="Arial" w:ascii="GHEA Grapalat" w:hAnsi="GHEA Grapalat"/>
          <w:szCs w:val="20"/>
          <w:lang w:val="de-AT"/>
        </w:rPr>
        <w:t xml:space="preserve"> </w:t>
      </w:r>
      <w:r>
        <w:rPr>
          <w:rFonts w:cs="Arial" w:ascii="GHEA Grapalat" w:hAnsi="GHEA Grapalat"/>
          <w:szCs w:val="20"/>
          <w:lang w:val="hy-AM"/>
        </w:rPr>
        <w:t>3</w:t>
      </w:r>
      <w:r>
        <w:rPr>
          <w:rFonts w:cs="Arial" w:ascii="GHEA Grapalat" w:hAnsi="GHEA Grapalat"/>
          <w:szCs w:val="20"/>
          <w:lang w:val="de-AT"/>
        </w:rPr>
        <w:t>-</w:t>
      </w:r>
      <w:r>
        <w:rPr>
          <w:rFonts w:cs="Arial" w:ascii="GHEA Grapalat" w:hAnsi="GHEA Grapalat"/>
          <w:szCs w:val="20"/>
        </w:rPr>
        <w:t>ում</w:t>
      </w:r>
      <w:r>
        <w:rPr>
          <w:rFonts w:cs="Arial" w:ascii="GHEA Grapalat" w:hAnsi="GHEA Grapalat"/>
          <w:szCs w:val="20"/>
          <w:lang w:val="de-AT"/>
        </w:rPr>
        <w:t xml:space="preserve"> </w:t>
      </w:r>
      <w:r>
        <w:rPr>
          <w:rFonts w:cs="Arial" w:ascii="GHEA Grapalat" w:hAnsi="GHEA Grapalat"/>
          <w:szCs w:val="20"/>
        </w:rPr>
        <w:t>և</w:t>
      </w:r>
      <w:r>
        <w:rPr>
          <w:rFonts w:cs="Arial" w:ascii="GHEA Grapalat" w:hAnsi="GHEA Grapalat"/>
          <w:szCs w:val="20"/>
          <w:lang w:val="de-AT"/>
        </w:rPr>
        <w:t xml:space="preserve"> </w:t>
      </w:r>
      <w:r>
        <w:rPr>
          <w:rFonts w:cs="Arial" w:ascii="GHEA Grapalat" w:hAnsi="GHEA Grapalat"/>
          <w:szCs w:val="20"/>
          <w:lang w:val="hy-AM"/>
        </w:rPr>
        <w:t>4</w:t>
      </w:r>
      <w:r>
        <w:rPr>
          <w:rFonts w:cs="Arial" w:ascii="GHEA Grapalat" w:hAnsi="GHEA Grapalat"/>
          <w:szCs w:val="20"/>
          <w:lang w:val="de-AT"/>
        </w:rPr>
        <w:t>-</w:t>
      </w:r>
      <w:r>
        <w:rPr>
          <w:rFonts w:cs="Arial" w:ascii="GHEA Grapalat" w:hAnsi="GHEA Grapalat"/>
          <w:szCs w:val="20"/>
        </w:rPr>
        <w:t>ում</w:t>
      </w:r>
      <w:r>
        <w:rPr>
          <w:rFonts w:cs="Arial" w:ascii="GHEA Grapalat" w:hAnsi="GHEA Grapalat"/>
          <w:szCs w:val="20"/>
          <w:lang w:val="de-AT"/>
        </w:rPr>
        <w:t xml:space="preserve"> </w:t>
      </w:r>
      <w:r>
        <w:rPr>
          <w:rFonts w:cs="Arial" w:ascii="GHEA Grapalat" w:hAnsi="GHEA Grapalat"/>
          <w:szCs w:val="20"/>
        </w:rPr>
        <w:t>ներկայացված</w:t>
      </w:r>
      <w:r>
        <w:rPr>
          <w:rFonts w:cs="Arial" w:ascii="GHEA Grapalat" w:hAnsi="GHEA Grapalat"/>
          <w:szCs w:val="20"/>
          <w:lang w:val="de-AT"/>
        </w:rPr>
        <w:t xml:space="preserve"> </w:t>
      </w:r>
      <w:r>
        <w:rPr>
          <w:rFonts w:cs="Arial" w:ascii="GHEA Grapalat" w:hAnsi="GHEA Grapalat"/>
          <w:szCs w:val="20"/>
        </w:rPr>
        <w:t>են</w:t>
      </w:r>
      <w:r>
        <w:rPr>
          <w:rFonts w:cs="Arial" w:ascii="GHEA Grapalat" w:hAnsi="GHEA Grapalat"/>
          <w:szCs w:val="20"/>
          <w:lang w:val="de-AT"/>
        </w:rPr>
        <w:t xml:space="preserve"> </w:t>
      </w:r>
      <w:r>
        <w:rPr>
          <w:rFonts w:cs="Arial" w:ascii="GHEA Grapalat" w:hAnsi="GHEA Grapalat"/>
          <w:szCs w:val="20"/>
        </w:rPr>
        <w:t>գետային</w:t>
      </w:r>
      <w:r>
        <w:rPr>
          <w:rFonts w:cs="Arial" w:ascii="GHEA Grapalat" w:hAnsi="GHEA Grapalat"/>
          <w:szCs w:val="20"/>
          <w:lang w:val="de-AT"/>
        </w:rPr>
        <w:t xml:space="preserve"> </w:t>
      </w:r>
      <w:r>
        <w:rPr>
          <w:rFonts w:cs="Arial" w:ascii="GHEA Grapalat" w:hAnsi="GHEA Grapalat"/>
          <w:szCs w:val="20"/>
        </w:rPr>
        <w:t>հոսքի</w:t>
      </w:r>
      <w:r>
        <w:rPr>
          <w:rFonts w:cs="Arial" w:ascii="GHEA Grapalat" w:hAnsi="GHEA Grapalat"/>
          <w:szCs w:val="20"/>
          <w:lang w:val="de-AT"/>
        </w:rPr>
        <w:t xml:space="preserve"> </w:t>
      </w:r>
      <w:r>
        <w:rPr>
          <w:rFonts w:cs="Arial" w:ascii="GHEA Grapalat" w:hAnsi="GHEA Grapalat"/>
          <w:szCs w:val="20"/>
        </w:rPr>
        <w:t>կանխատեսվող</w:t>
      </w:r>
      <w:r>
        <w:rPr>
          <w:rFonts w:cs="Arial" w:ascii="GHEA Grapalat" w:hAnsi="GHEA Grapalat"/>
          <w:szCs w:val="20"/>
          <w:lang w:val="de-AT"/>
        </w:rPr>
        <w:t xml:space="preserve"> </w:t>
      </w:r>
      <w:r>
        <w:rPr>
          <w:rFonts w:cs="Arial" w:ascii="GHEA Grapalat" w:hAnsi="GHEA Grapalat"/>
          <w:szCs w:val="20"/>
        </w:rPr>
        <w:t>միջին</w:t>
      </w:r>
      <w:r>
        <w:rPr>
          <w:rFonts w:cs="Arial" w:ascii="GHEA Grapalat" w:hAnsi="GHEA Grapalat"/>
          <w:szCs w:val="20"/>
          <w:lang w:val="de-AT"/>
        </w:rPr>
        <w:t xml:space="preserve"> </w:t>
      </w:r>
      <w:r>
        <w:rPr>
          <w:rFonts w:cs="Arial" w:ascii="GHEA Grapalat" w:hAnsi="GHEA Grapalat"/>
          <w:szCs w:val="20"/>
        </w:rPr>
        <w:t>փոփոխությունները</w:t>
      </w:r>
      <w:r>
        <w:rPr>
          <w:rFonts w:cs="Arial" w:ascii="GHEA Grapalat" w:hAnsi="GHEA Grapalat"/>
          <w:szCs w:val="20"/>
          <w:lang w:val="de-AT"/>
        </w:rPr>
        <w:t xml:space="preserve"> </w:t>
      </w:r>
      <w:r>
        <w:rPr>
          <w:rFonts w:cs="Arial" w:ascii="GHEA Grapalat" w:hAnsi="GHEA Grapalat"/>
          <w:szCs w:val="20"/>
          <w:lang w:val="hy-AM"/>
        </w:rPr>
        <w:t xml:space="preserve">Արարատյան </w:t>
      </w:r>
      <w:r>
        <w:rPr>
          <w:rFonts w:cs="Arial" w:ascii="GHEA Grapalat" w:hAnsi="GHEA Grapalat"/>
          <w:szCs w:val="20"/>
        </w:rPr>
        <w:t>ՋԿՏ</w:t>
      </w:r>
      <w:r>
        <w:rPr>
          <w:rFonts w:cs="Arial" w:ascii="GHEA Grapalat" w:hAnsi="GHEA Grapalat"/>
          <w:szCs w:val="20"/>
          <w:lang w:val="de-AT"/>
        </w:rPr>
        <w:t>-</w:t>
      </w:r>
      <w:r>
        <w:rPr>
          <w:rFonts w:cs="Arial" w:ascii="GHEA Grapalat" w:hAnsi="GHEA Grapalat"/>
          <w:szCs w:val="20"/>
        </w:rPr>
        <w:t>ի</w:t>
      </w:r>
      <w:r>
        <w:rPr>
          <w:rFonts w:cs="Arial" w:ascii="GHEA Grapalat" w:hAnsi="GHEA Grapalat"/>
          <w:szCs w:val="20"/>
          <w:lang w:val="de-AT"/>
        </w:rPr>
        <w:t xml:space="preserve"> 1</w:t>
      </w:r>
      <w:r>
        <w:rPr>
          <w:rFonts w:cs="Arial" w:ascii="GHEA Grapalat" w:hAnsi="GHEA Grapalat"/>
          <w:szCs w:val="20"/>
          <w:lang w:val="hy-AM"/>
        </w:rPr>
        <w:t xml:space="preserve">0 </w:t>
      </w:r>
      <w:r>
        <w:rPr>
          <w:rFonts w:cs="Arial" w:ascii="GHEA Grapalat" w:hAnsi="GHEA Grapalat"/>
          <w:szCs w:val="20"/>
        </w:rPr>
        <w:t>հիդրոլոգիական</w:t>
      </w:r>
      <w:r>
        <w:rPr>
          <w:rFonts w:cs="Arial" w:ascii="GHEA Grapalat" w:hAnsi="GHEA Grapalat"/>
          <w:szCs w:val="20"/>
          <w:lang w:val="de-AT"/>
        </w:rPr>
        <w:t xml:space="preserve"> </w:t>
      </w:r>
      <w:r>
        <w:rPr>
          <w:rFonts w:cs="Arial" w:ascii="GHEA Grapalat" w:hAnsi="GHEA Grapalat"/>
          <w:szCs w:val="20"/>
        </w:rPr>
        <w:t>դիտակետերի</w:t>
      </w:r>
      <w:r>
        <w:rPr>
          <w:rFonts w:cs="Arial" w:ascii="GHEA Grapalat" w:hAnsi="GHEA Grapalat"/>
          <w:szCs w:val="20"/>
          <w:lang w:val="de-AT"/>
        </w:rPr>
        <w:t xml:space="preserve"> </w:t>
      </w:r>
      <w:r>
        <w:rPr>
          <w:rFonts w:cs="Arial" w:ascii="GHEA Grapalat" w:hAnsi="GHEA Grapalat"/>
          <w:szCs w:val="20"/>
        </w:rPr>
        <w:t>համար</w:t>
      </w:r>
      <w:r>
        <w:rPr>
          <w:rFonts w:cs="Arial" w:ascii="GHEA Grapalat" w:hAnsi="GHEA Grapalat"/>
          <w:szCs w:val="20"/>
          <w:lang w:val="de-AT"/>
        </w:rPr>
        <w:t xml:space="preserve"> 2011-2040 </w:t>
      </w:r>
      <w:r>
        <w:rPr>
          <w:rFonts w:cs="Arial" w:ascii="GHEA Grapalat" w:hAnsi="GHEA Grapalat"/>
          <w:szCs w:val="20"/>
        </w:rPr>
        <w:t>թթ</w:t>
      </w:r>
      <w:r>
        <w:rPr>
          <w:rFonts w:cs="Arial" w:ascii="GHEA Grapalat" w:hAnsi="GHEA Grapalat"/>
          <w:szCs w:val="20"/>
          <w:lang w:val="de-AT"/>
        </w:rPr>
        <w:t xml:space="preserve">., 2041-2070 </w:t>
      </w:r>
      <w:r>
        <w:rPr>
          <w:rFonts w:cs="Arial" w:ascii="GHEA Grapalat" w:hAnsi="GHEA Grapalat"/>
          <w:szCs w:val="20"/>
          <w:lang w:val="hy-AM"/>
        </w:rPr>
        <w:t>թթ</w:t>
      </w:r>
      <w:r>
        <w:rPr>
          <w:rFonts w:cs="Arial" w:ascii="GHEA Grapalat" w:hAnsi="GHEA Grapalat"/>
          <w:szCs w:val="20"/>
          <w:lang w:val="de-AT"/>
        </w:rPr>
        <w:t xml:space="preserve">. </w:t>
      </w:r>
      <w:r>
        <w:rPr>
          <w:rFonts w:cs="Arial" w:ascii="GHEA Grapalat" w:hAnsi="GHEA Grapalat"/>
          <w:szCs w:val="20"/>
        </w:rPr>
        <w:t>և</w:t>
      </w:r>
      <w:r>
        <w:rPr>
          <w:rFonts w:cs="Arial" w:ascii="GHEA Grapalat" w:hAnsi="GHEA Grapalat"/>
          <w:szCs w:val="20"/>
          <w:lang w:val="de-AT"/>
        </w:rPr>
        <w:t xml:space="preserve"> 2071-2100 </w:t>
      </w:r>
      <w:r>
        <w:rPr>
          <w:rFonts w:cs="Arial" w:ascii="GHEA Grapalat" w:hAnsi="GHEA Grapalat"/>
          <w:szCs w:val="20"/>
        </w:rPr>
        <w:t>թթ</w:t>
      </w:r>
      <w:r>
        <w:rPr>
          <w:rFonts w:cs="Arial" w:ascii="GHEA Grapalat" w:hAnsi="GHEA Grapalat"/>
          <w:szCs w:val="20"/>
          <w:lang w:val="de-AT"/>
        </w:rPr>
        <w:t xml:space="preserve">. </w:t>
      </w:r>
      <w:r>
        <w:rPr>
          <w:rFonts w:cs="Arial" w:ascii="GHEA Grapalat" w:hAnsi="GHEA Grapalat"/>
          <w:szCs w:val="20"/>
          <w:lang w:val="hy-AM"/>
        </w:rPr>
        <w:t>ժամանակահատվածներում</w:t>
      </w:r>
      <w:r>
        <w:rPr>
          <w:rFonts w:cs="Arial" w:ascii="GHEA Grapalat" w:hAnsi="GHEA Grapalat"/>
          <w:szCs w:val="20"/>
          <w:lang w:val="de-AT"/>
        </w:rPr>
        <w:t xml:space="preserve">: </w:t>
      </w:r>
      <w:ins w:id="6" w:author="Gayane Shahnazaryan" w:date="2024-10-28T22:15:00Z">
        <w:r>
          <w:rPr>
            <w:rFonts w:cs="Arial" w:ascii="GHEA Grapalat" w:hAnsi="GHEA Grapalat"/>
            <w:szCs w:val="20"/>
            <w:lang w:val="hy-AM"/>
          </w:rPr>
          <w:t>Դիտակետերի գերակշռող մասում</w:t>
        </w:r>
      </w:ins>
      <w:del w:id="7" w:author="Gayane Shahnazaryan" w:date="2024-10-28T22:15:00Z">
        <w:commentRangeStart w:id="6"/>
        <w:r>
          <w:rPr>
            <w:rFonts w:cs="Arial" w:ascii="GHEA Grapalat" w:hAnsi="GHEA Grapalat"/>
            <w:szCs w:val="20"/>
            <w:lang w:val="hy-AM"/>
          </w:rPr>
          <w:delText>Գերակշռող դիտակետերում</w:delText>
        </w:r>
      </w:del>
      <w:r>
        <w:rPr>
          <w:rFonts w:cs="Arial" w:ascii="GHEA Grapalat" w:hAnsi="GHEA Grapalat"/>
          <w:szCs w:val="20"/>
          <w:lang w:val="hy-AM"/>
        </w:rPr>
        <w:t xml:space="preserve"> </w:t>
      </w:r>
      <w:r>
        <w:rPr/>
      </w:r>
      <w:commentRangeEnd w:id="6"/>
      <w:r>
        <w:commentReference w:id="6"/>
      </w:r>
      <w:r>
        <w:rPr>
          <w:rFonts w:cs="Arial" w:ascii="GHEA Grapalat" w:hAnsi="GHEA Grapalat"/>
          <w:szCs w:val="20"/>
          <w:lang w:val="hy-AM"/>
        </w:rPr>
        <w:t>ս</w:t>
      </w:r>
      <w:r>
        <w:rPr>
          <w:rFonts w:cs="Arial" w:ascii="GHEA Grapalat" w:hAnsi="GHEA Grapalat"/>
          <w:szCs w:val="20"/>
        </w:rPr>
        <w:t>պասվում</w:t>
      </w:r>
      <w:r>
        <w:rPr>
          <w:rFonts w:cs="Arial" w:ascii="GHEA Grapalat" w:hAnsi="GHEA Grapalat"/>
          <w:szCs w:val="20"/>
          <w:lang w:val="de-AT"/>
        </w:rPr>
        <w:t xml:space="preserve"> </w:t>
      </w:r>
      <w:r>
        <w:rPr>
          <w:rFonts w:cs="Arial" w:ascii="GHEA Grapalat" w:hAnsi="GHEA Grapalat"/>
          <w:szCs w:val="20"/>
        </w:rPr>
        <w:t>է</w:t>
      </w:r>
      <w:r>
        <w:rPr>
          <w:rFonts w:cs="Arial" w:ascii="GHEA Grapalat" w:hAnsi="GHEA Grapalat"/>
          <w:szCs w:val="20"/>
          <w:lang w:val="de-AT"/>
        </w:rPr>
        <w:t xml:space="preserve"> </w:t>
      </w:r>
      <w:r>
        <w:rPr>
          <w:rFonts w:cs="Arial" w:ascii="GHEA Grapalat" w:hAnsi="GHEA Grapalat"/>
          <w:szCs w:val="20"/>
        </w:rPr>
        <w:t>մակերևութային</w:t>
      </w:r>
      <w:r>
        <w:rPr>
          <w:rFonts w:cs="Arial" w:ascii="GHEA Grapalat" w:hAnsi="GHEA Grapalat"/>
          <w:szCs w:val="20"/>
          <w:lang w:val="de-AT"/>
        </w:rPr>
        <w:t xml:space="preserve"> </w:t>
      </w:r>
      <w:r>
        <w:rPr>
          <w:rFonts w:cs="Arial" w:ascii="GHEA Grapalat" w:hAnsi="GHEA Grapalat"/>
          <w:szCs w:val="20"/>
        </w:rPr>
        <w:t>հոսքի</w:t>
      </w:r>
      <w:r>
        <w:rPr>
          <w:rFonts w:cs="Arial" w:ascii="GHEA Grapalat" w:hAnsi="GHEA Grapalat"/>
          <w:szCs w:val="20"/>
          <w:lang w:val="de-AT"/>
        </w:rPr>
        <w:t xml:space="preserve"> </w:t>
      </w:r>
      <w:r>
        <w:rPr>
          <w:rFonts w:cs="Arial" w:ascii="GHEA Grapalat" w:hAnsi="GHEA Grapalat"/>
          <w:szCs w:val="20"/>
        </w:rPr>
        <w:t>նվազում</w:t>
      </w:r>
      <w:r>
        <w:rPr>
          <w:rFonts w:cs="Arial" w:ascii="GHEA Grapalat" w:hAnsi="GHEA Grapalat"/>
          <w:szCs w:val="20"/>
          <w:lang w:val="de-AT"/>
        </w:rPr>
        <w:t xml:space="preserve"> </w:t>
      </w:r>
      <w:r>
        <w:rPr>
          <w:rFonts w:cs="Arial" w:ascii="GHEA Grapalat" w:hAnsi="GHEA Grapalat"/>
          <w:szCs w:val="20"/>
        </w:rPr>
        <w:t>մինչև</w:t>
      </w:r>
      <w:r>
        <w:rPr>
          <w:rFonts w:cs="Arial" w:ascii="GHEA Grapalat" w:hAnsi="GHEA Grapalat"/>
          <w:szCs w:val="20"/>
          <w:lang w:val="de-AT"/>
        </w:rPr>
        <w:t xml:space="preserve"> 21-</w:t>
      </w:r>
      <w:r>
        <w:rPr>
          <w:rFonts w:cs="Arial" w:ascii="GHEA Grapalat" w:hAnsi="GHEA Grapalat"/>
          <w:szCs w:val="20"/>
        </w:rPr>
        <w:t>րդ</w:t>
      </w:r>
      <w:r>
        <w:rPr>
          <w:rFonts w:cs="Arial" w:ascii="GHEA Grapalat" w:hAnsi="GHEA Grapalat"/>
          <w:szCs w:val="20"/>
          <w:lang w:val="de-AT"/>
        </w:rPr>
        <w:t xml:space="preserve"> </w:t>
      </w:r>
      <w:r>
        <w:rPr>
          <w:rFonts w:cs="Arial" w:ascii="GHEA Grapalat" w:hAnsi="GHEA Grapalat"/>
          <w:szCs w:val="20"/>
        </w:rPr>
        <w:t>դարի</w:t>
      </w:r>
      <w:r>
        <w:rPr>
          <w:rFonts w:cs="Arial" w:ascii="GHEA Grapalat" w:hAnsi="GHEA Grapalat"/>
          <w:szCs w:val="20"/>
          <w:lang w:val="de-AT"/>
        </w:rPr>
        <w:t xml:space="preserve"> </w:t>
      </w:r>
      <w:r>
        <w:rPr>
          <w:rFonts w:cs="Arial" w:ascii="GHEA Grapalat" w:hAnsi="GHEA Grapalat"/>
          <w:szCs w:val="20"/>
        </w:rPr>
        <w:t>վերջ</w:t>
      </w:r>
      <w:r>
        <w:rPr>
          <w:rFonts w:cs="Arial" w:ascii="GHEA Grapalat" w:hAnsi="GHEA Grapalat"/>
          <w:szCs w:val="20"/>
          <w:lang w:val="hy-AM"/>
        </w:rPr>
        <w:t>։ Բացառություն են կազմում առանձին լեռնային գետեր, որտեղ ըստ CCSM4 մոդելի կլիմայական կանխատեսումների հնարավոր է գետային հոսքի ավելացում՝ Վայք-Զառիթափ, Եղեգիս-Շատին, Արտաբուն-Արտաբույնք (Աղյուսակ 3)։ Վերջինս, հավանաբար պայմանավորված է անձրևային հոսքի ավելացմամբ տարվա ցուրտ ժամանակահատվածում տաքացող կլիմայի պայմաններում։ Այնուամենայնիվ, դա չի բացառում գետի հոսքի նվազումը ամռան սեզոնին նշված գետավազաններում, երբ ջրի պահանջարկը և օգտագործումը մեծանում է։ Համաձայն METRAS կլիմայական մոդելի սպասվում է գետի հոսքի նվազում Արարատյան ՋԿՏ-ի բոլոր գետերում (Աղյուսակ 4), քանի որ այս մոդելը կանխատեսում է տեղումների քանակի նվազում ըստ վատագույն RCP8.5 սցենարի (Աղյուսակ 2)։ Կլիմայի փոփոխության նկատմամբ առավել խոցելի են Արփա-Եղեգնաձոր, Արփա-Արենի և Ազատ-Գառնի դիտակետերի գետային հոսքերը, որտեղ կանխատեսվում է տարեկան հոսքի նվազում ընդհուպ մինչև 26-32 %-ով</w:t>
      </w:r>
      <w:del w:id="8" w:author="Alexander Arakelyan" w:date="2024-10-27T22:38:00Z">
        <w:r>
          <w:rPr>
            <w:rFonts w:cs="Arial" w:ascii="GHEA Grapalat" w:hAnsi="GHEA Grapalat"/>
            <w:szCs w:val="20"/>
            <w:lang w:val="hy-AM"/>
          </w:rPr>
          <w:delText>՝</w:delText>
        </w:r>
      </w:del>
      <w:r>
        <w:rPr>
          <w:rFonts w:cs="Arial" w:ascii="GHEA Grapalat" w:hAnsi="GHEA Grapalat"/>
          <w:szCs w:val="20"/>
          <w:lang w:val="hy-AM"/>
        </w:rPr>
        <w:t xml:space="preserve"> </w:t>
      </w:r>
      <w:ins w:id="9" w:author="Alexander Arakelyan" w:date="2024-10-27T22:38:00Z">
        <w:r>
          <w:rPr>
            <w:rFonts w:cs="Arial" w:ascii="GHEA Grapalat" w:hAnsi="GHEA Grapalat"/>
            <w:szCs w:val="20"/>
            <w:lang w:val="hy-AM"/>
          </w:rPr>
          <w:t>(</w:t>
        </w:r>
      </w:ins>
      <w:r>
        <w:rPr>
          <w:rFonts w:cs="Arial" w:ascii="GHEA Grapalat" w:hAnsi="GHEA Grapalat"/>
          <w:szCs w:val="20"/>
          <w:lang w:val="hy-AM"/>
        </w:rPr>
        <w:t>Արփա-Եղեգնաձոր</w:t>
      </w:r>
      <w:ins w:id="10" w:author="Alexander Arakelyan" w:date="2024-10-27T22:38:00Z">
        <w:r>
          <w:rPr>
            <w:rFonts w:cs="Arial" w:ascii="GHEA Grapalat" w:hAnsi="GHEA Grapalat"/>
            <w:szCs w:val="20"/>
            <w:lang w:val="hy-AM"/>
          </w:rPr>
          <w:t>)</w:t>
        </w:r>
      </w:ins>
      <w:r>
        <w:rPr>
          <w:rFonts w:cs="Arial" w:ascii="GHEA Grapalat" w:hAnsi="GHEA Grapalat"/>
          <w:szCs w:val="20"/>
          <w:lang w:val="hy-AM"/>
        </w:rPr>
        <w:t xml:space="preserve">։    </w:t>
      </w:r>
    </w:p>
    <w:p>
      <w:pPr>
        <w:pStyle w:val="Normal"/>
        <w:spacing w:before="120" w:after="0"/>
        <w:ind w:hanging="0"/>
        <w:rPr>
          <w:rFonts w:ascii="GHEA Grapalat" w:hAnsi="GHEA Grapalat" w:cs="Arial"/>
          <w:color w:val="FF0000"/>
          <w:szCs w:val="20"/>
          <w:lang w:val="de-AT"/>
        </w:rPr>
      </w:pPr>
      <w:r>
        <w:rPr>
          <w:rFonts w:cs="Arial" w:ascii="GHEA Grapalat" w:hAnsi="GHEA Grapalat"/>
          <w:szCs w:val="20"/>
          <w:lang w:val="hy-AM"/>
        </w:rPr>
        <w:t xml:space="preserve">Հետևաբար, կլիմայի ապագա փոփոխությունը, </w:t>
      </w:r>
      <w:commentRangeStart w:id="7"/>
      <w:r>
        <w:rPr>
          <w:rFonts w:cs="Arial" w:ascii="GHEA Grapalat" w:hAnsi="GHEA Grapalat"/>
          <w:szCs w:val="20"/>
          <w:lang w:val="hy-AM"/>
        </w:rPr>
        <w:t>ամենայն հավանականությամբ</w:t>
      </w:r>
      <w:r>
        <w:rPr/>
      </w:r>
      <w:commentRangeEnd w:id="7"/>
      <w:r>
        <w:commentReference w:id="7"/>
      </w:r>
      <w:r>
        <w:rPr>
          <w:rFonts w:cs="Arial" w:ascii="GHEA Grapalat" w:hAnsi="GHEA Grapalat"/>
          <w:szCs w:val="20"/>
          <w:lang w:val="hy-AM"/>
        </w:rPr>
        <w:t>, բացասաբար կանդրադառնա Արարատյան ՋԿՏ-ի ջրային ռեսուրսների վրա:</w:t>
      </w:r>
    </w:p>
    <w:p>
      <w:pPr>
        <w:pStyle w:val="Normal"/>
        <w:tabs>
          <w:tab w:val="clear" w:pos="720"/>
          <w:tab w:val="left" w:pos="1753" w:leader="none"/>
        </w:tabs>
        <w:spacing w:before="120" w:after="0"/>
        <w:ind w:hanging="0"/>
        <w:rPr>
          <w:rFonts w:ascii="GHEA Grapalat" w:hAnsi="GHEA Grapalat" w:eastAsia="Batang" w:cs="Times New Roman"/>
          <w:b/>
          <w:bCs/>
          <w:color w:themeColor="dark2" w:val="1F497D"/>
          <w:szCs w:val="20"/>
          <w:lang w:val="hy-AM" w:eastAsia="en-GB"/>
        </w:rPr>
      </w:pPr>
      <w:bookmarkStart w:id="49" w:name="_Toc170860745"/>
      <w:bookmarkStart w:id="50" w:name="_Toc152446714"/>
      <w:bookmarkStart w:id="51" w:name="_Toc155461654"/>
      <w:bookmarkStart w:id="52" w:name="_Toc180590462"/>
      <w:r>
        <w:rPr>
          <w:rFonts w:eastAsia="Batang" w:cs="Times New Roman" w:ascii="GHEA Grapalat" w:hAnsi="GHEA Grapalat"/>
          <w:b/>
          <w:bCs/>
          <w:color w:themeColor="dark2" w:val="1F497D"/>
          <w:szCs w:val="20"/>
          <w:lang w:val="hy-AM" w:eastAsia="en-GB"/>
        </w:rPr>
        <w:t xml:space="preserve">Աղյուսակ </w:t>
      </w:r>
      <w:r>
        <w:rPr>
          <w:rFonts w:eastAsia="Batang" w:cs="Times New Roman" w:ascii="GHEA Grapalat" w:hAnsi="GHEA Grapalat"/>
          <w:b/>
          <w:bCs/>
          <w:color w:themeColor="dark2" w:val="1F497D"/>
          <w:szCs w:val="20"/>
          <w:lang w:val="hy-AM" w:eastAsia="en-GB"/>
        </w:rPr>
        <w:fldChar w:fldCharType="begin"/>
      </w:r>
      <w:r>
        <w:rPr>
          <w:b/>
          <w:szCs w:val="20"/>
          <w:bCs/>
          <w:rFonts w:eastAsia="Batang" w:cs="Times New Roman" w:ascii="GHEA Grapalat" w:hAnsi="GHEA Grapalat"/>
          <w:color w:themeColor="dark2" w:val="1F497D"/>
          <w:lang w:val="hy-AM" w:eastAsia="en-GB"/>
        </w:rPr>
        <w:instrText xml:space="preserve"> SEQ Աղյուսակ \* ARABIC </w:instrText>
      </w:r>
      <w:r>
        <w:rPr>
          <w:b/>
          <w:szCs w:val="20"/>
          <w:bCs/>
          <w:rFonts w:eastAsia="Batang" w:cs="Times New Roman" w:ascii="GHEA Grapalat" w:hAnsi="GHEA Grapalat"/>
          <w:color w:themeColor="dark2" w:val="1F497D"/>
          <w:lang w:val="hy-AM" w:eastAsia="en-GB"/>
        </w:rPr>
        <w:fldChar w:fldCharType="separate"/>
      </w:r>
      <w:r>
        <w:rPr>
          <w:b/>
          <w:szCs w:val="20"/>
          <w:bCs/>
          <w:rFonts w:eastAsia="Batang" w:cs="Times New Roman" w:ascii="GHEA Grapalat" w:hAnsi="GHEA Grapalat"/>
          <w:color w:themeColor="dark2" w:val="1F497D"/>
          <w:lang w:val="hy-AM" w:eastAsia="en-GB"/>
        </w:rPr>
        <w:t>3</w:t>
      </w:r>
      <w:r>
        <w:rPr>
          <w:b/>
          <w:szCs w:val="20"/>
          <w:bCs/>
          <w:rFonts w:eastAsia="Batang" w:cs="Times New Roman" w:ascii="GHEA Grapalat" w:hAnsi="GHEA Grapalat"/>
          <w:color w:themeColor="dark2" w:val="1F497D"/>
          <w:lang w:val="hy-AM" w:eastAsia="en-GB"/>
        </w:rPr>
        <w:fldChar w:fldCharType="end"/>
      </w:r>
      <w:r>
        <w:rPr>
          <w:rFonts w:eastAsia="Batang" w:cs="Times New Roman" w:ascii="GHEA Grapalat" w:hAnsi="GHEA Grapalat"/>
          <w:b/>
          <w:bCs/>
          <w:color w:themeColor="dark2" w:val="1F497D"/>
          <w:szCs w:val="20"/>
          <w:lang w:val="hy-AM" w:eastAsia="en-GB"/>
        </w:rPr>
        <w:t xml:space="preserve">. Միջին տարեկան մակերևույթային հոսքի կանխատեսվող փոփոխությունները (%) </w:t>
      </w:r>
      <w:ins w:id="11" w:author="Alexander Arakelyan" w:date="2024-10-27T22:39:00Z">
        <w:r>
          <w:rPr>
            <w:rFonts w:eastAsia="Batang" w:cs="Times New Roman" w:ascii="GHEA Grapalat" w:hAnsi="GHEA Grapalat"/>
            <w:b/>
            <w:bCs/>
            <w:color w:themeColor="dark2" w:val="1F497D"/>
            <w:szCs w:val="20"/>
            <w:lang w:val="hy-AM" w:eastAsia="en-GB"/>
          </w:rPr>
          <w:t xml:space="preserve">ըստ CCSM4 մոդելի՝ </w:t>
        </w:r>
      </w:ins>
      <w:r>
        <w:rPr>
          <w:rFonts w:eastAsia="Batang" w:cs="Times New Roman" w:ascii="GHEA Grapalat" w:hAnsi="GHEA Grapalat"/>
          <w:b/>
          <w:bCs/>
          <w:color w:themeColor="dark2" w:val="1F497D"/>
          <w:szCs w:val="20"/>
          <w:lang w:val="hy-AM" w:eastAsia="en-GB"/>
        </w:rPr>
        <w:t xml:space="preserve">համեմատած 1961-1990 թթ. ժամանակահատվածի </w:t>
      </w:r>
      <w:ins w:id="12" w:author="Alexander Arakelyan" w:date="2024-10-27T22:40:00Z">
        <w:r>
          <w:rPr>
            <w:rFonts w:eastAsia="Batang" w:cs="Times New Roman" w:ascii="GHEA Grapalat" w:hAnsi="GHEA Grapalat"/>
            <w:b/>
            <w:bCs/>
            <w:color w:themeColor="dark2" w:val="1F497D"/>
            <w:szCs w:val="20"/>
            <w:lang w:val="hy-AM" w:eastAsia="en-GB"/>
          </w:rPr>
          <w:t xml:space="preserve">միջինի </w:t>
        </w:r>
      </w:ins>
      <w:r>
        <w:rPr>
          <w:rFonts w:eastAsia="Batang" w:cs="Times New Roman" w:ascii="GHEA Grapalat" w:hAnsi="GHEA Grapalat"/>
          <w:b/>
          <w:bCs/>
          <w:color w:themeColor="dark2" w:val="1F497D"/>
          <w:szCs w:val="20"/>
          <w:lang w:val="hy-AM" w:eastAsia="en-GB"/>
        </w:rPr>
        <w:t xml:space="preserve">հետ </w:t>
      </w:r>
      <w:del w:id="13" w:author="Alexander Arakelyan" w:date="2024-10-27T22:39:00Z">
        <w:bookmarkEnd w:id="49"/>
        <w:bookmarkEnd w:id="50"/>
        <w:bookmarkEnd w:id="51"/>
        <w:bookmarkEnd w:id="52"/>
        <w:r>
          <w:rPr>
            <w:rFonts w:eastAsia="Batang" w:cs="Times New Roman" w:ascii="GHEA Grapalat" w:hAnsi="GHEA Grapalat"/>
            <w:b/>
            <w:bCs/>
            <w:color w:themeColor="dark2" w:val="1F497D"/>
            <w:szCs w:val="20"/>
            <w:lang w:val="hy-AM" w:eastAsia="en-GB"/>
          </w:rPr>
          <w:delText xml:space="preserve">ըստ CCSM4 մոդելի </w:delText>
        </w:r>
      </w:del>
      <w:bookmarkStart w:id="53" w:name="_Toc155461655"/>
      <w:bookmarkStart w:id="54" w:name="_Ref152440167"/>
      <w:bookmarkStart w:id="55" w:name="_Toc152446715"/>
    </w:p>
    <w:tbl>
      <w:tblPr>
        <w:tblW w:w="8930" w:type="dxa"/>
        <w:jc w:val="center"/>
        <w:tblInd w:w="0" w:type="dxa"/>
        <w:tblLayout w:type="fixed"/>
        <w:tblCellMar>
          <w:top w:w="0" w:type="dxa"/>
          <w:left w:w="108" w:type="dxa"/>
          <w:bottom w:w="0" w:type="dxa"/>
          <w:right w:w="108" w:type="dxa"/>
        </w:tblCellMar>
      </w:tblPr>
      <w:tblGrid>
        <w:gridCol w:w="3531"/>
        <w:gridCol w:w="867"/>
        <w:gridCol w:w="901"/>
        <w:gridCol w:w="876"/>
        <w:gridCol w:w="858"/>
        <w:gridCol w:w="867"/>
        <w:gridCol w:w="1030"/>
      </w:tblGrid>
      <w:tr>
        <w:trPr>
          <w:trHeight w:val="255" w:hRule="atLeast"/>
        </w:trPr>
        <w:tc>
          <w:tcPr>
            <w:tcW w:w="3531"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709" w:left="57"/>
              <w:jc w:val="center"/>
              <w:rPr>
                <w:rFonts w:ascii="GHEA Grapalat" w:hAnsi="GHEA Grapalat" w:cs="Arial"/>
                <w:b/>
                <w:sz w:val="20"/>
                <w:szCs w:val="20"/>
                <w:lang w:val="en-AU"/>
              </w:rPr>
            </w:pPr>
            <w:r>
              <w:rPr>
                <w:rFonts w:cs="Arial" w:ascii="GHEA Grapalat" w:hAnsi="GHEA Grapalat"/>
                <w:b/>
                <w:sz w:val="20"/>
                <w:szCs w:val="20"/>
                <w:lang w:val="en-AU"/>
              </w:rPr>
              <w:t>Հիդրոլոգիական դիտակետ</w:t>
            </w:r>
          </w:p>
        </w:tc>
        <w:tc>
          <w:tcPr>
            <w:tcW w:w="2644" w:type="dxa"/>
            <w:gridSpan w:val="3"/>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709" w:left="57"/>
              <w:jc w:val="center"/>
              <w:rPr>
                <w:rFonts w:ascii="GHEA Grapalat" w:hAnsi="GHEA Grapalat" w:cs="Arial"/>
                <w:b/>
                <w:sz w:val="20"/>
                <w:szCs w:val="20"/>
                <w:lang w:val="de-AT"/>
              </w:rPr>
            </w:pPr>
            <w:r>
              <w:rPr>
                <w:rFonts w:cs="Arial" w:ascii="GHEA Grapalat" w:hAnsi="GHEA Grapalat"/>
                <w:b/>
                <w:sz w:val="20"/>
                <w:szCs w:val="20"/>
              </w:rPr>
              <w:t>RCP6.0</w:t>
            </w:r>
          </w:p>
        </w:tc>
        <w:tc>
          <w:tcPr>
            <w:tcW w:w="2755" w:type="dxa"/>
            <w:gridSpan w:val="3"/>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709" w:left="57"/>
              <w:jc w:val="center"/>
              <w:rPr>
                <w:rFonts w:ascii="GHEA Grapalat" w:hAnsi="GHEA Grapalat" w:cs="Arial"/>
                <w:b/>
                <w:sz w:val="20"/>
                <w:szCs w:val="20"/>
              </w:rPr>
            </w:pPr>
            <w:r>
              <w:rPr>
                <w:rFonts w:cs="Arial" w:ascii="GHEA Grapalat" w:hAnsi="GHEA Grapalat"/>
                <w:b/>
                <w:sz w:val="20"/>
                <w:szCs w:val="20"/>
              </w:rPr>
              <w:t>RCP8.5</w:t>
            </w:r>
          </w:p>
        </w:tc>
      </w:tr>
      <w:tr>
        <w:trPr>
          <w:trHeight w:val="255" w:hRule="atLeast"/>
        </w:trPr>
        <w:tc>
          <w:tcPr>
            <w:tcW w:w="35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86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2040</w:t>
            </w:r>
          </w:p>
        </w:tc>
        <w:tc>
          <w:tcPr>
            <w:tcW w:w="901"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2070</w:t>
            </w:r>
          </w:p>
        </w:tc>
        <w:tc>
          <w:tcPr>
            <w:tcW w:w="876"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2100</w:t>
            </w:r>
          </w:p>
        </w:tc>
        <w:tc>
          <w:tcPr>
            <w:tcW w:w="858"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2040</w:t>
            </w:r>
          </w:p>
        </w:tc>
        <w:tc>
          <w:tcPr>
            <w:tcW w:w="86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2070</w:t>
            </w:r>
          </w:p>
        </w:tc>
        <w:tc>
          <w:tcPr>
            <w:tcW w:w="1030"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left="57"/>
              <w:rPr>
                <w:rFonts w:ascii="GHEA Grapalat" w:hAnsi="GHEA Grapalat" w:cs="Arial"/>
                <w:b/>
                <w:sz w:val="20"/>
                <w:szCs w:val="20"/>
              </w:rPr>
            </w:pPr>
            <w:r>
              <w:rPr>
                <w:rFonts w:cs="Arial" w:ascii="GHEA Grapalat" w:hAnsi="GHEA Grapalat"/>
                <w:b/>
                <w:sz w:val="20"/>
                <w:szCs w:val="20"/>
              </w:rPr>
              <w:t>2100</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Ջերմուկ</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Times New Roman"/>
                <w:color w:val="000000"/>
                <w:sz w:val="20"/>
                <w:szCs w:val="20"/>
              </w:rPr>
            </w:pPr>
            <w:r>
              <w:rPr>
                <w:rFonts w:ascii="GHEA Grapalat" w:hAnsi="GHEA Grapalat"/>
                <w:color w:val="000000"/>
                <w:sz w:val="20"/>
                <w:szCs w:val="20"/>
              </w:rPr>
              <w:t>0.4</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0.2</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1.7</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-0.9</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1.2</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-0.5</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Արենի</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-2.2</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-5.2</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-4.8</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-4.6</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-5.2</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-10.3</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Վեդի</w:t>
            </w:r>
            <w:r>
              <w:rPr>
                <w:rFonts w:ascii="GHEA Grapalat" w:hAnsi="GHEA Grapalat"/>
                <w:color w:val="000000"/>
                <w:sz w:val="20"/>
                <w:szCs w:val="20"/>
              </w:rPr>
              <w:t xml:space="preserve"> – </w:t>
            </w:r>
            <w:r>
              <w:rPr>
                <w:rFonts w:ascii="GHEA Grapalat" w:hAnsi="GHEA Grapalat"/>
                <w:color w:val="000000"/>
                <w:sz w:val="20"/>
                <w:szCs w:val="20"/>
                <w:lang w:val="hy-AM"/>
              </w:rPr>
              <w:t>Ուրցաձոր</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-0.5</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-2.0</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0.1</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-3.2</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-0.8</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-5.1</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Վայք</w:t>
            </w:r>
            <w:r>
              <w:rPr>
                <w:rFonts w:ascii="GHEA Grapalat" w:hAnsi="GHEA Grapalat"/>
                <w:color w:val="000000"/>
                <w:sz w:val="20"/>
                <w:szCs w:val="20"/>
              </w:rPr>
              <w:t xml:space="preserve"> -</w:t>
            </w:r>
            <w:r>
              <w:rPr>
                <w:rFonts w:ascii="GHEA Grapalat" w:hAnsi="GHEA Grapalat"/>
                <w:color w:val="000000"/>
                <w:sz w:val="20"/>
                <w:szCs w:val="20"/>
                <w:lang w:val="hy-AM"/>
              </w:rPr>
              <w:t>Զառիթափ</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3.4</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5.3</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10.2</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1.1</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8.7</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7.8</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Սելիմգետ</w:t>
            </w:r>
            <w:r>
              <w:rPr>
                <w:rFonts w:ascii="GHEA Grapalat" w:hAnsi="GHEA Grapalat"/>
                <w:color w:val="000000"/>
                <w:sz w:val="20"/>
                <w:szCs w:val="20"/>
              </w:rPr>
              <w:t xml:space="preserve"> – </w:t>
            </w:r>
            <w:r>
              <w:rPr>
                <w:rFonts w:ascii="GHEA Grapalat" w:hAnsi="GHEA Grapalat"/>
                <w:color w:val="000000"/>
                <w:sz w:val="20"/>
                <w:szCs w:val="20"/>
                <w:lang w:val="hy-AM"/>
              </w:rPr>
              <w:t>Շատին</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-1.4</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rPr>
                <w:rFonts w:ascii="GHEA Grapalat" w:hAnsi="GHEA Grapalat" w:cs="Arial"/>
                <w:bCs/>
                <w:sz w:val="20"/>
                <w:szCs w:val="20"/>
                <w:lang w:val="en-AU"/>
              </w:rPr>
            </w:pPr>
            <w:r>
              <w:rPr>
                <w:rFonts w:ascii="GHEA Grapalat" w:hAnsi="GHEA Grapalat"/>
                <w:color w:val="000000"/>
                <w:sz w:val="20"/>
                <w:szCs w:val="20"/>
              </w:rPr>
              <w:t>-4.2</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-1.9</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-5.1</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-2.9</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-9.4</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Եղեգնաձոր</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-6.7</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-14.1</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-16.4</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-10.3</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-16.4</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-26.4</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lang w:val="hy-AM"/>
              </w:rPr>
            </w:pPr>
            <w:r>
              <w:rPr>
                <w:rFonts w:ascii="GHEA Grapalat" w:hAnsi="GHEA Grapalat"/>
                <w:color w:val="000000"/>
                <w:sz w:val="20"/>
                <w:szCs w:val="20"/>
                <w:lang w:val="hy-AM"/>
              </w:rPr>
              <w:t>Ազատ</w:t>
            </w:r>
            <w:r>
              <w:rPr>
                <w:rFonts w:ascii="GHEA Grapalat" w:hAnsi="GHEA Grapalat"/>
                <w:color w:val="000000"/>
                <w:sz w:val="20"/>
                <w:szCs w:val="20"/>
              </w:rPr>
              <w:t xml:space="preserve"> –</w:t>
            </w:r>
            <w:r>
              <w:rPr>
                <w:rFonts w:ascii="GHEA Grapalat" w:hAnsi="GHEA Grapalat"/>
                <w:color w:val="000000"/>
                <w:sz w:val="20"/>
                <w:szCs w:val="20"/>
                <w:lang w:val="hy-AM"/>
              </w:rPr>
              <w:t xml:space="preserve"> Գառնի</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-2.6</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-5.7</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-6.1</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-4.5</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-6.3</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-10.9</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rPr>
            </w:pPr>
            <w:r>
              <w:rPr>
                <w:rFonts w:ascii="GHEA Grapalat" w:hAnsi="GHEA Grapalat"/>
                <w:color w:val="000000"/>
                <w:sz w:val="20"/>
                <w:szCs w:val="20"/>
                <w:lang w:val="hy-AM"/>
              </w:rPr>
              <w:t>Եղեգիս – Շատին</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1.1</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1.4</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3.7</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-0.4</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3.0</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1.4</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rPr>
            </w:pPr>
            <w:r>
              <w:rPr>
                <w:rFonts w:ascii="GHEA Grapalat" w:hAnsi="GHEA Grapalat"/>
                <w:color w:val="000000"/>
                <w:sz w:val="20"/>
                <w:szCs w:val="20"/>
                <w:lang w:val="hy-AM"/>
              </w:rPr>
              <w:t>Եղեգիս – Հերմոն</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0.2</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-0.6</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1.4</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-1.8</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0.7</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ascii="GHEA Grapalat" w:hAnsi="GHEA Grapalat"/>
                <w:color w:val="000000"/>
                <w:sz w:val="20"/>
                <w:szCs w:val="20"/>
              </w:rPr>
              <w:t>-2.2</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jc w:val="left"/>
              <w:rPr>
                <w:rFonts w:ascii="GHEA Grapalat" w:hAnsi="GHEA Grapalat" w:cs="Times New Roman"/>
                <w:color w:val="000000"/>
                <w:sz w:val="20"/>
                <w:szCs w:val="20"/>
              </w:rPr>
            </w:pPr>
            <w:r>
              <w:rPr>
                <w:rFonts w:ascii="GHEA Grapalat" w:hAnsi="GHEA Grapalat"/>
                <w:color w:val="000000"/>
                <w:sz w:val="20"/>
                <w:szCs w:val="20"/>
                <w:lang w:val="hy-AM"/>
              </w:rPr>
              <w:t>Արտաբուն – Արտաբույնք</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1.7</w:t>
            </w:r>
          </w:p>
        </w:tc>
        <w:tc>
          <w:tcPr>
            <w:tcW w:w="9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2.4</w:t>
            </w:r>
          </w:p>
        </w:tc>
        <w:tc>
          <w:tcPr>
            <w:tcW w:w="8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5.5</w:t>
            </w:r>
          </w:p>
        </w:tc>
        <w:tc>
          <w:tcPr>
            <w:tcW w:w="8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-0.1</w:t>
            </w:r>
          </w:p>
        </w:tc>
        <w:tc>
          <w:tcPr>
            <w:tcW w:w="86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4.5</w:t>
            </w:r>
          </w:p>
        </w:tc>
        <w:tc>
          <w:tcPr>
            <w:tcW w:w="103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left="57"/>
              <w:rPr>
                <w:rFonts w:ascii="GHEA Grapalat" w:hAnsi="GHEA Grapalat" w:cs="Arial"/>
                <w:bCs/>
                <w:sz w:val="20"/>
                <w:szCs w:val="20"/>
                <w:lang w:val="en-AU"/>
              </w:rPr>
            </w:pPr>
            <w:r>
              <w:rPr>
                <w:rFonts w:cs="Arial" w:ascii="GHEA Grapalat" w:hAnsi="GHEA Grapalat"/>
                <w:bCs/>
                <w:sz w:val="20"/>
                <w:szCs w:val="20"/>
                <w:lang w:val="en-AU"/>
              </w:rPr>
              <w:t>3.1</w:t>
            </w:r>
          </w:p>
        </w:tc>
      </w:tr>
    </w:tbl>
    <w:p>
      <w:pPr>
        <w:pStyle w:val="Normal"/>
        <w:rPr>
          <w:rFonts w:ascii="GHEA Grapalat" w:hAnsi="GHEA Grapalat" w:cs="Arial"/>
          <w:b/>
          <w:bCs/>
          <w:sz w:val="24"/>
          <w:lang w:val="hy-AM" w:eastAsia="de-DE"/>
        </w:rPr>
      </w:pPr>
      <w:r>
        <w:rPr>
          <w:rFonts w:cs="Arial" w:ascii="GHEA Grapalat" w:hAnsi="GHEA Grapalat"/>
          <w:b/>
          <w:bCs/>
          <w:sz w:val="24"/>
          <w:lang w:val="hy-AM" w:eastAsia="de-DE"/>
        </w:rPr>
      </w:r>
      <w:bookmarkStart w:id="56" w:name="_Toc170860746"/>
      <w:bookmarkStart w:id="57" w:name="_Toc170860746"/>
      <w:bookmarkEnd w:id="57"/>
    </w:p>
    <w:p>
      <w:pPr>
        <w:pStyle w:val="Normal"/>
        <w:rPr>
          <w:rFonts w:ascii="GHEA Grapalat" w:hAnsi="GHEA Grapalat" w:cs="Arial"/>
          <w:b/>
          <w:bCs/>
          <w:sz w:val="24"/>
          <w:lang w:val="hy-AM" w:eastAsia="de-DE"/>
        </w:rPr>
      </w:pPr>
      <w:r>
        <w:rPr>
          <w:rFonts w:cs="Arial" w:ascii="GHEA Grapalat" w:hAnsi="GHEA Grapalat"/>
          <w:b/>
          <w:bCs/>
          <w:sz w:val="24"/>
          <w:lang w:val="hy-AM" w:eastAsia="de-DE"/>
        </w:rPr>
      </w:r>
    </w:p>
    <w:p>
      <w:pPr>
        <w:pStyle w:val="Normal"/>
        <w:rPr>
          <w:rFonts w:ascii="GHEA Grapalat" w:hAnsi="GHEA Grapalat" w:cs="Arial"/>
          <w:b/>
          <w:bCs/>
          <w:sz w:val="24"/>
          <w:lang w:val="hy-AM" w:eastAsia="de-DE"/>
        </w:rPr>
      </w:pPr>
      <w:r>
        <w:rPr>
          <w:rFonts w:cs="Arial" w:ascii="GHEA Grapalat" w:hAnsi="GHEA Grapalat"/>
          <w:b/>
          <w:bCs/>
          <w:sz w:val="24"/>
          <w:lang w:val="hy-AM" w:eastAsia="de-DE"/>
        </w:rPr>
      </w:r>
    </w:p>
    <w:p>
      <w:pPr>
        <w:pStyle w:val="Normal"/>
        <w:tabs>
          <w:tab w:val="clear" w:pos="720"/>
          <w:tab w:val="left" w:pos="1753" w:leader="none"/>
        </w:tabs>
        <w:spacing w:before="120" w:after="0"/>
        <w:ind w:hanging="0"/>
        <w:rPr>
          <w:rFonts w:ascii="GHEA Grapalat" w:hAnsi="GHEA Grapalat" w:eastAsia="Batang" w:cs="Times New Roman"/>
          <w:b/>
          <w:bCs/>
          <w:color w:themeColor="dark2" w:val="1F497D"/>
          <w:szCs w:val="20"/>
          <w:lang w:val="hy-AM" w:eastAsia="en-GB"/>
        </w:rPr>
      </w:pPr>
      <w:bookmarkStart w:id="58" w:name="_Toc170860746"/>
      <w:bookmarkStart w:id="59" w:name="_Toc180590463"/>
      <w:bookmarkEnd w:id="53"/>
      <w:bookmarkEnd w:id="54"/>
      <w:bookmarkEnd w:id="55"/>
      <w:bookmarkEnd w:id="58"/>
      <w:r>
        <w:rPr>
          <w:rFonts w:eastAsia="Batang" w:cs="Times New Roman" w:ascii="GHEA Grapalat" w:hAnsi="GHEA Grapalat"/>
          <w:b/>
          <w:bCs/>
          <w:color w:themeColor="dark2" w:val="1F497D"/>
          <w:szCs w:val="20"/>
          <w:lang w:val="hy-AM" w:eastAsia="en-GB"/>
        </w:rPr>
        <w:t xml:space="preserve">Աղյուսակ </w:t>
      </w:r>
      <w:r>
        <w:rPr>
          <w:rFonts w:eastAsia="Batang" w:cs="Times New Roman" w:ascii="GHEA Grapalat" w:hAnsi="GHEA Grapalat"/>
          <w:b/>
          <w:bCs/>
          <w:color w:themeColor="dark2" w:val="1F497D"/>
          <w:szCs w:val="20"/>
          <w:lang w:val="hy-AM" w:eastAsia="en-GB"/>
        </w:rPr>
        <w:fldChar w:fldCharType="begin"/>
      </w:r>
      <w:r>
        <w:rPr>
          <w:b/>
          <w:szCs w:val="20"/>
          <w:bCs/>
          <w:rFonts w:eastAsia="Batang" w:cs="Times New Roman" w:ascii="GHEA Grapalat" w:hAnsi="GHEA Grapalat"/>
          <w:color w:themeColor="dark2" w:val="1F497D"/>
          <w:lang w:val="hy-AM" w:eastAsia="en-GB"/>
        </w:rPr>
        <w:instrText xml:space="preserve"> SEQ Աղյուսակ \* ARABIC </w:instrText>
      </w:r>
      <w:r>
        <w:rPr>
          <w:b/>
          <w:szCs w:val="20"/>
          <w:bCs/>
          <w:rFonts w:eastAsia="Batang" w:cs="Times New Roman" w:ascii="GHEA Grapalat" w:hAnsi="GHEA Grapalat"/>
          <w:color w:themeColor="dark2" w:val="1F497D"/>
          <w:lang w:val="hy-AM" w:eastAsia="en-GB"/>
        </w:rPr>
        <w:fldChar w:fldCharType="separate"/>
      </w:r>
      <w:r>
        <w:rPr>
          <w:b/>
          <w:szCs w:val="20"/>
          <w:bCs/>
          <w:rFonts w:eastAsia="Batang" w:cs="Times New Roman" w:ascii="GHEA Grapalat" w:hAnsi="GHEA Grapalat"/>
          <w:color w:themeColor="dark2" w:val="1F497D"/>
          <w:lang w:val="hy-AM" w:eastAsia="en-GB"/>
        </w:rPr>
        <w:t>4</w:t>
      </w:r>
      <w:r>
        <w:rPr>
          <w:b/>
          <w:szCs w:val="20"/>
          <w:bCs/>
          <w:rFonts w:eastAsia="Batang" w:cs="Times New Roman" w:ascii="GHEA Grapalat" w:hAnsi="GHEA Grapalat"/>
          <w:color w:themeColor="dark2" w:val="1F497D"/>
          <w:lang w:val="hy-AM" w:eastAsia="en-GB"/>
        </w:rPr>
        <w:fldChar w:fldCharType="end"/>
      </w:r>
      <w:r>
        <w:rPr>
          <w:rFonts w:eastAsia="Batang" w:cs="Times New Roman" w:ascii="GHEA Grapalat" w:hAnsi="GHEA Grapalat"/>
          <w:b/>
          <w:bCs/>
          <w:color w:themeColor="dark2" w:val="1F497D"/>
          <w:szCs w:val="20"/>
          <w:lang w:val="hy-AM" w:eastAsia="en-GB"/>
        </w:rPr>
        <w:t xml:space="preserve">. Միջին տարեկան մակերևույթային հոսքի կանխատեսվող փոփոխությունները (%) </w:t>
      </w:r>
      <w:ins w:id="14" w:author="Alexander Arakelyan" w:date="2024-10-27T22:43:00Z">
        <w:r>
          <w:rPr>
            <w:rFonts w:eastAsia="Batang" w:cs="Times New Roman" w:ascii="GHEA Grapalat" w:hAnsi="GHEA Grapalat"/>
            <w:b/>
            <w:bCs/>
            <w:color w:themeColor="dark2" w:val="1F497D"/>
            <w:szCs w:val="20"/>
            <w:lang w:val="hy-AM" w:eastAsia="en-GB"/>
          </w:rPr>
          <w:t xml:space="preserve">ըստ METRAS մոդելի՝ </w:t>
        </w:r>
      </w:ins>
      <w:r>
        <w:rPr>
          <w:rFonts w:eastAsia="Batang" w:cs="Times New Roman" w:ascii="GHEA Grapalat" w:hAnsi="GHEA Grapalat"/>
          <w:b/>
          <w:bCs/>
          <w:color w:themeColor="dark2" w:val="1F497D"/>
          <w:szCs w:val="20"/>
          <w:lang w:val="hy-AM" w:eastAsia="en-GB"/>
        </w:rPr>
        <w:t xml:space="preserve">համեմատած 1961-1990 թթ. ժամանակահատվածի </w:t>
      </w:r>
      <w:ins w:id="15" w:author="Alexander Arakelyan" w:date="2024-10-27T22:44:00Z">
        <w:r>
          <w:rPr>
            <w:rFonts w:eastAsia="Batang" w:cs="Times New Roman" w:ascii="GHEA Grapalat" w:hAnsi="GHEA Grapalat"/>
            <w:b/>
            <w:bCs/>
            <w:color w:themeColor="dark2" w:val="1F497D"/>
            <w:szCs w:val="20"/>
            <w:lang w:val="hy-AM" w:eastAsia="en-GB"/>
          </w:rPr>
          <w:t xml:space="preserve">միջինի </w:t>
        </w:r>
      </w:ins>
      <w:r>
        <w:rPr>
          <w:rFonts w:eastAsia="Batang" w:cs="Times New Roman" w:ascii="GHEA Grapalat" w:hAnsi="GHEA Grapalat"/>
          <w:b/>
          <w:bCs/>
          <w:color w:themeColor="dark2" w:val="1F497D"/>
          <w:szCs w:val="20"/>
          <w:lang w:val="hy-AM" w:eastAsia="en-GB"/>
        </w:rPr>
        <w:t xml:space="preserve">հետ </w:t>
      </w:r>
      <w:del w:id="16" w:author="Alexander Arakelyan" w:date="2024-10-27T22:43:00Z">
        <w:bookmarkEnd w:id="59"/>
        <w:r>
          <w:rPr>
            <w:rFonts w:eastAsia="Batang" w:cs="Times New Roman" w:ascii="GHEA Grapalat" w:hAnsi="GHEA Grapalat"/>
            <w:b/>
            <w:bCs/>
            <w:color w:themeColor="dark2" w:val="1F497D"/>
            <w:szCs w:val="20"/>
            <w:lang w:val="hy-AM" w:eastAsia="en-GB"/>
          </w:rPr>
          <w:delText>ըստ METRAS մոդելի</w:delText>
        </w:r>
      </w:del>
    </w:p>
    <w:tbl>
      <w:tblPr>
        <w:tblW w:w="7974" w:type="dxa"/>
        <w:jc w:val="left"/>
        <w:tblInd w:w="0" w:type="dxa"/>
        <w:tblLayout w:type="fixed"/>
        <w:tblCellMar>
          <w:top w:w="0" w:type="dxa"/>
          <w:left w:w="108" w:type="dxa"/>
          <w:bottom w:w="0" w:type="dxa"/>
          <w:right w:w="108" w:type="dxa"/>
        </w:tblCellMar>
      </w:tblPr>
      <w:tblGrid>
        <w:gridCol w:w="3531"/>
        <w:gridCol w:w="1501"/>
        <w:gridCol w:w="1485"/>
        <w:gridCol w:w="1457"/>
      </w:tblGrid>
      <w:tr>
        <w:trPr>
          <w:trHeight w:val="255" w:hRule="atLeast"/>
        </w:trPr>
        <w:tc>
          <w:tcPr>
            <w:tcW w:w="3531"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rPr>
                <w:rFonts w:ascii="GHEA Grapalat" w:hAnsi="GHEA Grapalat" w:cs="Arial"/>
                <w:b/>
                <w:sz w:val="20"/>
                <w:szCs w:val="20"/>
                <w:lang w:val="en-AU"/>
              </w:rPr>
            </w:pPr>
            <w:r>
              <w:rPr>
                <w:rFonts w:cs="Arial" w:ascii="GHEA Grapalat" w:hAnsi="GHEA Grapalat"/>
                <w:b/>
                <w:sz w:val="20"/>
                <w:szCs w:val="20"/>
                <w:lang w:val="en-AU"/>
              </w:rPr>
              <w:t>Հիդրոլոգիական դիտակետ</w:t>
            </w:r>
          </w:p>
        </w:tc>
        <w:tc>
          <w:tcPr>
            <w:tcW w:w="4443" w:type="dxa"/>
            <w:gridSpan w:val="3"/>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jc w:val="center"/>
              <w:rPr>
                <w:rFonts w:ascii="GHEA Grapalat" w:hAnsi="GHEA Grapalat" w:cs="Arial"/>
                <w:b/>
                <w:sz w:val="20"/>
                <w:szCs w:val="20"/>
                <w:lang w:val="de-AT"/>
              </w:rPr>
            </w:pPr>
            <w:r>
              <w:rPr>
                <w:rFonts w:cs="Arial" w:ascii="GHEA Grapalat" w:hAnsi="GHEA Grapalat"/>
                <w:b/>
                <w:sz w:val="20"/>
                <w:szCs w:val="20"/>
              </w:rPr>
              <w:t>RCP8.5</w:t>
            </w:r>
          </w:p>
        </w:tc>
      </w:tr>
      <w:tr>
        <w:trPr>
          <w:trHeight w:val="255" w:hRule="atLeast"/>
        </w:trPr>
        <w:tc>
          <w:tcPr>
            <w:tcW w:w="35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501"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jc w:val="center"/>
              <w:rPr>
                <w:rFonts w:ascii="GHEA Grapalat" w:hAnsi="GHEA Grapalat" w:cs="Arial"/>
                <w:b/>
                <w:sz w:val="20"/>
                <w:szCs w:val="20"/>
              </w:rPr>
            </w:pPr>
            <w:r>
              <w:rPr>
                <w:rFonts w:cs="Arial" w:ascii="GHEA Grapalat" w:hAnsi="GHEA Grapalat"/>
                <w:b/>
                <w:sz w:val="20"/>
                <w:szCs w:val="20"/>
              </w:rPr>
              <w:t>2040</w:t>
            </w:r>
          </w:p>
        </w:tc>
        <w:tc>
          <w:tcPr>
            <w:tcW w:w="1485"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jc w:val="center"/>
              <w:rPr>
                <w:rFonts w:ascii="GHEA Grapalat" w:hAnsi="GHEA Grapalat" w:cs="Arial"/>
                <w:b/>
                <w:sz w:val="20"/>
                <w:szCs w:val="20"/>
              </w:rPr>
            </w:pPr>
            <w:r>
              <w:rPr>
                <w:rFonts w:cs="Arial" w:ascii="GHEA Grapalat" w:hAnsi="GHEA Grapalat"/>
                <w:b/>
                <w:sz w:val="20"/>
                <w:szCs w:val="20"/>
              </w:rPr>
              <w:t>2070</w:t>
            </w:r>
          </w:p>
        </w:tc>
        <w:tc>
          <w:tcPr>
            <w:tcW w:w="145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jc w:val="center"/>
              <w:rPr>
                <w:rFonts w:ascii="GHEA Grapalat" w:hAnsi="GHEA Grapalat" w:cs="Arial"/>
                <w:b/>
                <w:sz w:val="20"/>
                <w:szCs w:val="20"/>
              </w:rPr>
            </w:pPr>
            <w:r>
              <w:rPr>
                <w:rFonts w:cs="Arial" w:ascii="GHEA Grapalat" w:hAnsi="GHEA Grapalat"/>
                <w:b/>
                <w:sz w:val="20"/>
                <w:szCs w:val="20"/>
              </w:rPr>
              <w:t>2100</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Ջերմուկ</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-2.0</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-4.0</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-6.1</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Արենի</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-5.1</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-11.3</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ind w:hanging="0"/>
              <w:jc w:val="right"/>
              <w:rPr>
                <w:rFonts w:ascii="GHEA Grapalat" w:hAnsi="GHEA Grapalat" w:cs="Arial"/>
                <w:bCs/>
                <w:sz w:val="20"/>
                <w:szCs w:val="20"/>
                <w:lang w:val="en-AU"/>
              </w:rPr>
            </w:pPr>
            <w:r>
              <w:rPr>
                <w:rFonts w:ascii="GHEA Grapalat" w:hAnsi="GHEA Grapalat"/>
                <w:color w:val="000000"/>
                <w:sz w:val="20"/>
                <w:szCs w:val="20"/>
              </w:rPr>
              <w:t>-16.6</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Վեդի</w:t>
            </w:r>
            <w:r>
              <w:rPr>
                <w:rFonts w:ascii="GHEA Grapalat" w:hAnsi="GHEA Grapalat"/>
                <w:color w:val="000000"/>
                <w:sz w:val="20"/>
                <w:szCs w:val="20"/>
              </w:rPr>
              <w:t xml:space="preserve"> – </w:t>
            </w:r>
            <w:r>
              <w:rPr>
                <w:rFonts w:ascii="GHEA Grapalat" w:hAnsi="GHEA Grapalat"/>
                <w:color w:val="000000"/>
                <w:sz w:val="20"/>
                <w:szCs w:val="20"/>
                <w:lang w:val="hy-AM"/>
              </w:rPr>
              <w:t>Ուրցաձոր</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-4.7</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-10.0</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-14.9</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Վայք</w:t>
            </w:r>
            <w:r>
              <w:rPr>
                <w:rFonts w:ascii="GHEA Grapalat" w:hAnsi="GHEA Grapalat"/>
                <w:color w:val="000000"/>
                <w:sz w:val="20"/>
                <w:szCs w:val="20"/>
              </w:rPr>
              <w:t xml:space="preserve"> -</w:t>
            </w:r>
            <w:r>
              <w:rPr>
                <w:rFonts w:ascii="GHEA Grapalat" w:hAnsi="GHEA Grapalat"/>
                <w:color w:val="000000"/>
                <w:sz w:val="20"/>
                <w:szCs w:val="20"/>
                <w:lang w:val="hy-AM"/>
              </w:rPr>
              <w:t>Զառիթափ</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-1.7</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-2.7</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-4.6</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Սելիմգետ</w:t>
            </w:r>
            <w:r>
              <w:rPr>
                <w:rFonts w:ascii="GHEA Grapalat" w:hAnsi="GHEA Grapalat"/>
                <w:color w:val="000000"/>
                <w:sz w:val="20"/>
                <w:szCs w:val="20"/>
              </w:rPr>
              <w:t xml:space="preserve"> – </w:t>
            </w:r>
            <w:r>
              <w:rPr>
                <w:rFonts w:ascii="GHEA Grapalat" w:hAnsi="GHEA Grapalat"/>
                <w:color w:val="000000"/>
                <w:sz w:val="20"/>
                <w:szCs w:val="20"/>
                <w:lang w:val="hy-AM"/>
              </w:rPr>
              <w:t>Շատին</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-6.8</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-14.7</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-21.9</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Արփա</w:t>
            </w:r>
            <w:r>
              <w:rPr>
                <w:rFonts w:ascii="GHEA Grapalat" w:hAnsi="GHEA Grapalat"/>
                <w:color w:val="000000"/>
                <w:sz w:val="20"/>
                <w:szCs w:val="20"/>
              </w:rPr>
              <w:t xml:space="preserve"> – </w:t>
            </w:r>
            <w:r>
              <w:rPr>
                <w:rFonts w:ascii="GHEA Grapalat" w:hAnsi="GHEA Grapalat"/>
                <w:color w:val="000000"/>
                <w:sz w:val="20"/>
                <w:szCs w:val="20"/>
                <w:lang w:val="hy-AM"/>
              </w:rPr>
              <w:t>Եղեգնաձոր</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-9.7</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-22.3</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-32.1</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Ազատ</w:t>
            </w:r>
            <w:r>
              <w:rPr>
                <w:rFonts w:ascii="GHEA Grapalat" w:hAnsi="GHEA Grapalat"/>
                <w:color w:val="000000"/>
                <w:sz w:val="20"/>
                <w:szCs w:val="20"/>
              </w:rPr>
              <w:t xml:space="preserve"> –</w:t>
            </w:r>
            <w:r>
              <w:rPr>
                <w:rFonts w:ascii="GHEA Grapalat" w:hAnsi="GHEA Grapalat"/>
                <w:color w:val="000000"/>
                <w:sz w:val="20"/>
                <w:szCs w:val="20"/>
                <w:lang w:val="hy-AM"/>
              </w:rPr>
              <w:t xml:space="preserve"> Գառնի</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-4.5</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-10.3</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-14.9</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Եղեգիս – Շատին</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-1.9</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-3.6</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-5.6</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Եղեգիս – Հերմոն</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-3.1</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-6.6</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-9.9</w:t>
            </w:r>
          </w:p>
        </w:tc>
      </w:tr>
      <w:tr>
        <w:trPr>
          <w:trHeight w:val="255" w:hRule="atLeast"/>
        </w:trPr>
        <w:tc>
          <w:tcPr>
            <w:tcW w:w="353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left"/>
              <w:rPr>
                <w:rFonts w:ascii="GHEA Grapalat" w:hAnsi="GHEA Grapalat" w:cs="Arial"/>
                <w:bCs/>
                <w:sz w:val="20"/>
                <w:szCs w:val="20"/>
                <w:lang w:val="en-AU"/>
              </w:rPr>
            </w:pPr>
            <w:r>
              <w:rPr>
                <w:rFonts w:ascii="GHEA Grapalat" w:hAnsi="GHEA Grapalat"/>
                <w:color w:val="000000"/>
                <w:sz w:val="20"/>
                <w:szCs w:val="20"/>
                <w:lang w:val="hy-AM"/>
              </w:rPr>
              <w:t>Արտաբուն – Արտաբույնք</w:t>
            </w:r>
          </w:p>
        </w:tc>
        <w:tc>
          <w:tcPr>
            <w:tcW w:w="150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-1.9</w:t>
            </w:r>
          </w:p>
        </w:tc>
        <w:tc>
          <w:tcPr>
            <w:tcW w:w="148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-3.6</w:t>
            </w:r>
          </w:p>
        </w:tc>
        <w:tc>
          <w:tcPr>
            <w:tcW w:w="145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jc w:val="center"/>
              <w:rPr>
                <w:rFonts w:ascii="GHEA Grapalat" w:hAnsi="GHEA Grapalat" w:cs="Arial"/>
                <w:bCs/>
                <w:sz w:val="20"/>
                <w:szCs w:val="20"/>
                <w:lang w:val="en-AU"/>
              </w:rPr>
            </w:pPr>
            <w:r>
              <w:rPr>
                <w:rFonts w:ascii="GHEA Grapalat" w:hAnsi="GHEA Grapalat"/>
                <w:color w:val="000000"/>
                <w:sz w:val="20"/>
                <w:szCs w:val="20"/>
              </w:rPr>
              <w:t>-5.7</w:t>
            </w:r>
            <w:bookmarkStart w:id="60" w:name="_Toc155461766"/>
            <w:bookmarkStart w:id="61" w:name="_Toc152447084"/>
            <w:bookmarkEnd w:id="60"/>
            <w:bookmarkEnd w:id="61"/>
          </w:p>
        </w:tc>
      </w:tr>
    </w:tbl>
    <w:p>
      <w:pPr>
        <w:pStyle w:val="Normal"/>
        <w:rPr>
          <w:rFonts w:ascii="GHEA Grapalat" w:hAnsi="GHEA Grapalat"/>
          <w:lang w:val="de-AT"/>
        </w:rPr>
      </w:pPr>
      <w:r>
        <w:rPr>
          <w:rFonts w:ascii="GHEA Grapalat" w:hAnsi="GHEA Grapalat"/>
          <w:lang w:val="de-AT"/>
        </w:rPr>
      </w:r>
    </w:p>
    <w:p>
      <w:pPr>
        <w:pStyle w:val="Normal"/>
        <w:rPr>
          <w:rFonts w:ascii="GHEA Grapalat" w:hAnsi="GHEA Grapalat"/>
          <w:lang w:val="de-AT"/>
        </w:rPr>
      </w:pPr>
      <w:r>
        <w:rPr>
          <w:rFonts w:ascii="GHEA Grapalat" w:hAnsi="GHEA Grapalat"/>
          <w:lang w:val="de-AT"/>
        </w:rPr>
      </w:r>
    </w:p>
    <w:p>
      <w:pPr>
        <w:pStyle w:val="Heading2"/>
        <w:numPr>
          <w:ilvl w:val="1"/>
          <w:numId w:val="25"/>
        </w:numPr>
        <w:spacing w:before="120" w:after="0"/>
        <w:rPr>
          <w:rFonts w:ascii="GHEA Grapalat" w:hAnsi="GHEA Grapalat" w:cs="Arial"/>
          <w:sz w:val="24"/>
          <w:szCs w:val="24"/>
          <w:lang w:val="hy-AM"/>
        </w:rPr>
      </w:pPr>
      <w:bookmarkStart w:id="62" w:name="_Toc180589661"/>
      <w:r>
        <w:rPr>
          <w:rFonts w:cs="Arial" w:ascii="GHEA Grapalat" w:hAnsi="GHEA Grapalat"/>
          <w:sz w:val="24"/>
          <w:szCs w:val="24"/>
          <w:lang w:val="hy-AM"/>
        </w:rPr>
        <w:t>Ջրավազանի ստորերկրյա ջրային ռեսուրսների վրա կլիմայի փոփոխության ազդեցություն</w:t>
      </w:r>
      <w:bookmarkEnd w:id="62"/>
      <w:r>
        <w:rPr>
          <w:rFonts w:cs="Arial" w:ascii="GHEA Grapalat" w:hAnsi="GHEA Grapalat"/>
          <w:sz w:val="24"/>
          <w:szCs w:val="24"/>
          <w:lang w:val="hy-AM"/>
        </w:rPr>
        <w:t xml:space="preserve">  </w:t>
      </w:r>
    </w:p>
    <w:p>
      <w:pPr>
        <w:pStyle w:val="Normal"/>
        <w:spacing w:before="120" w:after="0"/>
        <w:ind w:hanging="0"/>
        <w:rPr>
          <w:rFonts w:ascii="GHEA Grapalat" w:hAnsi="GHEA Grapalat" w:cs="Arial"/>
          <w:szCs w:val="20"/>
          <w:lang w:val="de-AT"/>
        </w:rPr>
      </w:pPr>
      <w:r>
        <w:rPr>
          <w:rFonts w:cs="Arial" w:ascii="GHEA Grapalat" w:hAnsi="GHEA Grapalat"/>
          <w:szCs w:val="20"/>
          <w:lang w:val="hy-AM"/>
        </w:rPr>
        <w:t>Կլիմայի</w:t>
      </w:r>
      <w:r>
        <w:rPr>
          <w:rFonts w:cs="Arial" w:ascii="GHEA Grapalat" w:hAnsi="GHEA Grapalat"/>
          <w:szCs w:val="20"/>
          <w:lang w:val="de-AT"/>
        </w:rPr>
        <w:t xml:space="preserve"> </w:t>
      </w:r>
      <w:r>
        <w:rPr>
          <w:rFonts w:cs="Arial" w:ascii="GHEA Grapalat" w:hAnsi="GHEA Grapalat"/>
          <w:szCs w:val="20"/>
          <w:lang w:val="hy-AM"/>
        </w:rPr>
        <w:t>տաքացման</w:t>
      </w:r>
      <w:r>
        <w:rPr>
          <w:rFonts w:cs="Arial" w:ascii="GHEA Grapalat" w:hAnsi="GHEA Grapalat"/>
          <w:szCs w:val="20"/>
          <w:lang w:val="de-AT"/>
        </w:rPr>
        <w:t xml:space="preserve"> </w:t>
      </w:r>
      <w:r>
        <w:rPr>
          <w:rFonts w:cs="Arial" w:ascii="GHEA Grapalat" w:hAnsi="GHEA Grapalat"/>
          <w:szCs w:val="20"/>
          <w:lang w:val="hy-AM"/>
        </w:rPr>
        <w:t>միտումները</w:t>
      </w:r>
      <w:r>
        <w:rPr>
          <w:rFonts w:cs="Arial" w:ascii="GHEA Grapalat" w:hAnsi="GHEA Grapalat"/>
          <w:szCs w:val="20"/>
          <w:lang w:val="de-AT"/>
        </w:rPr>
        <w:t xml:space="preserve"> </w:t>
      </w:r>
      <w:r>
        <w:rPr>
          <w:rFonts w:cs="Arial" w:ascii="GHEA Grapalat" w:hAnsi="GHEA Grapalat"/>
          <w:szCs w:val="20"/>
          <w:lang w:val="hy-AM"/>
        </w:rPr>
        <w:t>Հայաստանում</w:t>
      </w:r>
      <w:r>
        <w:rPr>
          <w:rFonts w:cs="Arial" w:ascii="GHEA Grapalat" w:hAnsi="GHEA Grapalat"/>
          <w:szCs w:val="20"/>
          <w:lang w:val="de-AT"/>
        </w:rPr>
        <w:t xml:space="preserve"> </w:t>
      </w:r>
      <w:r>
        <w:rPr>
          <w:rFonts w:cs="Arial" w:ascii="GHEA Grapalat" w:hAnsi="GHEA Grapalat"/>
          <w:szCs w:val="20"/>
          <w:lang w:val="hy-AM"/>
        </w:rPr>
        <w:t>և</w:t>
      </w:r>
      <w:r>
        <w:rPr>
          <w:rFonts w:cs="Arial" w:ascii="GHEA Grapalat" w:hAnsi="GHEA Grapalat"/>
          <w:szCs w:val="20"/>
          <w:lang w:val="de-AT"/>
        </w:rPr>
        <w:t xml:space="preserve"> </w:t>
      </w:r>
      <w:r>
        <w:rPr>
          <w:rFonts w:cs="Arial" w:ascii="GHEA Grapalat" w:hAnsi="GHEA Grapalat"/>
          <w:szCs w:val="20"/>
          <w:lang w:val="hy-AM"/>
        </w:rPr>
        <w:t>ամբողջ</w:t>
      </w:r>
      <w:r>
        <w:rPr>
          <w:rFonts w:cs="Arial" w:ascii="GHEA Grapalat" w:hAnsi="GHEA Grapalat"/>
          <w:szCs w:val="20"/>
          <w:lang w:val="de-AT"/>
        </w:rPr>
        <w:t xml:space="preserve"> </w:t>
      </w:r>
      <w:r>
        <w:rPr>
          <w:rFonts w:cs="Arial" w:ascii="GHEA Grapalat" w:hAnsi="GHEA Grapalat"/>
          <w:szCs w:val="20"/>
          <w:lang w:val="hy-AM"/>
        </w:rPr>
        <w:t>աշխարհում</w:t>
      </w:r>
      <w:r>
        <w:rPr>
          <w:rFonts w:cs="Arial" w:ascii="GHEA Grapalat" w:hAnsi="GHEA Grapalat"/>
          <w:szCs w:val="20"/>
          <w:lang w:val="de-AT"/>
        </w:rPr>
        <w:t xml:space="preserve"> </w:t>
      </w:r>
      <w:r>
        <w:rPr>
          <w:rFonts w:cs="Arial" w:ascii="GHEA Grapalat" w:hAnsi="GHEA Grapalat"/>
          <w:szCs w:val="20"/>
          <w:lang w:val="hy-AM"/>
        </w:rPr>
        <w:t>ուժգնացել</w:t>
      </w:r>
      <w:r>
        <w:rPr>
          <w:rFonts w:cs="Arial" w:ascii="GHEA Grapalat" w:hAnsi="GHEA Grapalat"/>
          <w:szCs w:val="20"/>
          <w:lang w:val="de-AT"/>
        </w:rPr>
        <w:t xml:space="preserve"> </w:t>
      </w:r>
      <w:r>
        <w:rPr>
          <w:rFonts w:cs="Arial" w:ascii="GHEA Grapalat" w:hAnsi="GHEA Grapalat"/>
          <w:szCs w:val="20"/>
          <w:lang w:val="hy-AM"/>
        </w:rPr>
        <w:t>են</w:t>
      </w:r>
      <w:r>
        <w:rPr>
          <w:rFonts w:cs="Arial" w:ascii="GHEA Grapalat" w:hAnsi="GHEA Grapalat"/>
          <w:szCs w:val="20"/>
          <w:lang w:val="de-AT"/>
        </w:rPr>
        <w:t xml:space="preserve"> </w:t>
      </w:r>
      <w:r>
        <w:rPr>
          <w:rFonts w:cs="Arial" w:ascii="GHEA Grapalat" w:hAnsi="GHEA Grapalat"/>
          <w:szCs w:val="20"/>
          <w:lang w:val="hy-AM"/>
        </w:rPr>
        <w:t>վերջին</w:t>
      </w:r>
      <w:r>
        <w:rPr>
          <w:rFonts w:cs="Arial" w:ascii="GHEA Grapalat" w:hAnsi="GHEA Grapalat"/>
          <w:szCs w:val="20"/>
          <w:lang w:val="de-AT"/>
        </w:rPr>
        <w:t xml:space="preserve"> 30-40 </w:t>
      </w:r>
      <w:r>
        <w:rPr>
          <w:rFonts w:cs="Arial" w:ascii="GHEA Grapalat" w:hAnsi="GHEA Grapalat"/>
          <w:szCs w:val="20"/>
          <w:lang w:val="hy-AM"/>
        </w:rPr>
        <w:t>տարիների</w:t>
      </w:r>
      <w:r>
        <w:rPr>
          <w:rFonts w:cs="Arial" w:ascii="GHEA Grapalat" w:hAnsi="GHEA Grapalat"/>
          <w:szCs w:val="20"/>
          <w:lang w:val="de-AT"/>
        </w:rPr>
        <w:t xml:space="preserve"> </w:t>
      </w:r>
      <w:r>
        <w:rPr>
          <w:rFonts w:cs="Arial" w:ascii="GHEA Grapalat" w:hAnsi="GHEA Grapalat"/>
          <w:szCs w:val="20"/>
          <w:lang w:val="hy-AM"/>
        </w:rPr>
        <w:t>ընթացքում</w:t>
      </w:r>
      <w:r>
        <w:rPr>
          <w:rFonts w:cs="Arial" w:ascii="GHEA Grapalat" w:hAnsi="GHEA Grapalat"/>
          <w:szCs w:val="20"/>
          <w:lang w:val="de-AT"/>
        </w:rPr>
        <w:t xml:space="preserve">: </w:t>
      </w:r>
      <w:r>
        <w:rPr>
          <w:rFonts w:cs="Arial" w:ascii="GHEA Grapalat" w:hAnsi="GHEA Grapalat"/>
          <w:szCs w:val="20"/>
          <w:lang w:val="hy-AM"/>
        </w:rPr>
        <w:t>Կլիմայի</w:t>
      </w:r>
      <w:r>
        <w:rPr>
          <w:rFonts w:cs="Arial" w:ascii="GHEA Grapalat" w:hAnsi="GHEA Grapalat"/>
          <w:szCs w:val="20"/>
          <w:lang w:val="de-AT"/>
        </w:rPr>
        <w:t xml:space="preserve"> </w:t>
      </w:r>
      <w:r>
        <w:rPr>
          <w:rFonts w:cs="Arial" w:ascii="GHEA Grapalat" w:hAnsi="GHEA Grapalat"/>
          <w:szCs w:val="20"/>
          <w:lang w:val="hy-AM"/>
        </w:rPr>
        <w:t>փոփոխության</w:t>
      </w:r>
      <w:r>
        <w:rPr>
          <w:rFonts w:cs="Arial" w:ascii="GHEA Grapalat" w:hAnsi="GHEA Grapalat"/>
          <w:szCs w:val="20"/>
          <w:lang w:val="de-AT"/>
        </w:rPr>
        <w:t xml:space="preserve"> </w:t>
      </w:r>
      <w:r>
        <w:rPr>
          <w:rFonts w:cs="Arial" w:ascii="GHEA Grapalat" w:hAnsi="GHEA Grapalat"/>
          <w:szCs w:val="20"/>
          <w:lang w:val="hy-AM"/>
        </w:rPr>
        <w:t>ազդեցությունը</w:t>
      </w:r>
      <w:r>
        <w:rPr>
          <w:rFonts w:cs="Arial" w:ascii="GHEA Grapalat" w:hAnsi="GHEA Grapalat"/>
          <w:szCs w:val="20"/>
          <w:lang w:val="de-AT"/>
        </w:rPr>
        <w:t xml:space="preserve"> </w:t>
      </w:r>
      <w:r>
        <w:rPr>
          <w:rFonts w:cs="Arial" w:ascii="GHEA Grapalat" w:hAnsi="GHEA Grapalat"/>
          <w:szCs w:val="20"/>
          <w:lang w:val="hy-AM"/>
        </w:rPr>
        <w:t>ստորերկրյա</w:t>
      </w:r>
      <w:r>
        <w:rPr>
          <w:rFonts w:cs="Arial" w:ascii="GHEA Grapalat" w:hAnsi="GHEA Grapalat"/>
          <w:szCs w:val="20"/>
          <w:lang w:val="de-AT"/>
        </w:rPr>
        <w:t xml:space="preserve"> </w:t>
      </w:r>
      <w:r>
        <w:rPr>
          <w:rFonts w:cs="Arial" w:ascii="GHEA Grapalat" w:hAnsi="GHEA Grapalat"/>
          <w:szCs w:val="20"/>
          <w:lang w:val="hy-AM"/>
        </w:rPr>
        <w:t>ջրային</w:t>
      </w:r>
      <w:r>
        <w:rPr>
          <w:rFonts w:cs="Arial" w:ascii="GHEA Grapalat" w:hAnsi="GHEA Grapalat"/>
          <w:szCs w:val="20"/>
          <w:lang w:val="de-AT"/>
        </w:rPr>
        <w:t xml:space="preserve"> </w:t>
      </w:r>
      <w:r>
        <w:rPr>
          <w:rFonts w:cs="Arial" w:ascii="GHEA Grapalat" w:hAnsi="GHEA Grapalat"/>
          <w:szCs w:val="20"/>
          <w:lang w:val="hy-AM"/>
        </w:rPr>
        <w:t>ռեսուրսների</w:t>
      </w:r>
      <w:r>
        <w:rPr>
          <w:rFonts w:cs="Arial" w:ascii="GHEA Grapalat" w:hAnsi="GHEA Grapalat"/>
          <w:szCs w:val="20"/>
          <w:lang w:val="de-AT"/>
        </w:rPr>
        <w:t xml:space="preserve"> </w:t>
      </w:r>
      <w:r>
        <w:rPr>
          <w:rFonts w:cs="Arial" w:ascii="GHEA Grapalat" w:hAnsi="GHEA Grapalat"/>
          <w:szCs w:val="20"/>
          <w:lang w:val="hy-AM"/>
        </w:rPr>
        <w:t>վրա</w:t>
      </w:r>
      <w:r>
        <w:rPr>
          <w:rFonts w:cs="Arial" w:ascii="GHEA Grapalat" w:hAnsi="GHEA Grapalat"/>
          <w:szCs w:val="20"/>
          <w:lang w:val="de-AT"/>
        </w:rPr>
        <w:t xml:space="preserve"> </w:t>
      </w:r>
      <w:r>
        <w:rPr>
          <w:rFonts w:cs="Arial" w:ascii="GHEA Grapalat" w:hAnsi="GHEA Grapalat"/>
          <w:szCs w:val="20"/>
          <w:lang w:val="hy-AM"/>
        </w:rPr>
        <w:t>գնահատելու</w:t>
      </w:r>
      <w:r>
        <w:rPr>
          <w:rFonts w:cs="Arial" w:ascii="GHEA Grapalat" w:hAnsi="GHEA Grapalat"/>
          <w:szCs w:val="20"/>
          <w:lang w:val="de-AT"/>
        </w:rPr>
        <w:t xml:space="preserve"> </w:t>
      </w:r>
      <w:r>
        <w:rPr>
          <w:rFonts w:cs="Arial" w:ascii="GHEA Grapalat" w:hAnsi="GHEA Grapalat"/>
          <w:szCs w:val="20"/>
          <w:lang w:val="hy-AM"/>
        </w:rPr>
        <w:t>համար</w:t>
      </w:r>
      <w:r>
        <w:rPr>
          <w:rFonts w:cs="Arial" w:ascii="GHEA Grapalat" w:hAnsi="GHEA Grapalat"/>
          <w:szCs w:val="20"/>
          <w:lang w:val="de-AT"/>
        </w:rPr>
        <w:t xml:space="preserve"> </w:t>
      </w:r>
      <w:r>
        <w:rPr>
          <w:rFonts w:cs="Arial" w:ascii="GHEA Grapalat" w:hAnsi="GHEA Grapalat"/>
          <w:szCs w:val="20"/>
          <w:lang w:val="hy-AM"/>
        </w:rPr>
        <w:t>անհրաժեշտ</w:t>
      </w:r>
      <w:r>
        <w:rPr>
          <w:rFonts w:cs="Arial" w:ascii="GHEA Grapalat" w:hAnsi="GHEA Grapalat"/>
          <w:szCs w:val="20"/>
          <w:lang w:val="de-AT"/>
        </w:rPr>
        <w:t xml:space="preserve"> </w:t>
      </w:r>
      <w:r>
        <w:rPr>
          <w:rFonts w:cs="Arial" w:ascii="GHEA Grapalat" w:hAnsi="GHEA Grapalat"/>
          <w:szCs w:val="20"/>
          <w:lang w:val="hy-AM"/>
        </w:rPr>
        <w:t>է</w:t>
      </w:r>
      <w:r>
        <w:rPr>
          <w:rFonts w:cs="Arial" w:ascii="GHEA Grapalat" w:hAnsi="GHEA Grapalat"/>
          <w:szCs w:val="20"/>
          <w:lang w:val="de-AT"/>
        </w:rPr>
        <w:t xml:space="preserve"> </w:t>
      </w:r>
      <w:r>
        <w:rPr>
          <w:rFonts w:cs="Arial" w:ascii="GHEA Grapalat" w:hAnsi="GHEA Grapalat"/>
          <w:szCs w:val="20"/>
          <w:lang w:val="hy-AM"/>
        </w:rPr>
        <w:t>ունենալ</w:t>
      </w:r>
      <w:r>
        <w:rPr>
          <w:rFonts w:cs="Arial" w:ascii="GHEA Grapalat" w:hAnsi="GHEA Grapalat"/>
          <w:szCs w:val="20"/>
          <w:lang w:val="de-AT"/>
        </w:rPr>
        <w:t xml:space="preserve"> </w:t>
      </w:r>
      <w:r>
        <w:rPr>
          <w:rFonts w:cs="Arial" w:ascii="GHEA Grapalat" w:hAnsi="GHEA Grapalat"/>
          <w:szCs w:val="20"/>
          <w:lang w:val="hy-AM"/>
        </w:rPr>
        <w:t>առնվազն</w:t>
      </w:r>
      <w:r>
        <w:rPr>
          <w:rFonts w:cs="Arial" w:ascii="GHEA Grapalat" w:hAnsi="GHEA Grapalat"/>
          <w:szCs w:val="20"/>
          <w:lang w:val="de-AT"/>
        </w:rPr>
        <w:t xml:space="preserve"> 40 </w:t>
      </w:r>
      <w:r>
        <w:rPr>
          <w:rFonts w:cs="Arial" w:ascii="GHEA Grapalat" w:hAnsi="GHEA Grapalat"/>
          <w:szCs w:val="20"/>
          <w:lang w:val="hy-AM"/>
        </w:rPr>
        <w:t>տարվա</w:t>
      </w:r>
      <w:r>
        <w:rPr>
          <w:rFonts w:cs="Arial" w:ascii="GHEA Grapalat" w:hAnsi="GHEA Grapalat"/>
          <w:szCs w:val="20"/>
          <w:lang w:val="de-AT"/>
        </w:rPr>
        <w:t xml:space="preserve"> </w:t>
      </w:r>
      <w:r>
        <w:rPr>
          <w:rFonts w:cs="Arial" w:ascii="GHEA Grapalat" w:hAnsi="GHEA Grapalat"/>
          <w:szCs w:val="20"/>
          <w:lang w:val="hy-AM"/>
        </w:rPr>
        <w:t>փաստացի</w:t>
      </w:r>
      <w:r>
        <w:rPr>
          <w:rFonts w:cs="Arial" w:ascii="GHEA Grapalat" w:hAnsi="GHEA Grapalat"/>
          <w:szCs w:val="20"/>
          <w:lang w:val="de-AT"/>
        </w:rPr>
        <w:t xml:space="preserve"> </w:t>
      </w:r>
      <w:r>
        <w:rPr>
          <w:rFonts w:cs="Arial" w:ascii="GHEA Grapalat" w:hAnsi="GHEA Grapalat"/>
          <w:szCs w:val="20"/>
          <w:lang w:val="hy-AM"/>
        </w:rPr>
        <w:t>դիտարկումների</w:t>
      </w:r>
      <w:r>
        <w:rPr>
          <w:rFonts w:cs="Arial" w:ascii="GHEA Grapalat" w:hAnsi="GHEA Grapalat"/>
          <w:szCs w:val="20"/>
          <w:lang w:val="de-AT"/>
        </w:rPr>
        <w:t xml:space="preserve"> </w:t>
      </w:r>
      <w:r>
        <w:rPr>
          <w:rFonts w:cs="Arial" w:ascii="GHEA Grapalat" w:hAnsi="GHEA Grapalat"/>
          <w:szCs w:val="20"/>
          <w:lang w:val="hy-AM"/>
        </w:rPr>
        <w:t>տվյալներ</w:t>
      </w:r>
      <w:r>
        <w:rPr>
          <w:rFonts w:cs="Arial" w:ascii="GHEA Grapalat" w:hAnsi="GHEA Grapalat"/>
          <w:szCs w:val="20"/>
          <w:lang w:val="de-AT"/>
        </w:rPr>
        <w:t xml:space="preserve">: </w:t>
      </w:r>
      <w:r>
        <w:rPr>
          <w:rFonts w:cs="Arial" w:ascii="GHEA Grapalat" w:hAnsi="GHEA Grapalat"/>
          <w:szCs w:val="20"/>
          <w:lang w:val="hy-AM"/>
        </w:rPr>
        <w:t>Այս</w:t>
      </w:r>
      <w:r>
        <w:rPr>
          <w:rFonts w:cs="Arial" w:ascii="GHEA Grapalat" w:hAnsi="GHEA Grapalat"/>
          <w:szCs w:val="20"/>
          <w:lang w:val="de-AT"/>
        </w:rPr>
        <w:t xml:space="preserve"> </w:t>
      </w:r>
      <w:r>
        <w:rPr>
          <w:rFonts w:cs="Arial" w:ascii="GHEA Grapalat" w:hAnsi="GHEA Grapalat"/>
          <w:szCs w:val="20"/>
          <w:lang w:val="hy-AM"/>
        </w:rPr>
        <w:t>դիտարկումները</w:t>
      </w:r>
      <w:r>
        <w:rPr>
          <w:rFonts w:cs="Arial" w:ascii="GHEA Grapalat" w:hAnsi="GHEA Grapalat"/>
          <w:szCs w:val="20"/>
          <w:lang w:val="de-AT"/>
        </w:rPr>
        <w:t xml:space="preserve"> </w:t>
      </w:r>
      <w:r>
        <w:rPr>
          <w:rFonts w:cs="Arial" w:ascii="GHEA Grapalat" w:hAnsi="GHEA Grapalat"/>
          <w:szCs w:val="20"/>
          <w:lang w:val="hy-AM"/>
        </w:rPr>
        <w:t>հնարավորություն</w:t>
      </w:r>
      <w:r>
        <w:rPr>
          <w:rFonts w:cs="Arial" w:ascii="GHEA Grapalat" w:hAnsi="GHEA Grapalat"/>
          <w:szCs w:val="20"/>
          <w:lang w:val="de-AT"/>
        </w:rPr>
        <w:t xml:space="preserve"> </w:t>
      </w:r>
      <w:r>
        <w:rPr>
          <w:rFonts w:cs="Arial" w:ascii="GHEA Grapalat" w:hAnsi="GHEA Grapalat"/>
          <w:szCs w:val="20"/>
          <w:lang w:val="hy-AM"/>
        </w:rPr>
        <w:t>կտան</w:t>
      </w:r>
      <w:r>
        <w:rPr>
          <w:rFonts w:cs="Arial" w:ascii="GHEA Grapalat" w:hAnsi="GHEA Grapalat"/>
          <w:szCs w:val="20"/>
          <w:lang w:val="de-AT"/>
        </w:rPr>
        <w:t xml:space="preserve"> </w:t>
      </w:r>
      <w:r>
        <w:rPr>
          <w:rFonts w:cs="Arial" w:ascii="GHEA Grapalat" w:hAnsi="GHEA Grapalat"/>
          <w:szCs w:val="20"/>
          <w:lang w:val="hy-AM"/>
        </w:rPr>
        <w:t>գնահատել</w:t>
      </w:r>
      <w:r>
        <w:rPr>
          <w:rFonts w:cs="Arial" w:ascii="GHEA Grapalat" w:hAnsi="GHEA Grapalat"/>
          <w:szCs w:val="20"/>
          <w:lang w:val="de-AT"/>
        </w:rPr>
        <w:t xml:space="preserve"> </w:t>
      </w:r>
      <w:r>
        <w:rPr>
          <w:rFonts w:cs="Arial" w:ascii="GHEA Grapalat" w:hAnsi="GHEA Grapalat"/>
          <w:szCs w:val="20"/>
          <w:lang w:val="hy-AM"/>
        </w:rPr>
        <w:t>ստորերկրյա</w:t>
      </w:r>
      <w:r>
        <w:rPr>
          <w:rFonts w:cs="Arial" w:ascii="GHEA Grapalat" w:hAnsi="GHEA Grapalat"/>
          <w:szCs w:val="20"/>
          <w:lang w:val="de-AT"/>
        </w:rPr>
        <w:t xml:space="preserve"> </w:t>
      </w:r>
      <w:r>
        <w:rPr>
          <w:rFonts w:cs="Arial" w:ascii="GHEA Grapalat" w:hAnsi="GHEA Grapalat"/>
          <w:szCs w:val="20"/>
          <w:lang w:val="hy-AM"/>
        </w:rPr>
        <w:t>ջրային</w:t>
      </w:r>
      <w:r>
        <w:rPr>
          <w:rFonts w:cs="Arial" w:ascii="GHEA Grapalat" w:hAnsi="GHEA Grapalat"/>
          <w:szCs w:val="20"/>
          <w:lang w:val="de-AT"/>
        </w:rPr>
        <w:t xml:space="preserve"> </w:t>
      </w:r>
      <w:r>
        <w:rPr>
          <w:rFonts w:cs="Arial" w:ascii="GHEA Grapalat" w:hAnsi="GHEA Grapalat"/>
          <w:szCs w:val="20"/>
          <w:lang w:val="hy-AM"/>
        </w:rPr>
        <w:t>ռեսուրսների</w:t>
      </w:r>
      <w:r>
        <w:rPr>
          <w:rFonts w:cs="Arial" w:ascii="GHEA Grapalat" w:hAnsi="GHEA Grapalat"/>
          <w:szCs w:val="20"/>
          <w:lang w:val="de-AT"/>
        </w:rPr>
        <w:t xml:space="preserve"> </w:t>
      </w:r>
      <w:r>
        <w:rPr>
          <w:rFonts w:cs="Arial" w:ascii="GHEA Grapalat" w:hAnsi="GHEA Grapalat"/>
          <w:szCs w:val="20"/>
          <w:lang w:val="hy-AM"/>
        </w:rPr>
        <w:t>դինամիկան</w:t>
      </w:r>
      <w:r>
        <w:rPr>
          <w:rFonts w:cs="Arial" w:ascii="GHEA Grapalat" w:hAnsi="GHEA Grapalat"/>
          <w:szCs w:val="20"/>
          <w:lang w:val="de-AT"/>
        </w:rPr>
        <w:t xml:space="preserve"> </w:t>
      </w:r>
      <w:r>
        <w:rPr>
          <w:rFonts w:cs="Arial" w:ascii="GHEA Grapalat" w:hAnsi="GHEA Grapalat"/>
          <w:szCs w:val="20"/>
          <w:lang w:val="hy-AM"/>
        </w:rPr>
        <w:t>վերջին</w:t>
      </w:r>
      <w:r>
        <w:rPr>
          <w:rFonts w:cs="Arial" w:ascii="GHEA Grapalat" w:hAnsi="GHEA Grapalat"/>
          <w:szCs w:val="20"/>
          <w:lang w:val="de-AT"/>
        </w:rPr>
        <w:t xml:space="preserve"> </w:t>
      </w:r>
      <w:r>
        <w:rPr>
          <w:rFonts w:cs="Arial" w:ascii="GHEA Grapalat" w:hAnsi="GHEA Grapalat"/>
          <w:szCs w:val="20"/>
          <w:lang w:val="hy-AM"/>
        </w:rPr>
        <w:t>տասնամյակների</w:t>
      </w:r>
      <w:r>
        <w:rPr>
          <w:rFonts w:cs="Arial" w:ascii="GHEA Grapalat" w:hAnsi="GHEA Grapalat"/>
          <w:szCs w:val="20"/>
          <w:lang w:val="de-AT"/>
        </w:rPr>
        <w:t xml:space="preserve"> </w:t>
      </w:r>
      <w:r>
        <w:rPr>
          <w:rFonts w:cs="Arial" w:ascii="GHEA Grapalat" w:hAnsi="GHEA Grapalat"/>
          <w:szCs w:val="20"/>
          <w:lang w:val="hy-AM"/>
        </w:rPr>
        <w:t>ընթացքում</w:t>
      </w:r>
      <w:r>
        <w:rPr>
          <w:rFonts w:cs="Arial" w:ascii="GHEA Grapalat" w:hAnsi="GHEA Grapalat"/>
          <w:szCs w:val="20"/>
          <w:lang w:val="de-AT"/>
        </w:rPr>
        <w:t xml:space="preserve"> </w:t>
      </w:r>
      <w:r>
        <w:rPr>
          <w:rFonts w:cs="Arial" w:ascii="GHEA Grapalat" w:hAnsi="GHEA Grapalat"/>
          <w:szCs w:val="20"/>
          <w:lang w:val="hy-AM"/>
        </w:rPr>
        <w:t>և</w:t>
      </w:r>
      <w:r>
        <w:rPr>
          <w:rFonts w:cs="Arial" w:ascii="GHEA Grapalat" w:hAnsi="GHEA Grapalat"/>
          <w:szCs w:val="20"/>
          <w:lang w:val="de-AT"/>
        </w:rPr>
        <w:t xml:space="preserve"> </w:t>
      </w:r>
      <w:r>
        <w:rPr>
          <w:rFonts w:cs="Arial" w:ascii="GHEA Grapalat" w:hAnsi="GHEA Grapalat"/>
          <w:szCs w:val="20"/>
          <w:lang w:val="hy-AM"/>
        </w:rPr>
        <w:t>դրա</w:t>
      </w:r>
      <w:r>
        <w:rPr>
          <w:rFonts w:cs="Arial" w:ascii="GHEA Grapalat" w:hAnsi="GHEA Grapalat"/>
          <w:szCs w:val="20"/>
          <w:lang w:val="de-AT"/>
        </w:rPr>
        <w:t xml:space="preserve"> </w:t>
      </w:r>
      <w:r>
        <w:rPr>
          <w:rFonts w:cs="Arial" w:ascii="GHEA Grapalat" w:hAnsi="GHEA Grapalat"/>
          <w:szCs w:val="20"/>
          <w:lang w:val="hy-AM"/>
        </w:rPr>
        <w:t>կապը</w:t>
      </w:r>
      <w:r>
        <w:rPr>
          <w:rFonts w:cs="Arial" w:ascii="GHEA Grapalat" w:hAnsi="GHEA Grapalat"/>
          <w:szCs w:val="20"/>
          <w:lang w:val="de-AT"/>
        </w:rPr>
        <w:t xml:space="preserve"> </w:t>
      </w:r>
      <w:r>
        <w:rPr>
          <w:rFonts w:cs="Arial" w:ascii="GHEA Grapalat" w:hAnsi="GHEA Grapalat"/>
          <w:szCs w:val="20"/>
          <w:lang w:val="hy-AM"/>
        </w:rPr>
        <w:t>օդի</w:t>
      </w:r>
      <w:r>
        <w:rPr>
          <w:rFonts w:cs="Arial" w:ascii="GHEA Grapalat" w:hAnsi="GHEA Grapalat"/>
          <w:szCs w:val="20"/>
          <w:lang w:val="de-AT"/>
        </w:rPr>
        <w:t xml:space="preserve"> </w:t>
      </w:r>
      <w:r>
        <w:rPr>
          <w:rFonts w:cs="Arial" w:ascii="GHEA Grapalat" w:hAnsi="GHEA Grapalat"/>
          <w:szCs w:val="20"/>
          <w:lang w:val="hy-AM"/>
        </w:rPr>
        <w:t>ջերմաստիճանի</w:t>
      </w:r>
      <w:r>
        <w:rPr>
          <w:rFonts w:cs="Arial" w:ascii="GHEA Grapalat" w:hAnsi="GHEA Grapalat"/>
          <w:szCs w:val="20"/>
          <w:lang w:val="de-AT"/>
        </w:rPr>
        <w:t xml:space="preserve"> </w:t>
      </w:r>
      <w:r>
        <w:rPr>
          <w:rFonts w:cs="Arial" w:ascii="GHEA Grapalat" w:hAnsi="GHEA Grapalat"/>
          <w:szCs w:val="20"/>
          <w:lang w:val="hy-AM"/>
        </w:rPr>
        <w:t>հետ</w:t>
      </w:r>
      <w:r>
        <w:rPr>
          <w:rFonts w:cs="Arial" w:ascii="GHEA Grapalat" w:hAnsi="GHEA Grapalat"/>
          <w:szCs w:val="20"/>
          <w:lang w:val="de-AT"/>
        </w:rPr>
        <w:t>:</w:t>
      </w:r>
    </w:p>
    <w:p>
      <w:pPr>
        <w:pStyle w:val="Normal"/>
        <w:spacing w:before="120" w:after="0"/>
        <w:ind w:hanging="0"/>
        <w:rPr>
          <w:rFonts w:ascii="GHEA Grapalat" w:hAnsi="GHEA Grapalat" w:cs="Arial"/>
          <w:b/>
          <w:bCs/>
          <w:szCs w:val="20"/>
          <w:lang w:val="de-AT" w:eastAsia="de-DE"/>
        </w:rPr>
      </w:pPr>
      <w:r>
        <w:rPr>
          <w:rFonts w:cs="Arial" w:ascii="GHEA Grapalat" w:hAnsi="GHEA Grapalat"/>
          <w:szCs w:val="20"/>
        </w:rPr>
        <w:t>Վերջին</w:t>
      </w:r>
      <w:r>
        <w:rPr>
          <w:rFonts w:cs="Arial" w:ascii="GHEA Grapalat" w:hAnsi="GHEA Grapalat"/>
          <w:szCs w:val="20"/>
          <w:lang w:val="de-AT"/>
        </w:rPr>
        <w:t xml:space="preserve"> </w:t>
      </w:r>
      <w:r>
        <w:rPr>
          <w:rFonts w:cs="Arial" w:ascii="GHEA Grapalat" w:hAnsi="GHEA Grapalat"/>
          <w:szCs w:val="20"/>
        </w:rPr>
        <w:t>տասնամյակների</w:t>
      </w:r>
      <w:r>
        <w:rPr>
          <w:rFonts w:cs="Arial" w:ascii="GHEA Grapalat" w:hAnsi="GHEA Grapalat"/>
          <w:szCs w:val="20"/>
          <w:lang w:val="de-AT"/>
        </w:rPr>
        <w:t xml:space="preserve"> </w:t>
      </w:r>
      <w:r>
        <w:rPr>
          <w:rFonts w:cs="Arial" w:ascii="GHEA Grapalat" w:hAnsi="GHEA Grapalat"/>
          <w:szCs w:val="20"/>
        </w:rPr>
        <w:t>ընթացքում</w:t>
      </w:r>
      <w:r>
        <w:rPr>
          <w:rFonts w:cs="Arial" w:ascii="GHEA Grapalat" w:hAnsi="GHEA Grapalat"/>
          <w:szCs w:val="20"/>
          <w:lang w:val="de-AT"/>
        </w:rPr>
        <w:t xml:space="preserve"> </w:t>
      </w:r>
      <w:r>
        <w:rPr>
          <w:rFonts w:cs="Arial" w:ascii="GHEA Grapalat" w:hAnsi="GHEA Grapalat"/>
          <w:szCs w:val="20"/>
        </w:rPr>
        <w:t>ստորերկրյա</w:t>
      </w:r>
      <w:r>
        <w:rPr>
          <w:rFonts w:cs="Arial" w:ascii="GHEA Grapalat" w:hAnsi="GHEA Grapalat"/>
          <w:szCs w:val="20"/>
          <w:lang w:val="de-AT"/>
        </w:rPr>
        <w:t xml:space="preserve"> </w:t>
      </w:r>
      <w:r>
        <w:rPr>
          <w:rFonts w:cs="Arial" w:ascii="GHEA Grapalat" w:hAnsi="GHEA Grapalat"/>
          <w:szCs w:val="20"/>
        </w:rPr>
        <w:t>ջրային</w:t>
      </w:r>
      <w:r>
        <w:rPr>
          <w:rFonts w:cs="Arial" w:ascii="GHEA Grapalat" w:hAnsi="GHEA Grapalat"/>
          <w:szCs w:val="20"/>
          <w:lang w:val="de-AT"/>
        </w:rPr>
        <w:t xml:space="preserve"> </w:t>
      </w:r>
      <w:r>
        <w:rPr>
          <w:rFonts w:cs="Arial" w:ascii="GHEA Grapalat" w:hAnsi="GHEA Grapalat"/>
          <w:szCs w:val="20"/>
        </w:rPr>
        <w:t>ռեսուրսների</w:t>
      </w:r>
      <w:r>
        <w:rPr>
          <w:rFonts w:cs="Arial" w:ascii="GHEA Grapalat" w:hAnsi="GHEA Grapalat"/>
          <w:szCs w:val="20"/>
          <w:lang w:val="de-AT"/>
        </w:rPr>
        <w:t xml:space="preserve"> </w:t>
      </w:r>
      <w:r>
        <w:rPr>
          <w:rFonts w:cs="Arial" w:ascii="GHEA Grapalat" w:hAnsi="GHEA Grapalat"/>
          <w:szCs w:val="20"/>
        </w:rPr>
        <w:t>սիստեմատիկ</w:t>
      </w:r>
      <w:r>
        <w:rPr>
          <w:rFonts w:cs="Arial" w:ascii="GHEA Grapalat" w:hAnsi="GHEA Grapalat"/>
          <w:szCs w:val="20"/>
          <w:lang w:val="de-AT"/>
        </w:rPr>
        <w:t xml:space="preserve"> </w:t>
      </w:r>
      <w:r>
        <w:rPr>
          <w:rFonts w:cs="Arial" w:ascii="GHEA Grapalat" w:hAnsi="GHEA Grapalat"/>
          <w:szCs w:val="20"/>
        </w:rPr>
        <w:t>դիտարկումների</w:t>
      </w:r>
      <w:r>
        <w:rPr>
          <w:rFonts w:cs="Arial" w:ascii="GHEA Grapalat" w:hAnsi="GHEA Grapalat"/>
          <w:szCs w:val="20"/>
          <w:lang w:val="de-AT"/>
        </w:rPr>
        <w:t xml:space="preserve"> </w:t>
      </w:r>
      <w:r>
        <w:rPr>
          <w:rFonts w:cs="Arial" w:ascii="GHEA Grapalat" w:hAnsi="GHEA Grapalat"/>
          <w:szCs w:val="20"/>
        </w:rPr>
        <w:t>բացակայության</w:t>
      </w:r>
      <w:r>
        <w:rPr>
          <w:rFonts w:cs="Arial" w:ascii="GHEA Grapalat" w:hAnsi="GHEA Grapalat"/>
          <w:szCs w:val="20"/>
          <w:lang w:val="de-AT"/>
        </w:rPr>
        <w:t xml:space="preserve"> </w:t>
      </w:r>
      <w:r>
        <w:rPr>
          <w:rFonts w:cs="Arial" w:ascii="GHEA Grapalat" w:hAnsi="GHEA Grapalat"/>
          <w:szCs w:val="20"/>
        </w:rPr>
        <w:t>պատճառով</w:t>
      </w:r>
      <w:r>
        <w:rPr>
          <w:rFonts w:cs="Arial" w:ascii="GHEA Grapalat" w:hAnsi="GHEA Grapalat"/>
          <w:szCs w:val="20"/>
          <w:lang w:val="de-AT"/>
        </w:rPr>
        <w:t xml:space="preserve">, </w:t>
      </w:r>
      <w:r>
        <w:rPr>
          <w:rFonts w:cs="Arial" w:ascii="GHEA Grapalat" w:hAnsi="GHEA Grapalat"/>
          <w:szCs w:val="20"/>
        </w:rPr>
        <w:t>կլիմայի</w:t>
      </w:r>
      <w:r>
        <w:rPr>
          <w:rFonts w:cs="Arial" w:ascii="GHEA Grapalat" w:hAnsi="GHEA Grapalat"/>
          <w:szCs w:val="20"/>
          <w:lang w:val="de-AT"/>
        </w:rPr>
        <w:t xml:space="preserve"> </w:t>
      </w:r>
      <w:r>
        <w:rPr>
          <w:rFonts w:cs="Arial" w:ascii="GHEA Grapalat" w:hAnsi="GHEA Grapalat"/>
          <w:szCs w:val="20"/>
        </w:rPr>
        <w:t>փոփոխության</w:t>
      </w:r>
      <w:r>
        <w:rPr>
          <w:rFonts w:cs="Arial" w:ascii="GHEA Grapalat" w:hAnsi="GHEA Grapalat"/>
          <w:szCs w:val="20"/>
          <w:lang w:val="de-AT"/>
        </w:rPr>
        <w:t xml:space="preserve"> </w:t>
      </w:r>
      <w:r>
        <w:rPr>
          <w:rFonts w:cs="Arial" w:ascii="GHEA Grapalat" w:hAnsi="GHEA Grapalat"/>
          <w:szCs w:val="20"/>
        </w:rPr>
        <w:t>ազդեցության</w:t>
      </w:r>
      <w:r>
        <w:rPr>
          <w:rFonts w:cs="Arial" w:ascii="GHEA Grapalat" w:hAnsi="GHEA Grapalat"/>
          <w:szCs w:val="20"/>
          <w:lang w:val="de-AT"/>
        </w:rPr>
        <w:t xml:space="preserve"> </w:t>
      </w:r>
      <w:r>
        <w:rPr>
          <w:rFonts w:cs="Arial" w:ascii="GHEA Grapalat" w:hAnsi="GHEA Grapalat"/>
          <w:szCs w:val="20"/>
        </w:rPr>
        <w:t>գնահատումը</w:t>
      </w:r>
      <w:r>
        <w:rPr>
          <w:rFonts w:cs="Arial" w:ascii="GHEA Grapalat" w:hAnsi="GHEA Grapalat"/>
          <w:szCs w:val="20"/>
          <w:lang w:val="de-AT"/>
        </w:rPr>
        <w:t xml:space="preserve"> </w:t>
      </w:r>
      <w:r>
        <w:rPr>
          <w:rFonts w:cs="Arial" w:ascii="GHEA Grapalat" w:hAnsi="GHEA Grapalat"/>
          <w:szCs w:val="20"/>
        </w:rPr>
        <w:t>ավազանի</w:t>
      </w:r>
      <w:r>
        <w:rPr>
          <w:rFonts w:cs="Arial" w:ascii="GHEA Grapalat" w:hAnsi="GHEA Grapalat"/>
          <w:szCs w:val="20"/>
          <w:lang w:val="de-AT"/>
        </w:rPr>
        <w:t xml:space="preserve"> </w:t>
      </w:r>
      <w:r>
        <w:rPr>
          <w:rFonts w:cs="Arial" w:ascii="GHEA Grapalat" w:hAnsi="GHEA Grapalat"/>
          <w:szCs w:val="20"/>
        </w:rPr>
        <w:t>ստորերկրյա</w:t>
      </w:r>
      <w:r>
        <w:rPr>
          <w:rFonts w:cs="Arial" w:ascii="GHEA Grapalat" w:hAnsi="GHEA Grapalat"/>
          <w:szCs w:val="20"/>
          <w:lang w:val="de-AT"/>
        </w:rPr>
        <w:t xml:space="preserve"> </w:t>
      </w:r>
      <w:r>
        <w:rPr>
          <w:rFonts w:cs="Arial" w:ascii="GHEA Grapalat" w:hAnsi="GHEA Grapalat"/>
          <w:szCs w:val="20"/>
        </w:rPr>
        <w:t>ջրային</w:t>
      </w:r>
      <w:r>
        <w:rPr>
          <w:rFonts w:cs="Arial" w:ascii="GHEA Grapalat" w:hAnsi="GHEA Grapalat"/>
          <w:szCs w:val="20"/>
          <w:lang w:val="de-AT"/>
        </w:rPr>
        <w:t xml:space="preserve"> </w:t>
      </w:r>
      <w:r>
        <w:rPr>
          <w:rFonts w:cs="Arial" w:ascii="GHEA Grapalat" w:hAnsi="GHEA Grapalat"/>
          <w:szCs w:val="20"/>
        </w:rPr>
        <w:t>ռեսուրսների</w:t>
      </w:r>
      <w:r>
        <w:rPr>
          <w:rFonts w:cs="Arial" w:ascii="GHEA Grapalat" w:hAnsi="GHEA Grapalat"/>
          <w:szCs w:val="20"/>
          <w:lang w:val="de-AT"/>
        </w:rPr>
        <w:t xml:space="preserve"> </w:t>
      </w:r>
      <w:r>
        <w:rPr>
          <w:rFonts w:cs="Arial" w:ascii="GHEA Grapalat" w:hAnsi="GHEA Grapalat"/>
          <w:szCs w:val="20"/>
        </w:rPr>
        <w:t>վրա</w:t>
      </w:r>
      <w:r>
        <w:rPr>
          <w:rFonts w:cs="Arial" w:ascii="GHEA Grapalat" w:hAnsi="GHEA Grapalat"/>
          <w:szCs w:val="20"/>
          <w:lang w:val="de-AT"/>
        </w:rPr>
        <w:t xml:space="preserve"> </w:t>
      </w:r>
      <w:r>
        <w:rPr>
          <w:rFonts w:cs="Arial" w:ascii="GHEA Grapalat" w:hAnsi="GHEA Grapalat"/>
          <w:szCs w:val="20"/>
        </w:rPr>
        <w:t>հնարավոր</w:t>
      </w:r>
      <w:r>
        <w:rPr>
          <w:rFonts w:cs="Arial" w:ascii="GHEA Grapalat" w:hAnsi="GHEA Grapalat"/>
          <w:szCs w:val="20"/>
          <w:lang w:val="de-AT"/>
        </w:rPr>
        <w:t xml:space="preserve"> </w:t>
      </w:r>
      <w:r>
        <w:rPr>
          <w:rFonts w:cs="Arial" w:ascii="GHEA Grapalat" w:hAnsi="GHEA Grapalat"/>
          <w:szCs w:val="20"/>
        </w:rPr>
        <w:t>չէ</w:t>
      </w:r>
      <w:r>
        <w:rPr>
          <w:rFonts w:cs="Arial" w:ascii="GHEA Grapalat" w:hAnsi="GHEA Grapalat"/>
          <w:szCs w:val="20"/>
          <w:lang w:val="de-AT"/>
        </w:rPr>
        <w:t>:</w:t>
      </w:r>
    </w:p>
    <w:p>
      <w:pPr>
        <w:pStyle w:val="Normal"/>
        <w:spacing w:before="0" w:after="200"/>
        <w:ind w:hanging="0"/>
        <w:jc w:val="left"/>
        <w:rPr>
          <w:rFonts w:ascii="GHEA Grapalat" w:hAnsi="GHEA Grapalat" w:cs="Arial"/>
          <w:lang w:val="hy-AM"/>
        </w:rPr>
      </w:pPr>
      <w:r>
        <w:rPr>
          <w:rFonts w:cs="Arial" w:ascii="GHEA Grapalat" w:hAnsi="GHEA Grapalat"/>
          <w:lang w:val="hy-AM"/>
        </w:rPr>
      </w:r>
      <w:r>
        <w:br w:type="page"/>
      </w:r>
    </w:p>
    <w:p>
      <w:pPr>
        <w:pStyle w:val="Heading1"/>
        <w:numPr>
          <w:ilvl w:val="0"/>
          <w:numId w:val="0"/>
        </w:numPr>
        <w:pBdr>
          <w:top w:val="dotted" w:sz="2" w:space="1" w:color="0B087A"/>
          <w:bottom w:val="dotted" w:sz="2" w:space="0" w:color="0B087A"/>
        </w:pBdr>
        <w:spacing w:lineRule="auto" w:line="240" w:before="0" w:after="0"/>
        <w:ind w:hanging="804" w:left="804"/>
        <w:jc w:val="left"/>
        <w:rPr>
          <w:rFonts w:ascii="GHEA Grapalat" w:hAnsi="GHEA Grapalat"/>
          <w:sz w:val="24"/>
          <w:lang w:val="hy-AM"/>
        </w:rPr>
      </w:pPr>
      <w:bookmarkStart w:id="63" w:name="_Toc180589662"/>
      <w:r>
        <w:rPr>
          <w:rFonts w:cs="Arial" w:ascii="GHEA Grapalat" w:hAnsi="GHEA Grapalat"/>
          <w:color w:val="0B087A"/>
          <w:lang w:val="hy-AM" w:eastAsia="fr-FR"/>
        </w:rPr>
        <w:t xml:space="preserve">3. </w:t>
      </w:r>
      <w:bookmarkStart w:id="64" w:name="_Toc533015435"/>
      <w:bookmarkStart w:id="65" w:name="_Toc155472722"/>
      <w:bookmarkStart w:id="66" w:name="_Toc44249906"/>
      <w:bookmarkStart w:id="67" w:name="_Toc69930148"/>
      <w:r>
        <w:rPr>
          <w:rFonts w:cs="Arial" w:ascii="GHEA Grapalat" w:hAnsi="GHEA Grapalat"/>
          <w:color w:val="0B087A"/>
          <w:lang w:val="hy-AM" w:eastAsia="fr-FR"/>
        </w:rPr>
        <w:t>ՌԻՍԿԵՐԻ ԳՆԱՀԱՏՈՒՄ ԵՎ ԲՆԱՊԱՀՊԱՆԱԿԱՆ ՆՊԱՏԱԿՆԵՐ</w:t>
      </w:r>
      <w:bookmarkEnd w:id="63"/>
    </w:p>
    <w:p>
      <w:pPr>
        <w:pStyle w:val="Heading2"/>
        <w:numPr>
          <w:ilvl w:val="1"/>
          <w:numId w:val="4"/>
        </w:numPr>
        <w:spacing w:before="120" w:after="0"/>
        <w:rPr>
          <w:rFonts w:ascii="GHEA Grapalat" w:hAnsi="GHEA Grapalat" w:cs="Arial"/>
          <w:sz w:val="26"/>
          <w:lang w:val="hy-AM"/>
        </w:rPr>
      </w:pPr>
      <w:bookmarkStart w:id="68" w:name="_Toc180589663"/>
      <w:bookmarkEnd w:id="64"/>
      <w:bookmarkEnd w:id="65"/>
      <w:bookmarkEnd w:id="66"/>
      <w:bookmarkEnd w:id="67"/>
      <w:r>
        <w:rPr>
          <w:rFonts w:cs="Arial" w:ascii="GHEA Grapalat" w:hAnsi="GHEA Grapalat"/>
          <w:sz w:val="26"/>
          <w:lang w:val="hy-AM"/>
        </w:rPr>
        <w:t>Ռիսկերի գնահատման ցուցանիշներ և չափանիշներ</w:t>
      </w:r>
      <w:bookmarkEnd w:id="68"/>
      <w:r>
        <w:rPr>
          <w:rFonts w:cs="Arial" w:ascii="GHEA Grapalat" w:hAnsi="GHEA Grapalat"/>
          <w:sz w:val="26"/>
          <w:lang w:val="hy-AM"/>
        </w:rPr>
        <w:tab/>
      </w:r>
    </w:p>
    <w:p>
      <w:pPr>
        <w:pStyle w:val="Normal"/>
        <w:ind w:hanging="0"/>
        <w:rPr>
          <w:rFonts w:ascii="GHEA Grapalat" w:hAnsi="GHEA Grapalat" w:cs="Arial"/>
          <w:lang w:val="hy-AM"/>
        </w:rPr>
      </w:pPr>
      <w:r>
        <w:rPr>
          <w:rFonts w:cs="Arial" w:ascii="GHEA Grapalat" w:hAnsi="GHEA Grapalat"/>
          <w:lang w:val="hy-AM"/>
        </w:rPr>
        <w:t xml:space="preserve">Ռիսկային մակերևութային և ստորերկրյա ջրերի նախնական տարանջատումն իրականացվել է  </w:t>
      </w:r>
      <w:commentRangeStart w:id="8"/>
      <w:r>
        <w:rPr>
          <w:rFonts w:cs="Arial" w:ascii="GHEA Grapalat" w:hAnsi="GHEA Grapalat"/>
          <w:lang w:val="hy-AM"/>
        </w:rPr>
        <w:t>ջրային մարմինների առանձնացման մշակման շրջանակներում:</w:t>
      </w:r>
      <w:commentRangeEnd w:id="8"/>
      <w:r>
        <w:commentReference w:id="8"/>
      </w:r>
      <w:r>
        <w:rPr/>
      </w:r>
    </w:p>
    <w:p>
      <w:pPr>
        <w:pStyle w:val="Normal"/>
        <w:ind w:hanging="0"/>
        <w:rPr>
          <w:rFonts w:ascii="GHEA Grapalat" w:hAnsi="GHEA Grapalat" w:cs="Arial"/>
          <w:lang w:val="hy-AM"/>
        </w:rPr>
      </w:pPr>
      <w:r>
        <w:rPr>
          <w:rFonts w:cs="Arial" w:ascii="GHEA Grapalat" w:hAnsi="GHEA Grapalat"/>
          <w:lang w:val="hy-AM"/>
        </w:rPr>
        <w:t>Մակերևութային ջրային մարմինների (գետերի և լճերի) նույնականացումը հիմնված է ռիսկի ցուցիչների և չափանիշների վրա</w:t>
      </w:r>
      <w:ins w:id="17" w:author="Alexander Arakelyan" w:date="2024-10-27T22:47:00Z">
        <w:r>
          <w:rPr>
            <w:rFonts w:cs="Arial" w:ascii="GHEA Grapalat" w:hAnsi="GHEA Grapalat"/>
            <w:lang w:val="hy-AM"/>
          </w:rPr>
          <w:t>, որոնք</w:t>
        </w:r>
      </w:ins>
      <w:del w:id="18" w:author="Alexander Arakelyan" w:date="2024-10-27T22:47:00Z">
        <w:r>
          <w:rPr>
            <w:rFonts w:cs="Arial" w:ascii="GHEA Grapalat" w:hAnsi="GHEA Grapalat"/>
            <w:lang w:val="hy-AM"/>
          </w:rPr>
          <w:delText xml:space="preserve"> և</w:delText>
        </w:r>
      </w:del>
      <w:r>
        <w:rPr>
          <w:rFonts w:cs="Arial" w:ascii="GHEA Grapalat" w:hAnsi="GHEA Grapalat"/>
          <w:lang w:val="hy-AM"/>
        </w:rPr>
        <w:t xml:space="preserve"> հարմարեցվել են՝ հաշվի առնելով տվյալների առկայությունը:</w:t>
      </w:r>
    </w:p>
    <w:p>
      <w:pPr>
        <w:pStyle w:val="Normal"/>
        <w:ind w:hanging="0"/>
        <w:rPr>
          <w:rFonts w:ascii="GHEA Grapalat" w:hAnsi="GHEA Grapalat" w:cs="Arial"/>
          <w:lang w:val="hy-AM"/>
        </w:rPr>
      </w:pPr>
      <w:r>
        <w:rPr>
          <w:rFonts w:cs="Arial" w:ascii="GHEA Grapalat" w:hAnsi="GHEA Grapalat"/>
          <w:lang w:val="hy-AM"/>
        </w:rPr>
        <w:t>Ռիսկային ջրային մարմինների նույնականացումը կատարվել է հետևյալ</w:t>
      </w:r>
      <w:del w:id="19" w:author="Alexander Arakelyan" w:date="2024-10-27T22:48:00Z">
        <w:r>
          <w:rPr>
            <w:rFonts w:cs="Arial" w:ascii="GHEA Grapalat" w:hAnsi="GHEA Grapalat"/>
            <w:lang w:val="hy-AM"/>
          </w:rPr>
          <w:delText>ի</w:delText>
        </w:r>
      </w:del>
      <w:r>
        <w:rPr>
          <w:rFonts w:cs="Arial" w:ascii="GHEA Grapalat" w:hAnsi="GHEA Grapalat"/>
          <w:lang w:val="hy-AM"/>
        </w:rPr>
        <w:t xml:space="preserve"> տվյալների հիման վրա.</w:t>
      </w:r>
    </w:p>
    <w:p>
      <w:pPr>
        <w:pStyle w:val="Normal"/>
        <w:ind w:hanging="0"/>
        <w:rPr>
          <w:rFonts w:ascii="GHEA Grapalat" w:hAnsi="GHEA Grapalat" w:cs="Arial"/>
          <w:lang w:val="hy-AM"/>
        </w:rPr>
      </w:pPr>
      <w:r>
        <w:rPr>
          <w:rFonts w:cs="Arial" w:ascii="GHEA Grapalat" w:hAnsi="GHEA Grapalat"/>
          <w:lang w:val="hy-AM"/>
        </w:rPr>
        <w:t xml:space="preserve">• </w:t>
      </w:r>
      <w:r>
        <w:rPr>
          <w:rFonts w:cs="Arial" w:ascii="GHEA Grapalat" w:hAnsi="GHEA Grapalat"/>
          <w:lang w:val="hy-AM"/>
        </w:rPr>
        <w:t>մակերևութային ջրերի հիդրոլոգիական և հիդրոմորֆոլոգիական մոնիթորինգի տվյալներ, «Հիդրոօդերևութաբանության և  մոնիթորինգի կենտրոն» ՊՈԱԿ,</w:t>
      </w:r>
    </w:p>
    <w:p>
      <w:pPr>
        <w:pStyle w:val="Normal"/>
        <w:ind w:hanging="0"/>
        <w:rPr>
          <w:rFonts w:ascii="GHEA Grapalat" w:hAnsi="GHEA Grapalat" w:cs="Arial"/>
          <w:lang w:val="hy-AM"/>
        </w:rPr>
      </w:pPr>
      <w:r>
        <w:rPr>
          <w:rFonts w:cs="Arial" w:ascii="GHEA Grapalat" w:hAnsi="GHEA Grapalat"/>
          <w:lang w:val="hy-AM"/>
        </w:rPr>
        <w:t xml:space="preserve">• </w:t>
      </w:r>
      <w:r>
        <w:rPr>
          <w:rFonts w:cs="Arial" w:ascii="GHEA Grapalat" w:hAnsi="GHEA Grapalat"/>
          <w:lang w:val="hy-AM"/>
        </w:rPr>
        <w:t>մակերևութային ջրերի որակի ֆիզիկաքիմիական մոնիթորինգի տվյալներ, որոնք ներառում են Արարատյան ՋԿՏ-ի 15 դիտակետ, «Հիդրոօդերևութաբանության և  մոնիթորինգի կենտրոն» ՊՈԱԿ,</w:t>
      </w:r>
    </w:p>
    <w:p>
      <w:pPr>
        <w:pStyle w:val="Normal"/>
        <w:ind w:hanging="0"/>
        <w:rPr>
          <w:rFonts w:ascii="GHEA Grapalat" w:hAnsi="GHEA Grapalat" w:cs="Arial"/>
          <w:lang w:val="hy-AM"/>
        </w:rPr>
      </w:pPr>
      <w:r>
        <w:rPr>
          <w:rFonts w:cs="Arial" w:ascii="GHEA Grapalat" w:hAnsi="GHEA Grapalat"/>
          <w:lang w:val="hy-AM"/>
        </w:rPr>
        <w:t xml:space="preserve">• </w:t>
      </w:r>
      <w:r>
        <w:rPr>
          <w:rFonts w:cs="Arial" w:ascii="GHEA Grapalat" w:hAnsi="GHEA Grapalat"/>
          <w:lang w:val="hy-AM"/>
        </w:rPr>
        <w:t>ստորերկրյա ջրերի որակի ֆիզիկաքիմիական մոնիթորինգի տվյալներ, որոնք ներառում են Արարատյան ՋԿՏ-ի 10 դիտակետ, «Հիդրոօդերևութաբանության և  մոնիթորինգի կենտրոն» ՊՈԱԿ,</w:t>
      </w:r>
    </w:p>
    <w:p>
      <w:pPr>
        <w:pStyle w:val="Normal"/>
        <w:ind w:hanging="0"/>
        <w:rPr>
          <w:rFonts w:ascii="GHEA Grapalat" w:hAnsi="GHEA Grapalat" w:cs="Arial"/>
          <w:lang w:val="hy-AM"/>
        </w:rPr>
      </w:pPr>
      <w:r>
        <w:rPr>
          <w:rFonts w:cs="Arial" w:ascii="GHEA Grapalat" w:hAnsi="GHEA Grapalat"/>
          <w:lang w:val="hy-AM"/>
        </w:rPr>
        <w:t xml:space="preserve">• </w:t>
      </w:r>
      <w:r>
        <w:rPr>
          <w:rFonts w:cs="Arial" w:ascii="GHEA Grapalat" w:hAnsi="GHEA Grapalat"/>
          <w:lang w:val="hy-AM"/>
        </w:rPr>
        <w:t>Ստորերկրյա ջրերի քանակի մոնիթորինգի տվյալները, որոնք ներառում են Արարատյան ՋԿՏ-ի 23 դիտակետ, «Հիդրոօդերևութաբանության և  մոնիթորինգի կենտրոն» ՊՈԱԿ,</w:t>
      </w:r>
    </w:p>
    <w:p>
      <w:pPr>
        <w:pStyle w:val="Normal"/>
        <w:ind w:hanging="0"/>
        <w:rPr>
          <w:rFonts w:ascii="GHEA Grapalat" w:hAnsi="GHEA Grapalat" w:cs="Arial"/>
          <w:lang w:val="hy-AM"/>
        </w:rPr>
      </w:pPr>
      <w:r>
        <w:rPr>
          <w:rFonts w:cs="Arial" w:ascii="GHEA Grapalat" w:hAnsi="GHEA Grapalat"/>
          <w:lang w:val="hy-AM"/>
        </w:rPr>
        <w:t xml:space="preserve">• </w:t>
      </w:r>
      <w:r>
        <w:rPr>
          <w:rFonts w:cs="Arial" w:ascii="GHEA Grapalat" w:hAnsi="GHEA Grapalat"/>
          <w:lang w:val="hy-AM"/>
        </w:rPr>
        <w:t>Սոցիալ-տնտեսական վիճակագրական տվյալներ, Վիճակագրական կոմիտե:</w:t>
      </w:r>
    </w:p>
    <w:p>
      <w:pPr>
        <w:pStyle w:val="Normal"/>
        <w:spacing w:before="0" w:after="200"/>
        <w:ind w:hanging="0"/>
        <w:jc w:val="left"/>
        <w:rPr>
          <w:rFonts w:ascii="GHEA Grapalat" w:hAnsi="GHEA Grapalat" w:cs="Arial"/>
          <w:sz w:val="24"/>
          <w:szCs w:val="24"/>
          <w:lang w:val="hy-AM"/>
        </w:rPr>
      </w:pPr>
      <w:r>
        <w:rPr>
          <w:rFonts w:cs="Arial" w:ascii="GHEA Grapalat" w:hAnsi="GHEA Grapalat"/>
          <w:sz w:val="24"/>
          <w:szCs w:val="24"/>
          <w:lang w:val="hy-AM"/>
        </w:rPr>
      </w:r>
    </w:p>
    <w:p>
      <w:pPr>
        <w:pStyle w:val="Heading2"/>
        <w:numPr>
          <w:ilvl w:val="1"/>
          <w:numId w:val="4"/>
        </w:numPr>
        <w:spacing w:before="120" w:after="0"/>
        <w:rPr>
          <w:rFonts w:ascii="GHEA Grapalat" w:hAnsi="GHEA Grapalat" w:cs="Arial"/>
          <w:sz w:val="26"/>
          <w:lang w:val="hy-AM"/>
        </w:rPr>
      </w:pPr>
      <w:bookmarkStart w:id="69" w:name="_Toc180589664"/>
      <w:r>
        <w:rPr>
          <w:rFonts w:cs="Arial" w:ascii="GHEA Grapalat" w:hAnsi="GHEA Grapalat"/>
          <w:sz w:val="26"/>
          <w:lang w:val="hy-AM"/>
        </w:rPr>
        <w:t>Մակերևութային ջրերի ռիսկի գնահատում</w:t>
      </w:r>
      <w:bookmarkEnd w:id="69"/>
      <w:r>
        <w:rPr>
          <w:rFonts w:cs="Arial" w:ascii="GHEA Grapalat" w:hAnsi="GHEA Grapalat"/>
          <w:sz w:val="26"/>
          <w:lang w:val="hy-AM"/>
        </w:rPr>
        <w:tab/>
      </w:r>
    </w:p>
    <w:p>
      <w:pPr>
        <w:pStyle w:val="Normal"/>
        <w:spacing w:before="120" w:after="0"/>
        <w:ind w:hanging="0"/>
        <w:rPr>
          <w:rFonts w:ascii="GHEA Grapalat" w:hAnsi="GHEA Grapalat" w:cs="Arial"/>
          <w:lang w:val="hy-AM"/>
        </w:rPr>
      </w:pPr>
      <w:r>
        <w:rPr>
          <w:rFonts w:cs="Arial" w:ascii="GHEA Grapalat" w:hAnsi="GHEA Grapalat"/>
          <w:lang w:val="hy-AM"/>
        </w:rPr>
        <w:t>Մակերևութային ջրային մարմինների կարգավիճակի գնահատումն իրականցվել է ՀՀ կառավարության 2011 թվականի հունվարի 27-ի</w:t>
      </w:r>
      <w:ins w:id="20" w:author="Alexander Arakelyan" w:date="2024-10-27T22:50:00Z">
        <w:r>
          <w:rPr>
            <w:rFonts w:cs="Arial" w:ascii="GHEA Grapalat" w:hAnsi="GHEA Grapalat"/>
            <w:lang w:val="hy-AM"/>
          </w:rPr>
          <w:t>՝</w:t>
        </w:r>
      </w:ins>
      <w:r>
        <w:rPr>
          <w:rFonts w:cs="Arial" w:ascii="GHEA Grapalat" w:hAnsi="GHEA Grapalat"/>
          <w:lang w:val="hy-AM"/>
        </w:rPr>
        <w:t xml:space="preserve"> «Կախված տեղանքի առանձնահատկություններից` յուրաքանչյուր ՋԿՏ-ի ջրի որակի ապահովման նորմերը սահմանելու մասին» որոշման համաձայն: Յուրաքանչյուր ցուցանիշի համար առանձնացված է կարգավիճակի հինգ դաս` «գերազանց» (1-ին դաս), «լավ» (2-րդ դաս), «միջակ» (3-րդ դաս), «անբավարար» (4-րդ դաս) և «վատ» (5-րդ դաս): Եթե մակերևութային ջրային մարմնի որակի տարբեր ցուցանիշներ ընկնում են որակի տարբեր դասերի մեջ, ապա վերջնական դասակարգման մեջ հաշվի է առնվում վատագույնը, կիրառելով հետևյալ սկզբունքը՝ «Եթե մեկը վատ վիճակում է, ապա բոլորն են վատ վիճակում»:</w:t>
      </w:r>
    </w:p>
    <w:p>
      <w:pPr>
        <w:pStyle w:val="Normal"/>
        <w:spacing w:before="120" w:after="0"/>
        <w:ind w:hanging="0"/>
        <w:rPr>
          <w:rFonts w:ascii="GHEA Grapalat" w:hAnsi="GHEA Grapalat" w:cs="Arial"/>
          <w:lang w:val="hy-AM"/>
        </w:rPr>
      </w:pPr>
      <w:r>
        <w:rPr>
          <w:rFonts w:cs="Arial" w:ascii="GHEA Grapalat" w:hAnsi="GHEA Grapalat"/>
          <w:lang w:val="hy-AM"/>
        </w:rPr>
        <w:t>Արարատյան ՋԿՏ-ի լճերի և ջրամբարների համար էկոլոգիական (անգամ միայն քիմիական) չափորոշիչներ դեռևս սահմանված չեն։ Հետևաբար, ռիիսկային ջրային մարմինները որոշվել են սննդանյութերի պարունակության և հիդրոմորֆոլոգիական բնութագրերի հիման վրա:</w:t>
      </w:r>
    </w:p>
    <w:p>
      <w:pPr>
        <w:pStyle w:val="ListParagraph"/>
        <w:ind w:hanging="0" w:left="384"/>
        <w:rPr>
          <w:rFonts w:ascii="GHEA Grapalat" w:hAnsi="GHEA Grapalat"/>
          <w:lang w:val="hy-AM"/>
        </w:rPr>
      </w:pPr>
      <w:r>
        <w:rPr>
          <w:rFonts w:ascii="GHEA Grapalat" w:hAnsi="GHEA Grapalat"/>
          <w:lang w:val="hy-AM"/>
        </w:rPr>
      </w:r>
    </w:p>
    <w:p>
      <w:pPr>
        <w:pStyle w:val="Normal"/>
        <w:rPr>
          <w:rFonts w:ascii="GHEA Grapalat" w:hAnsi="GHEA Grapalat"/>
          <w:lang w:val="hy-AM"/>
        </w:rPr>
      </w:pPr>
      <w:r>
        <w:rPr>
          <w:rFonts w:ascii="GHEA Grapalat" w:hAnsi="GHEA Grapalat"/>
          <w:lang w:val="hy-AM"/>
        </w:rPr>
      </w:r>
    </w:p>
    <w:p>
      <w:pPr>
        <w:pStyle w:val="Heading2"/>
        <w:numPr>
          <w:ilvl w:val="1"/>
          <w:numId w:val="4"/>
        </w:numPr>
        <w:spacing w:before="120" w:after="0"/>
        <w:rPr>
          <w:rFonts w:ascii="GHEA Grapalat" w:hAnsi="GHEA Grapalat" w:cs="Arial"/>
          <w:sz w:val="26"/>
          <w:lang w:val="hy-AM"/>
        </w:rPr>
      </w:pPr>
      <w:bookmarkStart w:id="70" w:name="_Toc180589665"/>
      <w:r>
        <w:rPr>
          <w:rFonts w:cs="Arial" w:ascii="GHEA Grapalat" w:hAnsi="GHEA Grapalat"/>
          <w:sz w:val="26"/>
          <w:lang w:val="hy-AM"/>
        </w:rPr>
        <w:t>Ստորերկրյա ջրերի ռիսկի գնահատում</w:t>
      </w:r>
      <w:bookmarkEnd w:id="70"/>
      <w:r>
        <w:rPr>
          <w:rFonts w:cs="Arial" w:ascii="GHEA Grapalat" w:hAnsi="GHEA Grapalat"/>
          <w:sz w:val="26"/>
          <w:lang w:val="hy-AM"/>
        </w:rPr>
        <w:tab/>
      </w:r>
    </w:p>
    <w:p>
      <w:pPr>
        <w:pStyle w:val="Normal"/>
        <w:ind w:hanging="0"/>
        <w:rPr>
          <w:rFonts w:ascii="GHEA Grapalat" w:hAnsi="GHEA Grapalat"/>
          <w:lang w:val="hy-AM"/>
        </w:rPr>
      </w:pPr>
      <w:r>
        <w:rPr>
          <w:rFonts w:ascii="GHEA Grapalat" w:hAnsi="GHEA Grapalat"/>
          <w:lang w:val="hy-AM"/>
        </w:rPr>
        <w:t>Սովորաբար ստորերկրյա ջրերի ՋՄ ռիսկի գնահատումը կատարվում է 2 ցուցանիշներով՝</w:t>
      </w:r>
    </w:p>
    <w:p>
      <w:pPr>
        <w:pStyle w:val="Normal"/>
        <w:ind w:hanging="0"/>
        <w:rPr>
          <w:rFonts w:ascii="GHEA Grapalat" w:hAnsi="GHEA Grapalat"/>
          <w:lang w:val="hy-AM"/>
        </w:rPr>
      </w:pPr>
      <w:r>
        <w:rPr>
          <w:rFonts w:ascii="GHEA Grapalat" w:hAnsi="GHEA Grapalat"/>
          <w:lang w:val="hy-AM"/>
        </w:rPr>
        <w:t>1</w:t>
      </w:r>
      <w:r>
        <w:rPr>
          <w:rFonts w:cs="Cambria Math" w:ascii="Cambria Math" w:hAnsi="Cambria Math"/>
          <w:lang w:val="hy-AM"/>
        </w:rPr>
        <w:t>․</w:t>
      </w:r>
      <w:r>
        <w:rPr>
          <w:rFonts w:ascii="GHEA Grapalat" w:hAnsi="GHEA Grapalat"/>
          <w:lang w:val="hy-AM"/>
        </w:rPr>
        <w:t xml:space="preserve"> </w:t>
      </w:r>
      <w:ins w:id="21" w:author="Alexander Arakelyan" w:date="2024-10-27T22:51:00Z">
        <w:r>
          <w:rPr>
            <w:rFonts w:ascii="GHEA Grapalat" w:hAnsi="GHEA Grapalat"/>
            <w:lang w:val="hy-AM"/>
          </w:rPr>
          <w:t>ո</w:t>
        </w:r>
      </w:ins>
      <w:del w:id="22" w:author="Alexander Arakelyan" w:date="2024-10-27T22:51:00Z">
        <w:r>
          <w:rPr>
            <w:rFonts w:ascii="GHEA Grapalat" w:hAnsi="GHEA Grapalat"/>
            <w:lang w:val="hy-AM"/>
          </w:rPr>
          <w:delText>Ո</w:delText>
        </w:r>
      </w:del>
      <w:r>
        <w:rPr>
          <w:rFonts w:ascii="GHEA Grapalat" w:hAnsi="GHEA Grapalat"/>
          <w:lang w:val="hy-AM"/>
        </w:rPr>
        <w:t>րակի ռիսկի գնահատում</w:t>
      </w:r>
      <w:ins w:id="23" w:author="Alexander Arakelyan" w:date="2024-10-27T22:51:00Z">
        <w:r>
          <w:rPr>
            <w:rFonts w:ascii="GHEA Grapalat" w:hAnsi="GHEA Grapalat"/>
            <w:lang w:val="hy-AM"/>
          </w:rPr>
          <w:t>՝</w:t>
        </w:r>
      </w:ins>
      <w:r>
        <w:rPr>
          <w:rFonts w:ascii="GHEA Grapalat" w:hAnsi="GHEA Grapalat"/>
          <w:lang w:val="hy-AM"/>
        </w:rPr>
        <w:t xml:space="preserve"> էլեկտրահաղորդականության անընդհատ աճով</w:t>
      </w:r>
      <w:ins w:id="24" w:author="Alexander Arakelyan" w:date="2024-10-27T22:50:00Z">
        <w:r>
          <w:rPr>
            <w:rFonts w:ascii="GHEA Grapalat" w:hAnsi="GHEA Grapalat"/>
            <w:lang w:val="hy-AM"/>
          </w:rPr>
          <w:t>,</w:t>
        </w:r>
      </w:ins>
    </w:p>
    <w:p>
      <w:pPr>
        <w:pStyle w:val="Normal"/>
        <w:ind w:hanging="0"/>
        <w:rPr>
          <w:rFonts w:ascii="GHEA Grapalat" w:hAnsi="GHEA Grapalat"/>
          <w:lang w:val="hy-AM"/>
        </w:rPr>
      </w:pPr>
      <w:r>
        <w:rPr>
          <w:rFonts w:ascii="GHEA Grapalat" w:hAnsi="GHEA Grapalat"/>
          <w:lang w:val="hy-AM"/>
        </w:rPr>
        <w:t>2</w:t>
      </w:r>
      <w:r>
        <w:rPr>
          <w:rFonts w:cs="Cambria Math" w:ascii="Cambria Math" w:hAnsi="Cambria Math"/>
          <w:lang w:val="hy-AM"/>
        </w:rPr>
        <w:t>․</w:t>
      </w:r>
      <w:r>
        <w:rPr>
          <w:rFonts w:ascii="GHEA Grapalat" w:hAnsi="GHEA Grapalat"/>
          <w:lang w:val="hy-AM"/>
        </w:rPr>
        <w:t xml:space="preserve"> </w:t>
      </w:r>
      <w:ins w:id="25" w:author="Alexander Arakelyan" w:date="2024-10-27T22:51:00Z">
        <w:r>
          <w:rPr>
            <w:rFonts w:ascii="GHEA Grapalat" w:hAnsi="GHEA Grapalat"/>
            <w:lang w:val="hy-AM"/>
          </w:rPr>
          <w:t>ք</w:t>
        </w:r>
      </w:ins>
      <w:del w:id="26" w:author="Alexander Arakelyan" w:date="2024-10-27T22:51:00Z">
        <w:r>
          <w:rPr>
            <w:rFonts w:ascii="GHEA Grapalat" w:hAnsi="GHEA Grapalat"/>
            <w:lang w:val="hy-AM"/>
          </w:rPr>
          <w:delText>Ք</w:delText>
        </w:r>
      </w:del>
      <w:r>
        <w:rPr>
          <w:rFonts w:ascii="GHEA Grapalat" w:hAnsi="GHEA Grapalat"/>
          <w:lang w:val="hy-AM"/>
        </w:rPr>
        <w:t>անակի ռիսկի գնահատում</w:t>
      </w:r>
      <w:ins w:id="27" w:author="Alexander Arakelyan" w:date="2024-10-27T22:51:00Z">
        <w:r>
          <w:rPr>
            <w:rFonts w:ascii="GHEA Grapalat" w:hAnsi="GHEA Grapalat"/>
            <w:lang w:val="hy-AM"/>
          </w:rPr>
          <w:t>՝</w:t>
        </w:r>
      </w:ins>
      <w:r>
        <w:rPr>
          <w:rFonts w:ascii="GHEA Grapalat" w:hAnsi="GHEA Grapalat"/>
          <w:lang w:val="hy-AM"/>
        </w:rPr>
        <w:t xml:space="preserve"> </w:t>
      </w:r>
      <w:r>
        <w:rPr>
          <w:rFonts w:cs="Cambria Math" w:ascii="GHEA Grapalat" w:hAnsi="GHEA Grapalat"/>
          <w:lang w:val="hy-AM"/>
        </w:rPr>
        <w:t xml:space="preserve">ջրի մակարդակի </w:t>
      </w:r>
      <w:r>
        <w:rPr>
          <w:rFonts w:ascii="GHEA Grapalat" w:hAnsi="GHEA Grapalat"/>
          <w:lang w:val="hy-AM"/>
        </w:rPr>
        <w:t>անընդհատ կայուն իջեցումով</w:t>
      </w:r>
      <w:ins w:id="28" w:author="Alexander Arakelyan" w:date="2024-10-27T22:51:00Z">
        <w:r>
          <w:rPr>
            <w:rFonts w:ascii="GHEA Grapalat" w:hAnsi="GHEA Grapalat"/>
            <w:lang w:val="hy-AM"/>
          </w:rPr>
          <w:t>։</w:t>
        </w:r>
      </w:ins>
    </w:p>
    <w:p>
      <w:pPr>
        <w:pStyle w:val="Normal"/>
        <w:ind w:hanging="0"/>
        <w:rPr>
          <w:rFonts w:ascii="GHEA Grapalat" w:hAnsi="GHEA Grapalat"/>
          <w:lang w:val="hy-AM"/>
        </w:rPr>
      </w:pPr>
      <w:r>
        <w:rPr>
          <w:rFonts w:ascii="GHEA Grapalat" w:hAnsi="GHEA Grapalat"/>
          <w:lang w:val="hy-AM"/>
        </w:rPr>
      </w:r>
    </w:p>
    <w:p>
      <w:pPr>
        <w:pStyle w:val="Normal"/>
        <w:ind w:hanging="0"/>
        <w:rPr>
          <w:rFonts w:ascii="GHEA Grapalat" w:hAnsi="GHEA Grapalat"/>
          <w:lang w:val="hy-AM"/>
        </w:rPr>
      </w:pPr>
      <w:r>
        <w:rPr>
          <w:rFonts w:ascii="GHEA Grapalat" w:hAnsi="GHEA Grapalat"/>
          <w:lang w:val="hy-AM"/>
        </w:rPr>
        <w:t xml:space="preserve">Արարատյան ՋԿՏ-ում ներկայացված հիմնական մեծածախս 13 ՍՋՄ-ից 10-ը </w:t>
      </w:r>
      <w:r>
        <w:rPr>
          <w:rFonts w:cs="Cambria Math" w:ascii="GHEA Grapalat" w:hAnsi="GHEA Grapalat"/>
          <w:lang w:val="hy-AM"/>
        </w:rPr>
        <w:t xml:space="preserve">շահագործվում են </w:t>
      </w:r>
      <w:r>
        <w:rPr>
          <w:rFonts w:ascii="GHEA Grapalat" w:hAnsi="GHEA Grapalat"/>
          <w:lang w:val="hy-AM"/>
        </w:rPr>
        <w:t>բնաղբյուրներով, 3-ը՝ հորատանցքերով։  Բոլոր ՍՋՄ</w:t>
      </w:r>
      <w:ins w:id="29" w:author="Alexander Arakelyan" w:date="2024-10-27T22:51:00Z">
        <w:r>
          <w:rPr>
            <w:rFonts w:ascii="GHEA Grapalat" w:hAnsi="GHEA Grapalat"/>
            <w:lang w:val="hy-AM"/>
          </w:rPr>
          <w:t>-ների</w:t>
        </w:r>
      </w:ins>
      <w:r>
        <w:rPr>
          <w:rFonts w:ascii="GHEA Grapalat" w:hAnsi="GHEA Grapalat"/>
          <w:lang w:val="hy-AM"/>
        </w:rPr>
        <w:t xml:space="preserve"> որակի ռիսկի գնահատումը կատարվել է ընդհանուր հանքայնացման հիման վրա, իսկ քանակի ռիսկի գնահատումը՝ աղբյուրների ծախսի և ջրի մակարդակի հիման վրա:  </w:t>
      </w:r>
    </w:p>
    <w:p>
      <w:pPr>
        <w:pStyle w:val="Normal"/>
        <w:ind w:hanging="0"/>
        <w:rPr>
          <w:rFonts w:ascii="GHEA Grapalat" w:hAnsi="GHEA Grapalat"/>
          <w:lang w:val="hy-AM"/>
        </w:rPr>
      </w:pPr>
      <w:r>
        <w:rPr>
          <w:rFonts w:ascii="GHEA Grapalat" w:hAnsi="GHEA Grapalat"/>
          <w:lang w:val="hy-AM"/>
        </w:rPr>
        <w:t xml:space="preserve">Աղբյուրներով շահագործվող ՍՋՄ ձևավորումը կատարվում է հիմնականում </w:t>
      </w:r>
      <w:r>
        <w:rPr>
          <w:rFonts w:cs="Cambria Math" w:ascii="GHEA Grapalat" w:hAnsi="GHEA Grapalat"/>
          <w:lang w:val="hy-AM"/>
        </w:rPr>
        <w:t>լեռնային մասերում,</w:t>
      </w:r>
      <w:r>
        <w:rPr>
          <w:rFonts w:ascii="GHEA Grapalat" w:hAnsi="GHEA Grapalat"/>
          <w:lang w:val="hy-AM"/>
        </w:rPr>
        <w:t xml:space="preserve"> որտեղ բացակայում են </w:t>
      </w:r>
      <w:r>
        <w:rPr>
          <w:rFonts w:cs="Cambria Math" w:ascii="GHEA Grapalat" w:hAnsi="GHEA Grapalat"/>
          <w:lang w:val="hy-AM"/>
        </w:rPr>
        <w:t xml:space="preserve">արտածին </w:t>
      </w:r>
      <w:r>
        <w:rPr>
          <w:rFonts w:ascii="GHEA Grapalat" w:hAnsi="GHEA Grapalat"/>
          <w:lang w:val="hy-AM"/>
        </w:rPr>
        <w:t>գործոնները կամ ճնշումները։ Դրանց ընդհանուր հանքայնացումը և ծախսը տարիների ընթացքում փոփոխվում է սինուսոիդի տեսքով, որը պայմանավորված է բնական պայմաններով։ Արփայի ավազանում այդ փոփոխությունները նկատվում են 0.36- 0.4գ/լ և Ազատ</w:t>
      </w:r>
      <w:ins w:id="30" w:author="Alexander Arakelyan" w:date="2024-10-27T22:52:00Z">
        <w:r>
          <w:rPr>
            <w:rFonts w:ascii="GHEA Grapalat" w:hAnsi="GHEA Grapalat"/>
            <w:lang w:val="hy-AM"/>
          </w:rPr>
          <w:t>ի</w:t>
        </w:r>
      </w:ins>
      <w:r>
        <w:rPr>
          <w:rFonts w:ascii="GHEA Grapalat" w:hAnsi="GHEA Grapalat"/>
          <w:lang w:val="hy-AM"/>
        </w:rPr>
        <w:t xml:space="preserve"> ու Վեդ</w:t>
      </w:r>
      <w:ins w:id="31" w:author="Alexander Arakelyan" w:date="2024-10-27T22:52:00Z">
        <w:r>
          <w:rPr>
            <w:rFonts w:ascii="GHEA Grapalat" w:hAnsi="GHEA Grapalat"/>
            <w:lang w:val="hy-AM"/>
          </w:rPr>
          <w:t>ու</w:t>
        </w:r>
      </w:ins>
      <w:del w:id="32" w:author="Alexander Arakelyan" w:date="2024-10-27T22:52:00Z">
        <w:r>
          <w:rPr>
            <w:rFonts w:ascii="GHEA Grapalat" w:hAnsi="GHEA Grapalat"/>
            <w:lang w:val="hy-AM"/>
          </w:rPr>
          <w:delText>ի</w:delText>
        </w:r>
      </w:del>
      <w:r>
        <w:rPr>
          <w:rFonts w:ascii="GHEA Grapalat" w:hAnsi="GHEA Grapalat"/>
          <w:lang w:val="hy-AM"/>
        </w:rPr>
        <w:t xml:space="preserve"> գետավազաններում</w:t>
      </w:r>
      <w:ins w:id="33" w:author="Alexander Arakelyan" w:date="2024-10-27T22:52:00Z">
        <w:r>
          <w:rPr>
            <w:rFonts w:ascii="GHEA Grapalat" w:hAnsi="GHEA Grapalat"/>
            <w:lang w:val="hy-AM"/>
          </w:rPr>
          <w:t>՝</w:t>
        </w:r>
      </w:ins>
      <w:r>
        <w:rPr>
          <w:rFonts w:ascii="GHEA Grapalat" w:hAnsi="GHEA Grapalat"/>
          <w:lang w:val="hy-AM"/>
        </w:rPr>
        <w:t xml:space="preserve"> 0.1-0,28գ/լ սահմաններում։</w:t>
      </w:r>
    </w:p>
    <w:p>
      <w:pPr>
        <w:pStyle w:val="Normal"/>
        <w:ind w:hanging="0"/>
        <w:rPr>
          <w:rFonts w:ascii="GHEA Grapalat" w:hAnsi="GHEA Grapalat"/>
          <w:lang w:val="hy-AM"/>
        </w:rPr>
      </w:pPr>
      <w:r>
        <w:rPr>
          <w:rFonts w:ascii="GHEA Grapalat" w:hAnsi="GHEA Grapalat"/>
          <w:lang w:val="hy-AM"/>
        </w:rPr>
        <w:t>Համանմա</w:t>
      </w:r>
      <w:del w:id="34" w:author="Alexander Arakelyan" w:date="2024-10-27T22:52:00Z">
        <w:r>
          <w:rPr>
            <w:rFonts w:ascii="GHEA Grapalat" w:hAnsi="GHEA Grapalat"/>
            <w:lang w:val="hy-AM"/>
          </w:rPr>
          <w:delText>մ</w:delText>
        </w:r>
      </w:del>
      <w:r>
        <w:rPr>
          <w:rFonts w:ascii="GHEA Grapalat" w:hAnsi="GHEA Grapalat"/>
          <w:lang w:val="hy-AM"/>
        </w:rPr>
        <w:t>ն տատանումներ նկատվում նաև աղբյուրների ծախս</w:t>
      </w:r>
      <w:ins w:id="35" w:author="Alexander Arakelyan" w:date="2024-10-27T22:52:00Z">
        <w:r>
          <w:rPr>
            <w:rFonts w:ascii="GHEA Grapalat" w:hAnsi="GHEA Grapalat"/>
            <w:lang w:val="hy-AM"/>
          </w:rPr>
          <w:t>եր</w:t>
        </w:r>
      </w:ins>
      <w:r>
        <w:rPr>
          <w:rFonts w:ascii="GHEA Grapalat" w:hAnsi="GHEA Grapalat"/>
          <w:lang w:val="hy-AM"/>
        </w:rPr>
        <w:t>ում։</w:t>
      </w:r>
    </w:p>
    <w:p>
      <w:pPr>
        <w:pStyle w:val="Normal"/>
        <w:ind w:hanging="0"/>
        <w:rPr>
          <w:rFonts w:ascii="GHEA Grapalat" w:hAnsi="GHEA Grapalat"/>
          <w:lang w:val="hy-AM"/>
        </w:rPr>
      </w:pPr>
      <w:r>
        <w:rPr>
          <w:rFonts w:ascii="GHEA Grapalat" w:hAnsi="GHEA Grapalat"/>
          <w:lang w:val="hy-AM"/>
        </w:rPr>
        <w:t>Այդ պատճառով Արարատյան ՋԿՏ-ում լեռնային վայրերում ձևավորվող և աղբյուրներով շահագործվող ՍՋՄ համարվում են ոչ ռիսկային։</w:t>
      </w:r>
    </w:p>
    <w:p>
      <w:pPr>
        <w:pStyle w:val="Normal"/>
        <w:ind w:hanging="0"/>
        <w:rPr>
          <w:rFonts w:ascii="GHEA Grapalat" w:hAnsi="GHEA Grapalat"/>
          <w:lang w:val="hy-AM"/>
        </w:rPr>
      </w:pPr>
      <w:r>
        <w:rPr>
          <w:rFonts w:ascii="GHEA Grapalat" w:hAnsi="GHEA Grapalat"/>
          <w:lang w:val="hy-AM"/>
        </w:rPr>
        <w:t xml:space="preserve">Այլ փոփոխություններ են կատարվում հարթավայրային վայրերի ՍՋՄ-ում։ Արտաշատի իջվածքի ՍՋՄ ներկայացված է ճնշումային և գրունտային հորիզոններով։ Գրունտային հորիզոնի ջրերի ընդհանուր հանքայնացումը 2017- 2021 թվականների ընթացքում բարձրացել է 0.71 – 1.15գ/լ, նույն ժամանակահատվածում ճնշումային ջրերի </w:t>
      </w:r>
      <w:r>
        <w:rPr>
          <w:rFonts w:cs="Cambria Math" w:ascii="GHEA Grapalat" w:hAnsi="GHEA Grapalat"/>
          <w:lang w:val="hy-AM"/>
        </w:rPr>
        <w:t xml:space="preserve">հորիզոնի ջրերի </w:t>
      </w:r>
      <w:r>
        <w:rPr>
          <w:rFonts w:ascii="GHEA Grapalat" w:hAnsi="GHEA Grapalat"/>
          <w:lang w:val="hy-AM"/>
        </w:rPr>
        <w:t xml:space="preserve">ընդհանուր հանքայնացումը փոփոխվել է </w:t>
      </w:r>
      <w:r>
        <w:rPr>
          <w:rFonts w:cs="Cambria Math" w:ascii="GHEA Grapalat" w:hAnsi="GHEA Grapalat"/>
          <w:lang w:val="hy-AM"/>
        </w:rPr>
        <w:t xml:space="preserve">սինուսոիդի </w:t>
      </w:r>
      <w:r>
        <w:rPr>
          <w:rFonts w:ascii="GHEA Grapalat" w:hAnsi="GHEA Grapalat"/>
          <w:lang w:val="hy-AM"/>
        </w:rPr>
        <w:t>տեսքով 3.9-</w:t>
      </w:r>
      <w:del w:id="36" w:author="Alexander Arakelyan" w:date="2024-10-27T22:54:00Z">
        <w:r>
          <w:rPr>
            <w:rFonts w:ascii="GHEA Grapalat" w:hAnsi="GHEA Grapalat"/>
            <w:lang w:val="hy-AM"/>
          </w:rPr>
          <w:delText xml:space="preserve"> </w:delText>
        </w:r>
      </w:del>
      <w:r>
        <w:rPr>
          <w:rFonts w:ascii="GHEA Grapalat" w:hAnsi="GHEA Grapalat"/>
          <w:lang w:val="hy-AM"/>
        </w:rPr>
        <w:t>4.7գ/լ /N2067 դիտակետ/ և 0.40</w:t>
      </w:r>
      <w:del w:id="37" w:author="Alexander Arakelyan" w:date="2024-10-27T22:54:00Z">
        <w:r>
          <w:rPr>
            <w:rFonts w:ascii="GHEA Grapalat" w:hAnsi="GHEA Grapalat"/>
            <w:lang w:val="hy-AM"/>
          </w:rPr>
          <w:delText xml:space="preserve"> </w:delText>
        </w:r>
      </w:del>
      <w:r>
        <w:rPr>
          <w:rFonts w:ascii="GHEA Grapalat" w:hAnsi="GHEA Grapalat"/>
          <w:lang w:val="hy-AM"/>
        </w:rPr>
        <w:t>-0.42գ/լ /N2063դիտակետ/։</w:t>
      </w:r>
    </w:p>
    <w:p>
      <w:pPr>
        <w:pStyle w:val="Normal"/>
        <w:ind w:hanging="0"/>
        <w:rPr>
          <w:rFonts w:ascii="GHEA Grapalat" w:hAnsi="GHEA Grapalat"/>
          <w:lang w:val="hy-AM"/>
        </w:rPr>
      </w:pPr>
      <w:r>
        <w:rPr>
          <w:rFonts w:ascii="GHEA Grapalat" w:hAnsi="GHEA Grapalat"/>
          <w:lang w:val="hy-AM"/>
        </w:rPr>
      </w:r>
    </w:p>
    <w:p>
      <w:pPr>
        <w:pStyle w:val="Normal"/>
        <w:ind w:hanging="0"/>
        <w:rPr>
          <w:rFonts w:ascii="GHEA Grapalat" w:hAnsi="GHEA Grapalat"/>
          <w:lang w:val="hy-AM"/>
        </w:rPr>
      </w:pPr>
      <w:r>
        <w:rPr>
          <w:rFonts w:ascii="GHEA Grapalat" w:hAnsi="GHEA Grapalat"/>
          <w:lang w:val="hy-AM"/>
        </w:rPr>
        <w:t>Հետևաբար Արտաշատի իջվածքի ՍՋՄ-ի գրունտային հորիզոնի ջրերի քիմիական վիճակը ռիսկային է, իսկ ճնշումային ջրերինը՝ ոչ ռիսկային։</w:t>
      </w:r>
    </w:p>
    <w:p>
      <w:pPr>
        <w:pStyle w:val="Normal"/>
        <w:ind w:hanging="0"/>
        <w:rPr>
          <w:rFonts w:ascii="GHEA Grapalat" w:hAnsi="GHEA Grapalat"/>
          <w:lang w:val="hy-AM"/>
        </w:rPr>
      </w:pPr>
      <w:r>
        <w:rPr>
          <w:rFonts w:ascii="GHEA Grapalat" w:hAnsi="GHEA Grapalat"/>
          <w:lang w:val="hy-AM"/>
        </w:rPr>
        <w:t>Քիմիական ռիսկային վիճակում են Երասխի ՍՋՄ-ի գրունտային և ճնշումային հորիզոնները։</w:t>
      </w:r>
    </w:p>
    <w:p>
      <w:pPr>
        <w:pStyle w:val="Normal"/>
        <w:ind w:hanging="0"/>
        <w:rPr>
          <w:rFonts w:ascii="GHEA Grapalat" w:hAnsi="GHEA Grapalat"/>
          <w:lang w:val="hy-AM"/>
        </w:rPr>
      </w:pPr>
      <w:r>
        <w:rPr>
          <w:rFonts w:ascii="GHEA Grapalat" w:hAnsi="GHEA Grapalat"/>
          <w:lang w:val="hy-AM"/>
        </w:rPr>
        <w:t>Այստեղ ռիսկային վիճակը պայմանավորված է բնական պայմաններով, դրանց ընդհանուր հանքայնացումը 4.0 -4.61 գ/լ է։</w:t>
      </w:r>
    </w:p>
    <w:p>
      <w:pPr>
        <w:pStyle w:val="Normal"/>
        <w:ind w:hanging="0"/>
        <w:rPr>
          <w:rFonts w:ascii="GHEA Grapalat" w:hAnsi="GHEA Grapalat"/>
          <w:lang w:val="hy-AM"/>
        </w:rPr>
      </w:pPr>
      <w:r>
        <w:rPr>
          <w:rFonts w:ascii="GHEA Grapalat" w:hAnsi="GHEA Grapalat"/>
          <w:lang w:val="hy-AM"/>
        </w:rPr>
        <w:t>Արտաշատի իջվածքի ՍՋՄ-ի ճնշումային հորիզոնում նշված է քանակական ռիսկային վիճակով: N 2069 դիտակետում ճնշումային ջրերի մակարդակը 2015-2022թթ իջել է 0.78մ (2.5մ-ից իջել է 3.28):</w:t>
      </w:r>
    </w:p>
    <w:p>
      <w:pPr>
        <w:pStyle w:val="Normal"/>
        <w:ind w:hanging="0"/>
        <w:rPr>
          <w:rFonts w:ascii="GHEA Grapalat" w:hAnsi="GHEA Grapalat"/>
          <w:lang w:val="hy-AM"/>
        </w:rPr>
      </w:pPr>
      <w:r>
        <w:rPr>
          <w:rFonts w:ascii="GHEA Grapalat" w:hAnsi="GHEA Grapalat"/>
          <w:lang w:val="hy-AM"/>
        </w:rPr>
        <w:t xml:space="preserve">Հակառակ երևույթ է նկատվում Երասխի իջվածքի ՍՋՄ ճնշումային հորիզոնի ջրերում: Այստեղ N 2074 դիտակետում նույն ժամանակահատվածում ճնշումային ջրերի մակարդակը </w:t>
      </w:r>
      <w:commentRangeStart w:id="9"/>
      <w:r>
        <w:rPr>
          <w:rFonts w:ascii="GHEA Grapalat" w:hAnsi="GHEA Grapalat"/>
          <w:lang w:val="hy-AM"/>
        </w:rPr>
        <w:t>10.6-ից բարձրացել է 9.65մ</w:t>
      </w:r>
      <w:r>
        <w:rPr/>
      </w:r>
      <w:commentRangeEnd w:id="9"/>
      <w:r>
        <w:commentReference w:id="9"/>
      </w:r>
      <w:r>
        <w:rPr>
          <w:rFonts w:ascii="GHEA Grapalat" w:hAnsi="GHEA Grapalat"/>
          <w:lang w:val="hy-AM"/>
        </w:rPr>
        <w:t>, որը պայմանավորված է ճնշումային հորիզոնի ջրերի չօգտագործմամբ:</w:t>
      </w:r>
    </w:p>
    <w:p>
      <w:pPr>
        <w:pStyle w:val="Normal"/>
        <w:spacing w:before="0" w:after="200"/>
        <w:ind w:hanging="0"/>
        <w:jc w:val="left"/>
        <w:rPr>
          <w:rFonts w:ascii="GHEA Grapalat" w:hAnsi="GHEA Grapalat"/>
          <w:lang w:val="hy-AM"/>
        </w:rPr>
      </w:pPr>
      <w:r>
        <w:rPr>
          <w:rFonts w:ascii="GHEA Grapalat" w:hAnsi="GHEA Grapalat"/>
          <w:lang w:val="hy-AM"/>
        </w:rPr>
      </w:r>
    </w:p>
    <w:p>
      <w:pPr>
        <w:pStyle w:val="Heading2"/>
        <w:numPr>
          <w:ilvl w:val="1"/>
          <w:numId w:val="4"/>
        </w:numPr>
        <w:spacing w:before="120" w:after="0"/>
        <w:rPr>
          <w:rFonts w:ascii="GHEA Grapalat" w:hAnsi="GHEA Grapalat" w:cs="Arial"/>
          <w:sz w:val="26"/>
          <w:lang w:val="hy-AM"/>
        </w:rPr>
      </w:pPr>
      <w:bookmarkStart w:id="71" w:name="_Toc180589666"/>
      <w:r>
        <w:rPr>
          <w:rFonts w:cs="Arial" w:ascii="GHEA Grapalat" w:hAnsi="GHEA Grapalat"/>
          <w:sz w:val="26"/>
          <w:lang w:val="hy-AM"/>
        </w:rPr>
        <w:t>Բնապահպանական նպատակներ մակերևութային և ստորերկրյա ջրային մարմինների համար</w:t>
      </w:r>
      <w:bookmarkEnd w:id="71"/>
      <w:r>
        <w:rPr>
          <w:rFonts w:cs="Arial" w:ascii="GHEA Grapalat" w:hAnsi="GHEA Grapalat"/>
          <w:sz w:val="26"/>
          <w:lang w:val="hy-AM"/>
        </w:rPr>
        <w:tab/>
      </w:r>
    </w:p>
    <w:p>
      <w:pPr>
        <w:pStyle w:val="Normal"/>
        <w:spacing w:before="120" w:after="0"/>
        <w:rPr>
          <w:rFonts w:ascii="GHEA Grapalat" w:hAnsi="GHEA Grapalat" w:cs="Arial"/>
          <w:szCs w:val="20"/>
          <w:lang w:val="hy-AM"/>
        </w:rPr>
      </w:pPr>
      <w:r>
        <w:rPr>
          <w:rFonts w:cs="Arial" w:ascii="GHEA Grapalat" w:hAnsi="GHEA Grapalat"/>
          <w:szCs w:val="20"/>
          <w:lang w:val="hy-AM"/>
        </w:rPr>
        <w:t>ՋԿՊ-ն փաստաթուղթ է, որը սահմանում է բնապահպանական նպատակներ, որոնց պետք է հասնել 6 տարվա իրականացման ժամկետի ավարտին: Պետք է սահմանվեն բնապահպանական նպատակներ՝ ապահովելու համար մակերևութային և ստորերկրյա ջրերի լավ կարգավիճակը, դրանց վիճակի վատթարացման կանխումը, ինչպես նաև ազգային ջրային պաշարի պահպանումը:</w:t>
      </w:r>
    </w:p>
    <w:p>
      <w:pPr>
        <w:pStyle w:val="Normal"/>
        <w:spacing w:before="120" w:after="0"/>
        <w:rPr>
          <w:rFonts w:ascii="GHEA Grapalat" w:hAnsi="GHEA Grapalat" w:cs="Arial"/>
          <w:szCs w:val="20"/>
          <w:lang w:val="hy-AM"/>
        </w:rPr>
      </w:pPr>
      <w:r>
        <w:rPr>
          <w:rFonts w:cs="Arial" w:ascii="GHEA Grapalat" w:hAnsi="GHEA Grapalat"/>
          <w:szCs w:val="20"/>
          <w:lang w:val="hy-AM"/>
        </w:rPr>
        <w:t xml:space="preserve">Համաձայն ՋՇԴ-ի 4-րդ հոդվածի՝ ՋԿՊ-ում ներառված գործողությունների միջոցով </w:t>
      </w:r>
      <w:del w:id="38" w:author="Alexander Arakelyan" w:date="2024-10-27T22:56:00Z">
        <w:r>
          <w:rPr>
            <w:rFonts w:cs="Arial" w:ascii="GHEA Grapalat" w:hAnsi="GHEA Grapalat"/>
            <w:szCs w:val="20"/>
            <w:lang w:val="hy-AM"/>
          </w:rPr>
          <w:delText xml:space="preserve">միջոցով </w:delText>
        </w:r>
      </w:del>
      <w:r>
        <w:rPr>
          <w:rFonts w:cs="Arial" w:ascii="GHEA Grapalat" w:hAnsi="GHEA Grapalat"/>
          <w:szCs w:val="20"/>
          <w:lang w:val="hy-AM"/>
        </w:rPr>
        <w:t xml:space="preserve">մինչև </w:t>
      </w:r>
      <w:commentRangeStart w:id="10"/>
      <w:r>
        <w:rPr>
          <w:rFonts w:cs="Arial" w:ascii="GHEA Grapalat" w:hAnsi="GHEA Grapalat"/>
          <w:szCs w:val="20"/>
          <w:lang w:val="hy-AM"/>
        </w:rPr>
        <w:t xml:space="preserve">2030 թվականը, և՝ 2036 թվականը </w:t>
      </w:r>
      <w:r>
        <w:rPr/>
      </w:r>
      <w:commentRangeEnd w:id="10"/>
      <w:r>
        <w:commentReference w:id="10"/>
      </w:r>
      <w:r>
        <w:rPr>
          <w:rFonts w:cs="Arial" w:ascii="GHEA Grapalat" w:hAnsi="GHEA Grapalat"/>
          <w:szCs w:val="20"/>
          <w:lang w:val="hy-AM"/>
        </w:rPr>
        <w:t>շատ կոնկրետ դեպքերում պետք է իրականացվեն հետևյալ բնապահպանական նպատակները.</w:t>
      </w:r>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Մակերեւութային ջրային մարմինների լավ էկոլոգիական/քիմիական վիճակ</w:t>
      </w:r>
      <w:ins w:id="39" w:author="Alexander Arakelyan" w:date="2024-10-27T22:57:00Z">
        <w:r>
          <w:rPr>
            <w:rFonts w:cs="Arial" w:ascii="GHEA Grapalat" w:hAnsi="GHEA Grapalat"/>
            <w:szCs w:val="20"/>
            <w:lang w:val="hy-AM"/>
          </w:rPr>
          <w:t>,</w:t>
        </w:r>
      </w:ins>
      <w:del w:id="40" w:author="Alexander Arakelyan" w:date="2024-10-27T22:57:00Z">
        <w:r>
          <w:rPr>
            <w:rFonts w:cs="Arial" w:ascii="GHEA Grapalat" w:hAnsi="GHEA Grapalat"/>
            <w:szCs w:val="20"/>
            <w:lang w:val="hy-AM"/>
          </w:rPr>
          <w:delText>.</w:delText>
        </w:r>
      </w:del>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ԽՓՋՄ-ների և ԱՋՄ-ների էկոլոգիական լավ կարգավիճակ,</w:t>
      </w:r>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ՍՋՄ աղտոտիչների ներհոսքի կանխում կամ սահմանափակում,</w:t>
      </w:r>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ՍՋՄ կարգավիճակի վատթարացման կանխում,</w:t>
      </w:r>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Անտրոպոգեն գործոններով աղտոտիչների կոնցենտրացիաների զգալի և կայուն աճի միտումների կառավարում,</w:t>
      </w:r>
    </w:p>
    <w:p>
      <w:pPr>
        <w:pStyle w:val="ListParagraph"/>
        <w:numPr>
          <w:ilvl w:val="1"/>
          <w:numId w:val="28"/>
        </w:numPr>
        <w:spacing w:before="120" w:after="0"/>
        <w:ind w:hanging="180" w:left="810"/>
        <w:contextualSpacing/>
        <w:rPr>
          <w:rFonts w:ascii="GHEA Grapalat" w:hAnsi="GHEA Grapalat" w:cs="Arial"/>
          <w:szCs w:val="20"/>
          <w:lang w:val="hy-AM"/>
        </w:rPr>
      </w:pPr>
      <w:r>
        <w:rPr>
          <w:rFonts w:cs="Arial" w:ascii="GHEA Grapalat" w:hAnsi="GHEA Grapalat"/>
          <w:szCs w:val="20"/>
          <w:lang w:val="hy-AM"/>
        </w:rPr>
        <w:t>ՍՋՄ-ի լավ քիմիական/քանակական կարգավիճակ:</w:t>
      </w:r>
    </w:p>
    <w:p>
      <w:pPr>
        <w:pStyle w:val="Normal"/>
        <w:spacing w:before="120" w:after="0"/>
        <w:ind w:hanging="0"/>
        <w:rPr>
          <w:rFonts w:ascii="GHEA Grapalat" w:hAnsi="GHEA Grapalat" w:cs="Arial"/>
          <w:szCs w:val="20"/>
          <w:lang w:val="hy-AM"/>
        </w:rPr>
      </w:pPr>
      <w:r>
        <w:rPr>
          <w:rFonts w:cs="Arial" w:ascii="GHEA Grapalat" w:hAnsi="GHEA Grapalat"/>
          <w:szCs w:val="20"/>
          <w:lang w:val="hy-AM"/>
        </w:rPr>
        <w:t>Երբեմն, միջոցառումների ծրագրի իրականացման առաջին վեցամյա շրջանի (և հնարավոր է նաև հաջորդ փուլերում) որոշ ջրային մարմինների համար բնապահպանական սահմանված նպատակներին հնարավոր չէ հասնել: Համաձայն ՋՇԴ-ի 4-րդ հոդվածի՝ այս դեպքերը համարվում են բացառություններ:</w:t>
      </w:r>
    </w:p>
    <w:p>
      <w:pPr>
        <w:pStyle w:val="Normal"/>
        <w:spacing w:before="120" w:after="0"/>
        <w:ind w:hanging="0"/>
        <w:rPr>
          <w:rFonts w:ascii="GHEA Grapalat" w:hAnsi="GHEA Grapalat" w:cs="Arial"/>
          <w:szCs w:val="20"/>
          <w:lang w:val="hy-AM"/>
        </w:rPr>
      </w:pPr>
      <w:r>
        <w:rPr>
          <w:rFonts w:cs="Arial" w:ascii="GHEA Grapalat" w:hAnsi="GHEA Grapalat"/>
          <w:szCs w:val="20"/>
          <w:lang w:val="hy-AM"/>
        </w:rPr>
        <w:t xml:space="preserve">Մակերևութային ջրերի բնապահպանական նպատակները ներկայացված են </w:t>
      </w:r>
      <w:r>
        <w:rPr>
          <w:rFonts w:cs="Arial" w:ascii="GHEA Grapalat" w:hAnsi="GHEA Grapalat"/>
          <w:szCs w:val="20"/>
          <w:lang w:val="hy-AM"/>
        </w:rPr>
        <w:fldChar w:fldCharType="begin"/>
      </w:r>
      <w:r>
        <w:rPr>
          <w:szCs w:val="20"/>
          <w:rFonts w:cs="Arial" w:ascii="GHEA Grapalat" w:hAnsi="GHEA Grapalat"/>
          <w:lang w:val="hy-AM"/>
        </w:rPr>
        <w:instrText xml:space="preserve"> REF _Ref177396766 \h </w:instrText>
      </w:r>
      <w:r>
        <w:rPr>
          <w:szCs w:val="20"/>
          <w:rFonts w:cs="Arial" w:ascii="GHEA Grapalat" w:hAnsi="GHEA Grapalat"/>
          <w:lang w:val="hy-AM"/>
        </w:rPr>
        <w:fldChar w:fldCharType="separate"/>
      </w:r>
      <w:r>
        <w:rPr>
          <w:szCs w:val="20"/>
          <w:rFonts w:cs="Arial" w:ascii="GHEA Grapalat" w:hAnsi="GHEA Grapalat"/>
          <w:lang w:val="hy-AM"/>
        </w:rPr>
        <w:t>Աղյուսակ 5</w:t>
      </w:r>
      <w:r>
        <w:rPr>
          <w:szCs w:val="20"/>
          <w:rFonts w:cs="Arial" w:ascii="GHEA Grapalat" w:hAnsi="GHEA Grapalat"/>
          <w:lang w:val="hy-AM"/>
        </w:rPr>
        <w:fldChar w:fldCharType="end"/>
      </w:r>
      <w:r>
        <w:rPr>
          <w:rFonts w:cs="Arial" w:ascii="GHEA Grapalat" w:hAnsi="GHEA Grapalat"/>
          <w:szCs w:val="20"/>
          <w:lang w:val="hy-AM"/>
        </w:rPr>
        <w:t>-ում:</w:t>
      </w:r>
    </w:p>
    <w:p>
      <w:pPr>
        <w:pStyle w:val="Caption"/>
        <w:rPr>
          <w:rFonts w:ascii="GHEA Grapalat" w:hAnsi="GHEA Grapalat"/>
          <w:lang w:val="hy-AM"/>
        </w:rPr>
      </w:pPr>
      <w:bookmarkStart w:id="72" w:name="_Toc171922305"/>
      <w:bookmarkStart w:id="73" w:name="_Ref177396766"/>
      <w:bookmarkStart w:id="74" w:name="_Ref177396747"/>
      <w:bookmarkStart w:id="75" w:name="_Toc180590464"/>
      <w:r>
        <w:rPr>
          <w:rFonts w:ascii="GHEA Grapalat" w:hAnsi="GHEA Grapalat"/>
          <w:lang w:val="hy-AM"/>
        </w:rPr>
        <w:t>Աղյուսակ</w:t>
      </w:r>
      <w:r>
        <w:rPr>
          <w:rFonts w:ascii="GHEA Grapalat" w:hAnsi="GHEA Grapalat"/>
          <w:lang w:val="de-AT"/>
        </w:rPr>
        <w:t xml:space="preserve"> </w:t>
      </w:r>
      <w:r>
        <w:rPr>
          <w:rFonts w:ascii="GHEA Grapalat" w:hAnsi="GHEA Grapalat"/>
        </w:rPr>
        <w:fldChar w:fldCharType="begin"/>
      </w:r>
      <w:r>
        <w:rPr>
          <w:rFonts w:ascii="GHEA Grapalat" w:hAnsi="GHEA Grapalat"/>
        </w:rPr>
        <w:instrText xml:space="preserve"> SEQ Աղյուսակ \* ARABIC </w:instrText>
      </w:r>
      <w:r>
        <w:rPr>
          <w:rFonts w:ascii="GHEA Grapalat" w:hAnsi="GHEA Grapalat"/>
        </w:rPr>
        <w:fldChar w:fldCharType="separate"/>
      </w:r>
      <w:r>
        <w:rPr>
          <w:rFonts w:ascii="GHEA Grapalat" w:hAnsi="GHEA Grapalat"/>
        </w:rPr>
        <w:t>5</w:t>
      </w:r>
      <w:r>
        <w:rPr>
          <w:rFonts w:ascii="GHEA Grapalat" w:hAnsi="GHEA Grapalat"/>
        </w:rPr>
        <w:fldChar w:fldCharType="end"/>
      </w:r>
      <w:bookmarkEnd w:id="73"/>
      <w:r>
        <w:rPr>
          <w:rFonts w:cs="Cambria Math" w:ascii="Cambria Math" w:hAnsi="Cambria Math"/>
          <w:lang w:val="hy-AM"/>
        </w:rPr>
        <w:t>․</w:t>
      </w:r>
      <w:r>
        <w:rPr>
          <w:rFonts w:ascii="GHEA Grapalat" w:hAnsi="GHEA Grapalat"/>
          <w:lang w:val="hy-AM"/>
        </w:rPr>
        <w:t xml:space="preserve"> Ռիսկային մակերևութային ջրային մարմինների համար բնապահպանական նպատակներ</w:t>
      </w:r>
      <w:bookmarkEnd w:id="72"/>
      <w:bookmarkEnd w:id="74"/>
      <w:bookmarkEnd w:id="75"/>
    </w:p>
    <w:tbl>
      <w:tblPr>
        <w:tblW w:w="10727" w:type="dxa"/>
        <w:jc w:val="center"/>
        <w:tblInd w:w="0" w:type="dxa"/>
        <w:tblLayout w:type="fixed"/>
        <w:tblCellMar>
          <w:top w:w="0" w:type="dxa"/>
          <w:left w:w="108" w:type="dxa"/>
          <w:bottom w:w="0" w:type="dxa"/>
          <w:right w:w="108" w:type="dxa"/>
        </w:tblCellMar>
      </w:tblPr>
      <w:tblGrid>
        <w:gridCol w:w="894"/>
        <w:gridCol w:w="1980"/>
        <w:gridCol w:w="1171"/>
        <w:gridCol w:w="1264"/>
        <w:gridCol w:w="1551"/>
        <w:gridCol w:w="1933"/>
        <w:gridCol w:w="1934"/>
      </w:tblGrid>
      <w:tr>
        <w:trPr>
          <w:tblHeader w:val="true"/>
          <w:trHeight w:val="731" w:hRule="atLeast"/>
        </w:trPr>
        <w:tc>
          <w:tcPr>
            <w:tcW w:w="894"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commentRangeStart w:id="11"/>
            <w:r>
              <w:rPr>
                <w:rFonts w:eastAsia="Times New Roman" w:cs="Calibri" w:ascii="GHEA Grapalat" w:hAnsi="GHEA Grapalat"/>
                <w:b/>
                <w:bCs/>
                <w:color w:val="000000"/>
                <w:sz w:val="18"/>
                <w:szCs w:val="18"/>
                <w:lang w:val="hy-AM" w:eastAsia="hy-AM"/>
              </w:rPr>
              <w:t>ՄՋՄ-ի կոդը</w:t>
            </w:r>
            <w:commentRangeEnd w:id="11"/>
            <w:r>
              <w:commentReference w:id="11"/>
            </w:r>
            <w:r>
              <w:rPr/>
            </w:r>
          </w:p>
        </w:tc>
        <w:tc>
          <w:tcPr>
            <w:tcW w:w="1980"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ՄՋՄ-ի անվանումը</w:t>
            </w:r>
          </w:p>
        </w:tc>
        <w:tc>
          <w:tcPr>
            <w:tcW w:w="1171"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ՄՋՄ-ի երկարութ-յունը, կմ</w:t>
            </w:r>
          </w:p>
        </w:tc>
        <w:tc>
          <w:tcPr>
            <w:tcW w:w="1264"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Ջրի որակի դասը</w:t>
            </w:r>
          </w:p>
        </w:tc>
        <w:tc>
          <w:tcPr>
            <w:tcW w:w="1551"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Հիմանական ճնշումը</w:t>
            </w:r>
          </w:p>
        </w:tc>
        <w:tc>
          <w:tcPr>
            <w:tcW w:w="1933"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 xml:space="preserve">Բնապահպանական նպատակը 2030 թ համար </w:t>
            </w:r>
          </w:p>
        </w:tc>
        <w:tc>
          <w:tcPr>
            <w:tcW w:w="1934" w:type="dxa"/>
            <w:tcBorders>
              <w:top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Բնապահպանական նպատակը 2036թ համար</w:t>
            </w:r>
          </w:p>
        </w:tc>
      </w:tr>
      <w:tr>
        <w:trPr>
          <w:trHeight w:val="1450"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5 - 027</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Վեդի գետը՝ Խոսրով վտակի միախառնումից 1154.9 մ մինչև Ուրցաձոր գյուղը՝ 1071մ նիշը</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5.66</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Լավ քիմիական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Ոռոգման նպատակով ջրառ</w:t>
            </w:r>
            <w:ins w:id="41" w:author="Alexander Arakelyan" w:date="2024-10-27T23:03:00Z">
              <w:r>
                <w:rPr>
                  <w:rFonts w:eastAsia="Times New Roman" w:cs="Calibri" w:ascii="GHEA Grapalat" w:hAnsi="GHEA Grapalat"/>
                  <w:color w:val="000000"/>
                  <w:sz w:val="18"/>
                  <w:szCs w:val="18"/>
                  <w:lang w:val="hy-AM" w:eastAsia="hy-AM"/>
                </w:rPr>
                <w:t>,</w:t>
              </w:r>
            </w:ins>
            <w:r>
              <w:rPr>
                <w:rFonts w:eastAsia="Times New Roman" w:cs="Calibri" w:ascii="GHEA Grapalat" w:hAnsi="GHEA Grapalat"/>
                <w:color w:val="000000"/>
                <w:sz w:val="18"/>
                <w:szCs w:val="18"/>
                <w:lang w:val="hy-AM" w:eastAsia="hy-AM"/>
              </w:rPr>
              <w:t xml:space="preserve"> էկոլոգիական թողքի խախտում</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քիմիական կարգավիճակը </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1216"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5 - 031</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Վեդի գետը՝ Արտաշատի ջրանցքի հատման տեղից ՝ 886.9 մ նիշից մինչև Երասխի ջրանցքի հետ հատման տեղը</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11.03</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Վատ քիմիական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Ջրառ, էկոլոգիական թողքի խախտում, չմաքրված կոմունալ-կենցաղային կեղտաջրերի ներհոսք, գյուղատնտեսության ցրված աղբյուրներ</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370"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5 - 038</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գետը՝ Ջերմուկ քաղաքից մինչև Կեչուտի ջրամբար</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4.87</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քիմիական կարգավիճակ</w:t>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Գերազանց հիդրոկենսաբանական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 երկրաքիմիական կազմություն</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1828"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5 - 059</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գետը՝ Ազատեկ վտակի թափման վայրից (1271,6մ բարձրությունից)՝ մինչև Մալիշկա վտակի թափվելը ներառյալ (Վայք քաղաքի տարածքը))</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12.10</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քիմիական կարգավիճակ</w:t>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Լավ հիդրոկենսաբանական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53"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5 - 061</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գետը՝ Մալիշկա և Գլաձոր վտակների միջև</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6.03</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քիմիական կարգավիճակ</w:t>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Լավ հիդրոկենսաբանական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 և գյուղատնտեսության ցրված աղբյուրներ</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53"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5 - 070</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գետը՝ Եղեգիս վտակի թափվելու վայրից մինչև ՀՀ սահմանը</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17.05</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քիմիական կարգավիճակ</w:t>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հիդրոկենսաբանական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r>
        <w:trPr>
          <w:trHeight w:val="1684" w:hRule="atLeast"/>
        </w:trPr>
        <w:tc>
          <w:tcPr>
            <w:tcW w:w="894"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5 - 065</w:t>
            </w:r>
          </w:p>
        </w:tc>
        <w:tc>
          <w:tcPr>
            <w:tcW w:w="1980"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Եղեգիս գետը՝ Արփա-Սևան թունելի հատման վայրից մինչև գետաբերան</w:t>
            </w:r>
          </w:p>
        </w:tc>
        <w:tc>
          <w:tcPr>
            <w:tcW w:w="1171"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36.62</w:t>
            </w:r>
          </w:p>
        </w:tc>
        <w:tc>
          <w:tcPr>
            <w:tcW w:w="126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քիմիական կարգավիճակ</w:t>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r>
          </w:p>
          <w:p>
            <w:pPr>
              <w:pStyle w:val="Normal"/>
              <w:spacing w:lineRule="auto" w:line="240"/>
              <w:ind w:hanging="0"/>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Լավ հիդրոկենսաբանական կարգավիճակ</w:t>
            </w:r>
          </w:p>
        </w:tc>
        <w:tc>
          <w:tcPr>
            <w:tcW w:w="1551" w:type="dxa"/>
            <w:tcBorders>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Ոռոգման նպատակով ջրառ էկոլոգիական թողքի խախտում</w:t>
            </w:r>
          </w:p>
        </w:tc>
        <w:tc>
          <w:tcPr>
            <w:tcW w:w="1933"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Հասնել լավ քիմիական կարգավիճակի</w:t>
            </w:r>
          </w:p>
        </w:tc>
        <w:tc>
          <w:tcPr>
            <w:tcW w:w="1934" w:type="dxa"/>
            <w:tcBorders>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color w:val="26282A"/>
                <w:sz w:val="18"/>
                <w:szCs w:val="18"/>
                <w:lang w:val="hy-AM" w:eastAsia="hy-AM"/>
              </w:rPr>
            </w:pPr>
            <w:r>
              <w:rPr>
                <w:rFonts w:eastAsia="Times New Roman" w:cs="Calibri" w:ascii="GHEA Grapalat" w:hAnsi="GHEA Grapalat"/>
                <w:color w:val="26282A"/>
                <w:sz w:val="18"/>
                <w:szCs w:val="18"/>
                <w:lang w:val="hy-AM" w:eastAsia="hy-AM"/>
              </w:rPr>
              <w:t xml:space="preserve">Պահպանել լավ կարգավիճակը </w:t>
            </w:r>
          </w:p>
        </w:tc>
      </w:tr>
    </w:tbl>
    <w:p>
      <w:pPr>
        <w:pStyle w:val="Normal"/>
        <w:rPr>
          <w:rFonts w:ascii="GHEA Grapalat" w:hAnsi="GHEA Grapalat" w:cs="Arial"/>
          <w:sz w:val="26"/>
          <w:lang w:val="hy-AM"/>
        </w:rPr>
      </w:pPr>
      <w:r>
        <w:rPr>
          <w:rFonts w:cs="Arial" w:ascii="GHEA Grapalat" w:hAnsi="GHEA Grapalat"/>
          <w:sz w:val="26"/>
          <w:lang w:val="hy-AM"/>
        </w:rPr>
      </w:r>
    </w:p>
    <w:p>
      <w:pPr>
        <w:pStyle w:val="Normal"/>
        <w:ind w:hanging="0"/>
        <w:rPr>
          <w:rFonts w:ascii="GHEA Grapalat" w:hAnsi="GHEA Grapalat"/>
          <w:lang w:val="hy-AM"/>
        </w:rPr>
      </w:pPr>
      <w:r>
        <w:rPr>
          <w:rFonts w:ascii="GHEA Grapalat" w:hAnsi="GHEA Grapalat"/>
          <w:lang w:val="hy-AM"/>
        </w:rPr>
        <w:t xml:space="preserve">Բնապահպանական միջոցառումները անհրաժեշտ են ստորերկրյա ջրերի ռացիոնալ օգտագործման և </w:t>
      </w:r>
      <w:ins w:id="42" w:author="Alexander Arakelyan" w:date="2024-10-27T23:04:00Z">
        <w:r>
          <w:rPr>
            <w:rFonts w:ascii="GHEA Grapalat" w:hAnsi="GHEA Grapalat"/>
            <w:lang w:val="hy-AM"/>
          </w:rPr>
          <w:t xml:space="preserve">աղտոտումից ու սպառումից </w:t>
        </w:r>
      </w:ins>
      <w:r>
        <w:rPr>
          <w:rFonts w:ascii="GHEA Grapalat" w:hAnsi="GHEA Grapalat"/>
          <w:lang w:val="hy-AM"/>
        </w:rPr>
        <w:t xml:space="preserve">պահպանման համար </w:t>
      </w:r>
      <w:del w:id="43" w:author="Alexander Arakelyan" w:date="2024-10-27T23:04:00Z">
        <w:r>
          <w:rPr>
            <w:rFonts w:ascii="GHEA Grapalat" w:hAnsi="GHEA Grapalat"/>
            <w:lang w:val="hy-AM"/>
          </w:rPr>
          <w:delText>աղտոտումից և սպառումից</w:delText>
        </w:r>
      </w:del>
      <w:r>
        <w:rPr>
          <w:rFonts w:ascii="GHEA Grapalat" w:hAnsi="GHEA Grapalat"/>
          <w:lang w:val="hy-AM"/>
        </w:rPr>
        <w:t>։</w:t>
      </w:r>
    </w:p>
    <w:p>
      <w:pPr>
        <w:pStyle w:val="Normal"/>
        <w:ind w:hanging="0"/>
        <w:rPr>
          <w:rFonts w:ascii="GHEA Grapalat" w:hAnsi="GHEA Grapalat"/>
          <w:lang w:val="hy-AM"/>
        </w:rPr>
      </w:pPr>
      <w:r>
        <w:rPr>
          <w:rFonts w:ascii="GHEA Grapalat" w:hAnsi="GHEA Grapalat"/>
          <w:lang w:val="hy-AM"/>
        </w:rPr>
        <w:t xml:space="preserve">Աղտոտված ջրատար հորիզոնի մաքրումը գործնականում անհնար է, քանի որ դրա մաքրումը տևում է տասնյակ տարիներ։ Գետամեջի որոշ աղբյուրներ ժամանակին օգտագործվում էին Երևան քաղաքի խմելու ջրամատակարարման համար։ 1984թ. դրանք աղտոտվեցին նավթամթերքներով և մինչև այժմ չեն մաքրվում։ </w:t>
      </w:r>
    </w:p>
    <w:p>
      <w:pPr>
        <w:pStyle w:val="Normal"/>
        <w:ind w:hanging="0"/>
        <w:rPr>
          <w:rFonts w:ascii="GHEA Grapalat" w:hAnsi="GHEA Grapalat"/>
          <w:lang w:val="hy-AM"/>
        </w:rPr>
      </w:pPr>
      <w:r>
        <w:rPr>
          <w:rFonts w:ascii="GHEA Grapalat" w:hAnsi="GHEA Grapalat"/>
          <w:lang w:val="hy-AM"/>
        </w:rPr>
        <w:t>Աղբյուրային տիպի ջրառներին հիմնականում բնորոշ է աղտոտման վտանգը, իսկ հորատանցքային տիպի ջրառներին՝ աղտոտման և սպառման վտանգը։</w:t>
      </w:r>
    </w:p>
    <w:p>
      <w:pPr>
        <w:pStyle w:val="Normal"/>
        <w:rPr>
          <w:rFonts w:ascii="GHEA Grapalat" w:hAnsi="GHEA Grapalat"/>
          <w:lang w:val="hy-AM"/>
        </w:rPr>
      </w:pPr>
      <w:r>
        <w:rPr>
          <w:rFonts w:ascii="GHEA Grapalat" w:hAnsi="GHEA Grapalat"/>
          <w:lang w:val="hy-AM"/>
        </w:rPr>
      </w:r>
    </w:p>
    <w:p>
      <w:pPr>
        <w:pStyle w:val="Normal"/>
        <w:rPr>
          <w:rFonts w:ascii="GHEA Grapalat" w:hAnsi="GHEA Grapalat"/>
          <w:lang w:val="hy-AM"/>
        </w:rPr>
      </w:pPr>
      <w:r>
        <w:rPr>
          <w:rFonts w:ascii="GHEA Grapalat" w:hAnsi="GHEA Grapalat"/>
          <w:lang w:val="hy-AM"/>
        </w:rPr>
      </w:r>
    </w:p>
    <w:p>
      <w:pPr>
        <w:pStyle w:val="Heading2"/>
        <w:numPr>
          <w:ilvl w:val="1"/>
          <w:numId w:val="4"/>
        </w:numPr>
        <w:spacing w:before="120" w:after="0"/>
        <w:rPr>
          <w:rFonts w:ascii="GHEA Grapalat" w:hAnsi="GHEA Grapalat" w:cs="Arial"/>
          <w:sz w:val="26"/>
          <w:lang w:val="hy-AM"/>
        </w:rPr>
      </w:pPr>
      <w:bookmarkStart w:id="76" w:name="_Toc180589667"/>
      <w:r>
        <w:rPr>
          <w:rFonts w:cs="Arial" w:ascii="GHEA Grapalat" w:hAnsi="GHEA Grapalat"/>
          <w:sz w:val="26"/>
          <w:lang w:val="hy-AM"/>
        </w:rPr>
        <w:t>Նպատակներ պահպանվող տարածքների համար</w:t>
      </w:r>
      <w:bookmarkEnd w:id="76"/>
    </w:p>
    <w:p>
      <w:pPr>
        <w:pStyle w:val="Normal"/>
        <w:spacing w:before="120" w:after="0"/>
        <w:ind w:hanging="0"/>
        <w:rPr>
          <w:rFonts w:ascii="GHEA Grapalat" w:hAnsi="GHEA Grapalat"/>
          <w:color w:val="000000"/>
          <w:shd w:fill="FFFFFF" w:val="clear"/>
          <w:lang w:val="hy-AM"/>
        </w:rPr>
      </w:pPr>
      <w:r>
        <w:rPr>
          <w:rFonts w:ascii="GHEA Grapalat" w:hAnsi="GHEA Grapalat"/>
          <w:lang w:val="hy-AM"/>
        </w:rPr>
        <w:t xml:space="preserve">Արարատյան ՋՏԿ-ի </w:t>
      </w:r>
      <w:ins w:id="44" w:author="Alexander Arakelyan" w:date="2024-10-27T23:05:00Z">
        <w:r>
          <w:rPr>
            <w:rFonts w:ascii="GHEA Grapalat" w:hAnsi="GHEA Grapalat"/>
            <w:lang w:val="hy-AM"/>
          </w:rPr>
          <w:t>բ</w:t>
        </w:r>
      </w:ins>
      <w:del w:id="45" w:author="Alexander Arakelyan" w:date="2024-10-27T23:05:00Z">
        <w:r>
          <w:rPr>
            <w:rFonts w:ascii="GHEA Grapalat" w:hAnsi="GHEA Grapalat"/>
            <w:lang w:val="hy-AM"/>
          </w:rPr>
          <w:delText>Բ</w:delText>
        </w:r>
      </w:del>
      <w:r>
        <w:rPr>
          <w:rFonts w:ascii="GHEA Grapalat" w:hAnsi="GHEA Grapalat"/>
          <w:lang w:val="hy-AM"/>
        </w:rPr>
        <w:t xml:space="preserve">նության </w:t>
      </w:r>
      <w:ins w:id="46" w:author="Alexander Arakelyan" w:date="2024-10-27T23:05:00Z">
        <w:r>
          <w:rPr>
            <w:rFonts w:ascii="GHEA Grapalat" w:hAnsi="GHEA Grapalat"/>
            <w:lang w:val="hy-AM"/>
          </w:rPr>
          <w:t>հ</w:t>
        </w:r>
      </w:ins>
      <w:del w:id="47" w:author="Alexander Arakelyan" w:date="2024-10-27T23:05:00Z">
        <w:r>
          <w:rPr>
            <w:rFonts w:ascii="GHEA Grapalat" w:hAnsi="GHEA Grapalat"/>
            <w:lang w:val="hy-AM"/>
          </w:rPr>
          <w:delText>Հ</w:delText>
        </w:r>
      </w:del>
      <w:r>
        <w:rPr>
          <w:rFonts w:ascii="GHEA Grapalat" w:hAnsi="GHEA Grapalat"/>
          <w:lang w:val="hy-AM"/>
        </w:rPr>
        <w:t xml:space="preserve">ատուկ </w:t>
      </w:r>
      <w:ins w:id="48" w:author="Alexander Arakelyan" w:date="2024-10-27T23:05:00Z">
        <w:r>
          <w:rPr>
            <w:rFonts w:ascii="GHEA Grapalat" w:hAnsi="GHEA Grapalat"/>
            <w:lang w:val="hy-AM"/>
          </w:rPr>
          <w:t>պ</w:t>
        </w:r>
      </w:ins>
      <w:del w:id="49" w:author="Alexander Arakelyan" w:date="2024-10-27T23:05:00Z">
        <w:r>
          <w:rPr>
            <w:rFonts w:ascii="GHEA Grapalat" w:hAnsi="GHEA Grapalat"/>
            <w:lang w:val="hy-AM"/>
          </w:rPr>
          <w:delText>Պ</w:delText>
        </w:r>
      </w:del>
      <w:r>
        <w:rPr>
          <w:rFonts w:ascii="GHEA Grapalat" w:hAnsi="GHEA Grapalat"/>
          <w:lang w:val="hy-AM"/>
        </w:rPr>
        <w:t xml:space="preserve">ահպանվող </w:t>
      </w:r>
      <w:ins w:id="50" w:author="Alexander Arakelyan" w:date="2024-10-27T23:05:00Z">
        <w:r>
          <w:rPr>
            <w:rFonts w:ascii="GHEA Grapalat" w:hAnsi="GHEA Grapalat"/>
            <w:lang w:val="hy-AM"/>
          </w:rPr>
          <w:t>տ</w:t>
        </w:r>
      </w:ins>
      <w:del w:id="51" w:author="Alexander Arakelyan" w:date="2024-10-27T23:05:00Z">
        <w:r>
          <w:rPr>
            <w:rFonts w:ascii="GHEA Grapalat" w:hAnsi="GHEA Grapalat"/>
            <w:lang w:val="hy-AM"/>
          </w:rPr>
          <w:delText>Տ</w:delText>
        </w:r>
      </w:del>
      <w:r>
        <w:rPr>
          <w:rFonts w:ascii="GHEA Grapalat" w:hAnsi="GHEA Grapalat"/>
          <w:lang w:val="hy-AM"/>
        </w:rPr>
        <w:t xml:space="preserve">արածքներում (ԲՀՊՏ) իրականացվող միջոցառումները պետք է իրականացվեն համապատասխան </w:t>
      </w:r>
      <w:r>
        <w:rPr>
          <w:rFonts w:ascii="GHEA Grapalat" w:hAnsi="GHEA Grapalat"/>
          <w:color w:val="000000"/>
          <w:shd w:fill="FFFFFF" w:val="clear"/>
          <w:lang w:val="hy-AM"/>
        </w:rPr>
        <w:t>«Բնության հատուկ պահպանվող տարածքների մասին» Հայաստանի Հանրապետության ՀՕ-211-Ն օրենքի (Ընդունված 2006 թվականի նոյեմբերի 27-ին):</w:t>
      </w:r>
    </w:p>
    <w:p>
      <w:pPr>
        <w:pStyle w:val="Caption"/>
        <w:rPr>
          <w:rFonts w:ascii="GHEA Grapalat" w:hAnsi="GHEA Grapalat"/>
          <w:lang w:val="hy-AM"/>
        </w:rPr>
      </w:pPr>
      <w:bookmarkStart w:id="77" w:name="_Toc180590465"/>
      <w:r>
        <w:rPr>
          <w:rFonts w:ascii="GHEA Grapalat" w:hAnsi="GHEA Grapalat"/>
          <w:lang w:val="hy-AM"/>
        </w:rPr>
        <w:t>Աղյուսակ</w:t>
      </w:r>
      <w:r>
        <w:rPr>
          <w:rFonts w:ascii="GHEA Grapalat" w:hAnsi="GHEA Grapalat"/>
          <w:lang w:val="de-AT"/>
        </w:rPr>
        <w:t xml:space="preserve"> </w:t>
      </w:r>
      <w:r>
        <w:rPr>
          <w:rFonts w:ascii="GHEA Grapalat" w:hAnsi="GHEA Grapalat"/>
        </w:rPr>
        <w:fldChar w:fldCharType="begin"/>
      </w:r>
      <w:r>
        <w:rPr>
          <w:rFonts w:ascii="GHEA Grapalat" w:hAnsi="GHEA Grapalat"/>
        </w:rPr>
        <w:instrText xml:space="preserve"> SEQ Աղյուսակ \* ARABIC </w:instrText>
      </w:r>
      <w:r>
        <w:rPr>
          <w:rFonts w:ascii="GHEA Grapalat" w:hAnsi="GHEA Grapalat"/>
        </w:rPr>
        <w:fldChar w:fldCharType="separate"/>
      </w:r>
      <w:r>
        <w:rPr>
          <w:rFonts w:ascii="GHEA Grapalat" w:hAnsi="GHEA Grapalat"/>
        </w:rPr>
        <w:t>6</w:t>
      </w:r>
      <w:r>
        <w:rPr>
          <w:rFonts w:ascii="GHEA Grapalat" w:hAnsi="GHEA Grapalat"/>
        </w:rPr>
        <w:fldChar w:fldCharType="end"/>
      </w:r>
      <w:r>
        <w:rPr>
          <w:rFonts w:cs="Cambria Math" w:ascii="Cambria Math" w:hAnsi="Cambria Math"/>
          <w:lang w:val="hy-AM"/>
        </w:rPr>
        <w:t>․</w:t>
      </w:r>
      <w:r>
        <w:rPr>
          <w:rFonts w:ascii="GHEA Grapalat" w:hAnsi="GHEA Grapalat"/>
          <w:lang w:val="hy-AM"/>
        </w:rPr>
        <w:t xml:space="preserve"> Բնապահպանական նպատակներ հատուկ պահպանվող տարածքների համար</w:t>
      </w:r>
      <w:bookmarkEnd w:id="77"/>
    </w:p>
    <w:tbl>
      <w:tblPr>
        <w:tblW w:w="9535" w:type="dxa"/>
        <w:jc w:val="left"/>
        <w:tblInd w:w="0" w:type="dxa"/>
        <w:tblLayout w:type="fixed"/>
        <w:tblCellMar>
          <w:top w:w="0" w:type="dxa"/>
          <w:left w:w="108" w:type="dxa"/>
          <w:bottom w:w="0" w:type="dxa"/>
          <w:right w:w="108" w:type="dxa"/>
        </w:tblCellMar>
      </w:tblPr>
      <w:tblGrid>
        <w:gridCol w:w="2214"/>
        <w:gridCol w:w="4904"/>
        <w:gridCol w:w="2417"/>
      </w:tblGrid>
      <w:tr>
        <w:trPr>
          <w:trHeight w:val="450" w:hRule="atLeast"/>
        </w:trPr>
        <w:tc>
          <w:tcPr>
            <w:tcW w:w="2214" w:type="dxa"/>
            <w:tcBorders>
              <w:top w:val="single" w:sz="4" w:space="0" w:color="000000"/>
              <w:left w:val="single" w:sz="4" w:space="0" w:color="000000"/>
              <w:bottom w:val="single" w:sz="4" w:space="0" w:color="000000"/>
              <w:right w:val="single" w:sz="4" w:space="0" w:color="000000"/>
            </w:tcBorders>
            <w:shd w:fill="C6D9F1" w:val="clear"/>
            <w:vAlign w:val="center"/>
          </w:tcPr>
          <w:p>
            <w:pPr>
              <w:pStyle w:val="Normal"/>
              <w:widowControl/>
              <w:spacing w:lineRule="auto" w:line="240" w:before="0" w:after="0"/>
              <w:rPr>
                <w:rFonts w:ascii="GHEA Grapalat" w:hAnsi="GHEA Grapalat" w:cs="Arial"/>
                <w:b/>
                <w:sz w:val="18"/>
                <w:szCs w:val="18"/>
                <w:lang w:val="hy-AM"/>
              </w:rPr>
            </w:pPr>
            <w:commentRangeStart w:id="12"/>
            <w:r>
              <w:rPr>
                <w:rFonts w:cs="Arial" w:ascii="GHEA Grapalat" w:hAnsi="GHEA Grapalat"/>
                <w:b/>
                <w:kern w:val="0"/>
                <w:sz w:val="18"/>
                <w:szCs w:val="18"/>
                <w:lang w:val="hy-AM" w:eastAsia="en-US" w:bidi="ar-SA"/>
              </w:rPr>
              <w:t>Պահպանվող տարածք</w:t>
            </w:r>
            <w:commentRangeEnd w:id="12"/>
            <w:r>
              <w:commentReference w:id="12"/>
            </w:r>
            <w:r>
              <w:rPr>
                <w:rFonts w:ascii="Calibri" w:hAnsi="Calibri"/>
                <w:kern w:val="0"/>
                <w:sz w:val="22"/>
                <w:szCs w:val="22"/>
                <w:lang w:val="en-US" w:eastAsia="en-US" w:bidi="ar-SA"/>
              </w:rPr>
            </w:r>
          </w:p>
        </w:tc>
        <w:tc>
          <w:tcPr>
            <w:tcW w:w="4904" w:type="dxa"/>
            <w:tcBorders>
              <w:top w:val="single" w:sz="4" w:space="0" w:color="000000"/>
              <w:left w:val="single" w:sz="4" w:space="0" w:color="000000"/>
              <w:bottom w:val="single" w:sz="4" w:space="0" w:color="000000"/>
              <w:right w:val="single" w:sz="4" w:space="0" w:color="000000"/>
            </w:tcBorders>
            <w:shd w:fill="C6D9F1" w:val="clear"/>
            <w:vAlign w:val="center"/>
          </w:tcPr>
          <w:p>
            <w:pPr>
              <w:pStyle w:val="Normal"/>
              <w:widowControl/>
              <w:spacing w:lineRule="auto" w:line="240" w:before="0" w:after="0"/>
              <w:rPr>
                <w:rFonts w:ascii="GHEA Grapalat" w:hAnsi="GHEA Grapalat" w:cs="Arial"/>
                <w:b/>
                <w:sz w:val="18"/>
                <w:szCs w:val="18"/>
                <w:lang w:val="hy-AM"/>
              </w:rPr>
            </w:pPr>
            <w:r>
              <w:rPr>
                <w:rFonts w:cs="Arial" w:ascii="GHEA Grapalat" w:hAnsi="GHEA Grapalat"/>
                <w:b/>
                <w:kern w:val="0"/>
                <w:sz w:val="18"/>
                <w:szCs w:val="18"/>
                <w:lang w:val="hy-AM" w:eastAsia="en-US" w:bidi="ar-SA"/>
              </w:rPr>
              <w:t>Բնապահպանական նպատակներ</w:t>
            </w:r>
          </w:p>
        </w:tc>
        <w:tc>
          <w:tcPr>
            <w:tcW w:w="2417" w:type="dxa"/>
            <w:tcBorders>
              <w:top w:val="single" w:sz="4" w:space="0" w:color="000000"/>
              <w:left w:val="single" w:sz="4" w:space="0" w:color="000000"/>
              <w:bottom w:val="single" w:sz="4" w:space="0" w:color="000000"/>
              <w:right w:val="single" w:sz="4" w:space="0" w:color="000000"/>
            </w:tcBorders>
            <w:shd w:fill="C6D9F1" w:val="clear"/>
            <w:vAlign w:val="center"/>
          </w:tcPr>
          <w:p>
            <w:pPr>
              <w:pStyle w:val="Normal"/>
              <w:widowControl/>
              <w:spacing w:lineRule="auto" w:line="240" w:before="0" w:after="0"/>
              <w:rPr>
                <w:rFonts w:ascii="GHEA Grapalat" w:hAnsi="GHEA Grapalat" w:cs="Arial"/>
                <w:b/>
                <w:sz w:val="18"/>
                <w:szCs w:val="18"/>
                <w:lang w:val="hy-AM"/>
              </w:rPr>
            </w:pPr>
            <w:r>
              <w:rPr>
                <w:rFonts w:cs="Arial" w:ascii="GHEA Grapalat" w:hAnsi="GHEA Grapalat"/>
                <w:b/>
                <w:kern w:val="0"/>
                <w:sz w:val="18"/>
                <w:szCs w:val="18"/>
                <w:lang w:val="hy-AM" w:eastAsia="en-US" w:bidi="ar-SA"/>
              </w:rPr>
              <w:t>Վերջնաժամկետ</w:t>
            </w:r>
          </w:p>
        </w:tc>
      </w:tr>
      <w:tr>
        <w:trPr>
          <w:trHeight w:val="512" w:hRule="atLeast"/>
        </w:trPr>
        <w:tc>
          <w:tcPr>
            <w:tcW w:w="22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hanging="0"/>
              <w:rPr>
                <w:rFonts w:ascii="GHEA Grapalat" w:hAnsi="GHEA Grapalat" w:cs="Arial"/>
                <w:b/>
                <w:sz w:val="18"/>
                <w:szCs w:val="18"/>
                <w:lang w:eastAsia="ru-RU"/>
              </w:rPr>
            </w:pPr>
            <w:r>
              <w:rPr>
                <w:rFonts w:cs="Arial" w:ascii="GHEA Grapalat" w:hAnsi="GHEA Grapalat"/>
                <w:b/>
                <w:kern w:val="0"/>
                <w:sz w:val="18"/>
                <w:szCs w:val="18"/>
                <w:lang w:val="hy-AM" w:eastAsia="en-US" w:bidi="ar-SA"/>
              </w:rPr>
              <w:t>Խոսրովի անտառ պետական արգելոց</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fr-FR" w:bidi="ar-SA"/>
              </w:rPr>
              <w:t xml:space="preserve">ԵՄ ՋՇԴ-ին համապատասխան </w:t>
            </w:r>
            <w:r>
              <w:rPr>
                <w:rFonts w:cs="Arial" w:ascii="GHEA Grapalat" w:hAnsi="GHEA Grapalat"/>
                <w:kern w:val="0"/>
                <w:sz w:val="18"/>
                <w:szCs w:val="18"/>
                <w:lang w:val="hy-AM" w:eastAsia="fr-FR" w:bidi="ar-SA"/>
              </w:rPr>
              <w:t>պ</w:t>
            </w:r>
            <w:r>
              <w:rPr>
                <w:rFonts w:cs="Arial" w:ascii="GHEA Grapalat" w:hAnsi="GHEA Grapalat"/>
                <w:kern w:val="0"/>
                <w:sz w:val="18"/>
                <w:szCs w:val="18"/>
                <w:lang w:val="en-US" w:eastAsia="fr-FR" w:bidi="ar-SA"/>
              </w:rPr>
              <w:t>ահպանվող տարածք</w:t>
            </w:r>
            <w:r>
              <w:rPr>
                <w:rFonts w:cs="Arial" w:ascii="GHEA Grapalat" w:hAnsi="GHEA Grapalat"/>
                <w:kern w:val="0"/>
                <w:sz w:val="18"/>
                <w:szCs w:val="18"/>
                <w:lang w:val="hy-AM" w:eastAsia="fr-FR" w:bidi="ar-SA"/>
              </w:rPr>
              <w:t>ներ</w:t>
            </w:r>
            <w:r>
              <w:rPr>
                <w:rFonts w:cs="Arial" w:ascii="GHEA Grapalat" w:hAnsi="GHEA Grapalat"/>
                <w:kern w:val="0"/>
                <w:sz w:val="18"/>
                <w:szCs w:val="18"/>
                <w:lang w:val="en-US" w:eastAsia="fr-FR" w:bidi="ar-SA"/>
              </w:rPr>
              <w:t>ի ռեգիստրի, «</w:t>
            </w:r>
            <w:r>
              <w:rPr>
                <w:rFonts w:ascii="GHEA Grapalat" w:hAnsi="GHEA Grapalat"/>
                <w:kern w:val="0"/>
                <w:sz w:val="22"/>
                <w:szCs w:val="22"/>
                <w:lang w:val="en-US" w:eastAsia="en-US" w:bidi="ar-SA"/>
              </w:rPr>
              <w:t xml:space="preserve"> </w:t>
            </w:r>
            <w:r>
              <w:rPr>
                <w:rFonts w:cs="Arial" w:ascii="GHEA Grapalat" w:hAnsi="GHEA Grapalat"/>
                <w:kern w:val="0"/>
                <w:sz w:val="18"/>
                <w:szCs w:val="18"/>
                <w:lang w:val="en-US" w:eastAsia="fr-FR" w:bidi="ar-SA"/>
              </w:rPr>
              <w:t xml:space="preserve">Խոսրովի անտառ պետական արգելոց» կառավարման պլանի առկայության/թարմացում </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մինչև 2030 թվականը և պահպանել կառավարման պլանով սահմանված պահանջները մինչև 2036 թվականը</w:t>
            </w:r>
          </w:p>
        </w:tc>
      </w:tr>
      <w:tr>
        <w:trPr>
          <w:trHeight w:val="1101" w:hRule="atLeast"/>
        </w:trPr>
        <w:tc>
          <w:tcPr>
            <w:tcW w:w="22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hanging="0"/>
              <w:rPr>
                <w:rFonts w:ascii="GHEA Grapalat" w:hAnsi="GHEA Grapalat" w:cs="Arial"/>
                <w:b/>
                <w:bCs/>
                <w:sz w:val="18"/>
                <w:szCs w:val="18"/>
                <w:lang w:val="hy-AM"/>
              </w:rPr>
            </w:pPr>
            <w:r>
              <w:rPr>
                <w:rFonts w:cs="Arial" w:ascii="GHEA Grapalat" w:hAnsi="GHEA Grapalat"/>
                <w:b/>
                <w:bCs/>
                <w:kern w:val="0"/>
                <w:sz w:val="18"/>
                <w:szCs w:val="18"/>
                <w:lang w:val="hy-AM" w:eastAsia="en-US" w:bidi="ar-SA"/>
              </w:rPr>
              <w:t>Արգելավայրեր</w:t>
            </w:r>
          </w:p>
          <w:p>
            <w:pPr>
              <w:pStyle w:val="Normal"/>
              <w:widowControl/>
              <w:spacing w:lineRule="auto" w:line="240" w:before="0" w:after="0"/>
              <w:ind w:hanging="0"/>
              <w:rPr>
                <w:rFonts w:ascii="GHEA Grapalat" w:hAnsi="GHEA Grapalat" w:cs="Arial"/>
                <w:b/>
                <w:sz w:val="18"/>
                <w:szCs w:val="18"/>
              </w:rPr>
            </w:pPr>
            <w:r>
              <w:rPr>
                <w:rFonts w:cs="Arial" w:ascii="GHEA Grapalat" w:hAnsi="GHEA Grapalat"/>
                <w:b/>
                <w:kern w:val="0"/>
                <w:sz w:val="18"/>
                <w:szCs w:val="18"/>
                <w:lang w:val="en-US" w:eastAsia="en-US" w:bidi="ar-SA"/>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en-US" w:eastAsia="fr-FR" w:bidi="ar-SA"/>
              </w:rPr>
              <w:t>7 պահպանվող տարածքների՝ «</w:t>
            </w:r>
            <w:r>
              <w:rPr>
                <w:rFonts w:ascii="GHEA Grapalat" w:hAnsi="GHEA Grapalat"/>
                <w:kern w:val="0"/>
                <w:sz w:val="22"/>
                <w:szCs w:val="22"/>
                <w:lang w:val="en-US" w:eastAsia="en-US" w:bidi="ar-SA"/>
              </w:rPr>
              <w:t xml:space="preserve"> </w:t>
            </w:r>
            <w:r>
              <w:rPr>
                <w:rFonts w:cs="Arial" w:ascii="GHEA Grapalat" w:hAnsi="GHEA Grapalat"/>
                <w:kern w:val="0"/>
                <w:sz w:val="18"/>
                <w:szCs w:val="18"/>
                <w:lang w:val="en-US" w:eastAsia="fr-FR" w:bidi="ar-SA"/>
              </w:rPr>
              <w:t xml:space="preserve">Գոռավանի ավազուտներ», «Եղեգնաձոր», «Խոր Վիրապ», «Հերհերի նոսրանտառային», «Ջերմուկի անտառային», «Ջերմուկի ջրաբանական» և «Գիլան» պահպանվող տարածքների </w:t>
            </w:r>
            <w:r>
              <w:rPr>
                <w:rFonts w:cs="Arial" w:ascii="GHEA Grapalat" w:hAnsi="GHEA Grapalat"/>
                <w:kern w:val="0"/>
                <w:sz w:val="18"/>
                <w:szCs w:val="18"/>
                <w:lang w:val="hy-AM" w:eastAsia="fr-FR" w:bidi="ar-SA"/>
              </w:rPr>
              <w:t xml:space="preserve">համար </w:t>
            </w:r>
            <w:r>
              <w:rPr>
                <w:rFonts w:cs="Arial" w:ascii="GHEA Grapalat" w:hAnsi="GHEA Grapalat"/>
                <w:kern w:val="0"/>
                <w:sz w:val="18"/>
                <w:szCs w:val="18"/>
                <w:lang w:val="en-US" w:eastAsia="fr-FR" w:bidi="ar-SA"/>
              </w:rPr>
              <w:t>ԵՄ ՋՇԴ-ին համապատասխան ռեգիստր</w:t>
            </w:r>
            <w:r>
              <w:rPr>
                <w:rFonts w:cs="Arial" w:ascii="GHEA Grapalat" w:hAnsi="GHEA Grapalat"/>
                <w:kern w:val="0"/>
                <w:sz w:val="18"/>
                <w:szCs w:val="18"/>
                <w:lang w:val="hy-AM" w:eastAsia="fr-FR" w:bidi="ar-SA"/>
              </w:rPr>
              <w:t xml:space="preserve">ի </w:t>
            </w:r>
            <w:r>
              <w:rPr>
                <w:rFonts w:cs="Arial" w:ascii="GHEA Grapalat" w:hAnsi="GHEA Grapalat"/>
                <w:kern w:val="0"/>
                <w:sz w:val="18"/>
                <w:szCs w:val="18"/>
                <w:lang w:val="en-US" w:eastAsia="fr-FR" w:bidi="ar-SA"/>
              </w:rPr>
              <w:t>և</w:t>
            </w:r>
            <w:r>
              <w:rPr>
                <w:rFonts w:cs="Arial" w:ascii="GHEA Grapalat" w:hAnsi="GHEA Grapalat"/>
                <w:kern w:val="0"/>
                <w:sz w:val="18"/>
                <w:szCs w:val="18"/>
                <w:lang w:val="hy-AM" w:eastAsia="fr-FR" w:bidi="ar-SA"/>
              </w:rPr>
              <w:t xml:space="preserve"> կառավարման պլանի առկայություն</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hy-AM" w:eastAsia="en-US" w:bidi="ar-SA"/>
              </w:rPr>
              <w:t>մինչև 2030 թվականը և պահպանել կառավարման պլանով սահմանված պահանջները մինչև 2036 թվականը</w:t>
            </w:r>
          </w:p>
        </w:tc>
      </w:tr>
      <w:tr>
        <w:trPr>
          <w:trHeight w:val="512" w:hRule="atLeast"/>
        </w:trPr>
        <w:tc>
          <w:tcPr>
            <w:tcW w:w="221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jc w:val="left"/>
              <w:rPr>
                <w:rFonts w:ascii="GHEA Grapalat" w:hAnsi="GHEA Grapalat" w:cs="Arial"/>
                <w:b/>
                <w:sz w:val="18"/>
                <w:szCs w:val="18"/>
                <w:lang w:val="hy-AM"/>
              </w:rPr>
            </w:pPr>
            <w:r>
              <w:rPr>
                <w:rFonts w:cs="Arial" w:ascii="GHEA Grapalat" w:hAnsi="GHEA Grapalat"/>
                <w:b/>
                <w:kern w:val="0"/>
                <w:sz w:val="18"/>
                <w:szCs w:val="18"/>
                <w:lang w:val="hy-AM" w:eastAsia="en-US" w:bidi="ar-SA"/>
              </w:rPr>
              <w:t>Բնական հուշարձաններ</w:t>
            </w:r>
          </w:p>
          <w:p>
            <w:pPr>
              <w:pStyle w:val="Normal"/>
              <w:widowControl/>
              <w:spacing w:lineRule="auto" w:line="240" w:before="0" w:after="0"/>
              <w:ind w:hanging="0"/>
              <w:jc w:val="left"/>
              <w:rPr>
                <w:rFonts w:ascii="GHEA Grapalat" w:hAnsi="GHEA Grapalat" w:cs="Arial"/>
                <w:b/>
                <w:sz w:val="18"/>
                <w:szCs w:val="18"/>
                <w:lang w:val="hy-AM"/>
              </w:rPr>
            </w:pPr>
            <w:r>
              <w:rPr>
                <w:rFonts w:cs="Arial" w:ascii="GHEA Grapalat" w:hAnsi="GHEA Grapalat"/>
                <w:b/>
                <w:kern w:val="0"/>
                <w:sz w:val="18"/>
                <w:szCs w:val="18"/>
                <w:lang w:val="hy-AM" w:eastAsia="en-US" w:bidi="ar-SA"/>
              </w:rPr>
              <w:t>(2-կենսաբանական, 10-ջրաբանական, 9-ջրաերկրաբանական, 33-երկրաբանական)</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hy-AM" w:eastAsia="en-US" w:bidi="ar-SA"/>
              </w:rPr>
              <w:t xml:space="preserve">ԵՄ ՋՇԴ-ին և ՀՀ Հատուկ պահպանվող տարածքների մասին օրենքին համապատասխան պահպանվող տարածքի ռեգիստրի առկայություն </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hy-AM" w:eastAsia="en-US" w:bidi="ar-SA"/>
              </w:rPr>
              <w:t>մինչև 2030 թվականը և պահպանել մինչև 2036 թվականը</w:t>
            </w:r>
          </w:p>
        </w:tc>
      </w:tr>
      <w:tr>
        <w:trPr>
          <w:trHeight w:val="962" w:hRule="atLeast"/>
        </w:trPr>
        <w:tc>
          <w:tcPr>
            <w:tcW w:w="221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b/>
                <w:sz w:val="18"/>
                <w:szCs w:val="18"/>
                <w:lang w:val="hy-AM"/>
              </w:rPr>
            </w:pPr>
            <w:r>
              <w:rPr>
                <w:rFonts w:cs="Arial" w:ascii="GHEA Grapalat" w:hAnsi="GHEA Grapalat"/>
                <w:b/>
                <w:kern w:val="0"/>
                <w:sz w:val="18"/>
                <w:szCs w:val="18"/>
                <w:lang w:val="hy-AM" w:eastAsia="en-US" w:bidi="ar-SA"/>
              </w:rPr>
              <w:t>Խմելու ջրի ջրհավաք տարածքներ</w:t>
            </w:r>
          </w:p>
          <w:p>
            <w:pPr>
              <w:pStyle w:val="Normal"/>
              <w:widowControl/>
              <w:spacing w:lineRule="auto" w:line="240" w:before="0" w:after="0"/>
              <w:ind w:hanging="0"/>
              <w:rPr>
                <w:rFonts w:ascii="GHEA Grapalat" w:hAnsi="GHEA Grapalat" w:cs="Arial"/>
                <w:b/>
                <w:sz w:val="18"/>
                <w:szCs w:val="18"/>
              </w:rPr>
            </w:pPr>
            <w:r>
              <w:rPr>
                <w:rFonts w:cs="Arial" w:ascii="GHEA Grapalat" w:hAnsi="GHEA Grapalat"/>
                <w:b/>
                <w:kern w:val="0"/>
                <w:sz w:val="18"/>
                <w:szCs w:val="18"/>
                <w:lang w:val="en-US" w:eastAsia="en-US" w:bidi="ar-SA"/>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ԵՄ ՋՇԴ</w:t>
            </w:r>
            <w:r>
              <w:rPr>
                <w:rFonts w:cs="Arial" w:ascii="GHEA Grapalat" w:hAnsi="GHEA Grapalat"/>
                <w:kern w:val="0"/>
                <w:sz w:val="18"/>
                <w:szCs w:val="18"/>
                <w:lang w:val="hy-AM" w:eastAsia="en-US" w:bidi="ar-SA"/>
              </w:rPr>
              <w:t>-ին</w:t>
            </w:r>
            <w:r>
              <w:rPr>
                <w:rFonts w:cs="Arial" w:ascii="GHEA Grapalat" w:hAnsi="GHEA Grapalat"/>
                <w:kern w:val="0"/>
                <w:sz w:val="18"/>
                <w:szCs w:val="18"/>
                <w:lang w:val="en-US" w:eastAsia="en-US" w:bidi="ar-SA"/>
              </w:rPr>
              <w:t xml:space="preserve"> և ՀՀ </w:t>
            </w:r>
            <w:r>
              <w:rPr>
                <w:rFonts w:cs="Arial" w:ascii="GHEA Grapalat" w:hAnsi="GHEA Grapalat"/>
                <w:kern w:val="0"/>
                <w:sz w:val="18"/>
                <w:szCs w:val="18"/>
                <w:lang w:val="hy-AM" w:eastAsia="en-US" w:bidi="ar-SA"/>
              </w:rPr>
              <w:t>Առողջապահության նախարարի</w:t>
            </w:r>
            <w:r>
              <w:rPr>
                <w:rFonts w:cs="Arial" w:ascii="GHEA Grapalat" w:hAnsi="GHEA Grapalat"/>
                <w:kern w:val="0"/>
                <w:sz w:val="18"/>
                <w:szCs w:val="18"/>
                <w:lang w:val="en-US" w:eastAsia="en-US" w:bidi="ar-SA"/>
              </w:rPr>
              <w:t xml:space="preserve"> թիվ </w:t>
            </w:r>
            <w:r>
              <w:rPr>
                <w:rFonts w:cs="Arial" w:ascii="GHEA Grapalat" w:hAnsi="GHEA Grapalat"/>
                <w:kern w:val="0"/>
                <w:sz w:val="18"/>
                <w:szCs w:val="18"/>
                <w:lang w:val="hy-AM" w:eastAsia="en-US" w:bidi="ar-SA"/>
              </w:rPr>
              <w:t>803</w:t>
            </w:r>
            <w:r>
              <w:rPr>
                <w:rFonts w:cs="Arial" w:ascii="GHEA Grapalat" w:hAnsi="GHEA Grapalat"/>
                <w:kern w:val="0"/>
                <w:sz w:val="18"/>
                <w:szCs w:val="18"/>
                <w:lang w:val="en-US" w:eastAsia="en-US" w:bidi="ar-SA"/>
              </w:rPr>
              <w:t xml:space="preserve">-Ն </w:t>
            </w:r>
            <w:r>
              <w:rPr>
                <w:rFonts w:cs="Arial" w:ascii="GHEA Grapalat" w:hAnsi="GHEA Grapalat"/>
                <w:kern w:val="0"/>
                <w:sz w:val="18"/>
                <w:szCs w:val="18"/>
                <w:lang w:val="hy-AM" w:eastAsia="en-US" w:bidi="ar-SA"/>
              </w:rPr>
              <w:t>հրամանին</w:t>
            </w:r>
            <w:r>
              <w:rPr>
                <w:rFonts w:cs="Arial" w:ascii="GHEA Grapalat" w:hAnsi="GHEA Grapalat"/>
                <w:kern w:val="0"/>
                <w:sz w:val="18"/>
                <w:szCs w:val="18"/>
                <w:lang w:val="en-US" w:eastAsia="en-US" w:bidi="ar-SA"/>
              </w:rPr>
              <w:t xml:space="preserve"> (2</w:t>
            </w:r>
            <w:r>
              <w:rPr>
                <w:rFonts w:cs="Arial" w:ascii="GHEA Grapalat" w:hAnsi="GHEA Grapalat"/>
                <w:kern w:val="0"/>
                <w:sz w:val="18"/>
                <w:szCs w:val="18"/>
                <w:lang w:val="hy-AM" w:eastAsia="en-US" w:bidi="ar-SA"/>
              </w:rPr>
              <w:t>9</w:t>
            </w:r>
            <w:r>
              <w:rPr>
                <w:rFonts w:cs="Arial" w:ascii="GHEA Grapalat" w:hAnsi="GHEA Grapalat"/>
                <w:kern w:val="0"/>
                <w:sz w:val="18"/>
                <w:szCs w:val="18"/>
                <w:lang w:val="en-US" w:eastAsia="en-US" w:bidi="ar-SA"/>
              </w:rPr>
              <w:t>.</w:t>
            </w:r>
            <w:r>
              <w:rPr>
                <w:rFonts w:cs="Arial" w:ascii="GHEA Grapalat" w:hAnsi="GHEA Grapalat"/>
                <w:kern w:val="0"/>
                <w:sz w:val="18"/>
                <w:szCs w:val="18"/>
                <w:lang w:val="hy-AM" w:eastAsia="en-US" w:bidi="ar-SA"/>
              </w:rPr>
              <w:t>1</w:t>
            </w:r>
            <w:r>
              <w:rPr>
                <w:rFonts w:cs="Arial" w:ascii="GHEA Grapalat" w:hAnsi="GHEA Grapalat"/>
                <w:kern w:val="0"/>
                <w:sz w:val="18"/>
                <w:szCs w:val="18"/>
                <w:lang w:val="en-US" w:eastAsia="en-US" w:bidi="ar-SA"/>
              </w:rPr>
              <w:t>1.200</w:t>
            </w:r>
            <w:r>
              <w:rPr>
                <w:rFonts w:cs="Arial" w:ascii="GHEA Grapalat" w:hAnsi="GHEA Grapalat"/>
                <w:kern w:val="0"/>
                <w:sz w:val="18"/>
                <w:szCs w:val="18"/>
                <w:lang w:val="hy-AM" w:eastAsia="en-US" w:bidi="ar-SA"/>
              </w:rPr>
              <w:t>2</w:t>
            </w:r>
            <w:r>
              <w:rPr>
                <w:rFonts w:cs="Arial" w:ascii="GHEA Grapalat" w:hAnsi="GHEA Grapalat"/>
                <w:kern w:val="0"/>
                <w:sz w:val="18"/>
                <w:szCs w:val="18"/>
                <w:lang w:val="en-US" w:eastAsia="en-US" w:bidi="ar-SA"/>
              </w:rPr>
              <w:t xml:space="preserve">թ.) համապատասխան </w:t>
            </w:r>
            <w:r>
              <w:rPr>
                <w:rFonts w:cs="Arial" w:ascii="GHEA Grapalat" w:hAnsi="GHEA Grapalat"/>
                <w:kern w:val="0"/>
                <w:sz w:val="18"/>
                <w:szCs w:val="18"/>
                <w:lang w:val="hy-AM" w:eastAsia="en-US" w:bidi="ar-SA"/>
              </w:rPr>
              <w:t>խմելու ջրի ջրհավաք</w:t>
            </w:r>
            <w:r>
              <w:rPr>
                <w:rFonts w:cs="Arial" w:ascii="GHEA Grapalat" w:hAnsi="GHEA Grapalat"/>
                <w:kern w:val="0"/>
                <w:sz w:val="18"/>
                <w:szCs w:val="18"/>
                <w:lang w:val="en-US" w:eastAsia="en-US" w:bidi="ar-SA"/>
              </w:rPr>
              <w:t xml:space="preserve"> տարածք</w:t>
            </w:r>
            <w:r>
              <w:rPr>
                <w:rFonts w:cs="Arial" w:ascii="GHEA Grapalat" w:hAnsi="GHEA Grapalat"/>
                <w:kern w:val="0"/>
                <w:sz w:val="18"/>
                <w:szCs w:val="18"/>
                <w:lang w:val="hy-AM" w:eastAsia="en-US" w:bidi="ar-SA"/>
              </w:rPr>
              <w:t>ներ</w:t>
            </w:r>
            <w:r>
              <w:rPr>
                <w:rFonts w:cs="Arial" w:ascii="GHEA Grapalat" w:hAnsi="GHEA Grapalat"/>
                <w:kern w:val="0"/>
                <w:sz w:val="18"/>
                <w:szCs w:val="18"/>
                <w:lang w:val="en-US" w:eastAsia="en-US" w:bidi="ar-SA"/>
              </w:rPr>
              <w:t>ի ռեգիստր</w:t>
            </w:r>
            <w:r>
              <w:rPr>
                <w:rFonts w:cs="Arial" w:ascii="GHEA Grapalat" w:hAnsi="GHEA Grapalat"/>
                <w:kern w:val="0"/>
                <w:sz w:val="18"/>
                <w:szCs w:val="18"/>
                <w:lang w:val="hy-AM" w:eastAsia="en-US" w:bidi="ar-SA"/>
              </w:rPr>
              <w:t>ի առկայություն</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մինչև 2030 թվականը և պահպանել մինչև 2036 թվականը</w:t>
            </w:r>
          </w:p>
        </w:tc>
      </w:tr>
      <w:tr>
        <w:trPr>
          <w:trHeight w:val="1448" w:hRule="atLeast"/>
        </w:trPr>
        <w:tc>
          <w:tcPr>
            <w:tcW w:w="221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b/>
                <w:sz w:val="18"/>
                <w:szCs w:val="18"/>
              </w:rPr>
            </w:pPr>
            <w:r>
              <w:rPr>
                <w:rFonts w:cs="Arial" w:ascii="GHEA Grapalat" w:hAnsi="GHEA Grapalat"/>
                <w:b/>
                <w:kern w:val="0"/>
                <w:sz w:val="18"/>
                <w:szCs w:val="18"/>
                <w:lang w:val="en-US" w:eastAsia="en-US" w:bidi="ar-SA"/>
              </w:rPr>
              <w:t>Ջրաէկոհամակարգերի սանիտարական պահպանման, հոսքի ձևավորման, ստորերկրյա ջրային ռեսուրսների պահպանման, ջրապահպան, էկոտոն և անօտարելի գոտիներ</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ԵՄ ՋՇԴ</w:t>
            </w:r>
            <w:r>
              <w:rPr>
                <w:rFonts w:cs="Arial" w:ascii="GHEA Grapalat" w:hAnsi="GHEA Grapalat"/>
                <w:kern w:val="0"/>
                <w:sz w:val="18"/>
                <w:szCs w:val="18"/>
                <w:lang w:val="hy-AM" w:eastAsia="en-US" w:bidi="ar-SA"/>
              </w:rPr>
              <w:t>-ին</w:t>
            </w:r>
            <w:r>
              <w:rPr>
                <w:rFonts w:cs="Arial" w:ascii="GHEA Grapalat" w:hAnsi="GHEA Grapalat"/>
                <w:kern w:val="0"/>
                <w:sz w:val="18"/>
                <w:szCs w:val="18"/>
                <w:lang w:val="en-US" w:eastAsia="en-US" w:bidi="ar-SA"/>
              </w:rPr>
              <w:t xml:space="preserve"> և ՀՀ Կառավարության թիվ 64-Ն որոշմա</w:t>
            </w:r>
            <w:r>
              <w:rPr>
                <w:rFonts w:cs="Arial" w:ascii="GHEA Grapalat" w:hAnsi="GHEA Grapalat"/>
                <w:kern w:val="0"/>
                <w:sz w:val="18"/>
                <w:szCs w:val="18"/>
                <w:lang w:val="hy-AM" w:eastAsia="en-US" w:bidi="ar-SA"/>
              </w:rPr>
              <w:t>ն</w:t>
            </w:r>
            <w:r>
              <w:rPr>
                <w:rFonts w:cs="Arial" w:ascii="GHEA Grapalat" w:hAnsi="GHEA Grapalat"/>
                <w:kern w:val="0"/>
                <w:sz w:val="18"/>
                <w:szCs w:val="18"/>
                <w:lang w:val="en-US" w:eastAsia="en-US" w:bidi="ar-SA"/>
              </w:rPr>
              <w:t xml:space="preserve"> (20.01.2005թ.) համապատասխան պահպանվող տարածքի ռեգիստր</w:t>
            </w:r>
            <w:r>
              <w:rPr>
                <w:rFonts w:cs="Arial" w:ascii="GHEA Grapalat" w:hAnsi="GHEA Grapalat"/>
                <w:kern w:val="0"/>
                <w:sz w:val="18"/>
                <w:szCs w:val="18"/>
                <w:lang w:val="hy-AM" w:eastAsia="en-US" w:bidi="ar-SA"/>
              </w:rPr>
              <w:t>ի</w:t>
            </w:r>
            <w:r>
              <w:rPr>
                <w:rFonts w:cs="Arial" w:ascii="GHEA Grapalat" w:hAnsi="GHEA Grapalat"/>
                <w:kern w:val="0"/>
                <w:sz w:val="18"/>
                <w:szCs w:val="18"/>
                <w:lang w:val="en-US" w:eastAsia="en-US" w:bidi="ar-SA"/>
              </w:rPr>
              <w:t>, մոնի</w:t>
            </w:r>
            <w:ins w:id="52" w:author="Gayane Shahnazaryan" w:date="2024-10-28T22:12:00Z">
              <w:r>
                <w:rPr>
                  <w:rFonts w:cs="Arial" w:ascii="GHEA Grapalat" w:hAnsi="GHEA Grapalat"/>
                  <w:kern w:val="0"/>
                  <w:sz w:val="18"/>
                  <w:szCs w:val="18"/>
                  <w:lang w:val="hy-AM" w:eastAsia="en-US" w:bidi="ar-SA"/>
                </w:rPr>
                <w:t>թ</w:t>
              </w:r>
            </w:ins>
            <w:del w:id="53" w:author="Gayane Shahnazaryan" w:date="2024-10-28T22:12:00Z">
              <w:r>
                <w:rPr>
                  <w:rFonts w:cs="Arial" w:ascii="GHEA Grapalat" w:hAnsi="GHEA Grapalat"/>
                  <w:kern w:val="0"/>
                  <w:sz w:val="18"/>
                  <w:szCs w:val="18"/>
                  <w:lang w:val="en-US" w:eastAsia="en-US" w:bidi="ar-SA"/>
                </w:rPr>
                <w:delText>տ</w:delText>
              </w:r>
            </w:del>
            <w:r>
              <w:rPr>
                <w:rFonts w:cs="Arial" w:ascii="GHEA Grapalat" w:hAnsi="GHEA Grapalat"/>
                <w:kern w:val="0"/>
                <w:sz w:val="18"/>
                <w:szCs w:val="18"/>
                <w:lang w:val="en-US" w:eastAsia="en-US" w:bidi="ar-SA"/>
              </w:rPr>
              <w:t>որինգի և գնահատման համակարգ</w:t>
            </w:r>
            <w:r>
              <w:rPr>
                <w:rFonts w:cs="Arial" w:ascii="GHEA Grapalat" w:hAnsi="GHEA Grapalat"/>
                <w:kern w:val="0"/>
                <w:sz w:val="18"/>
                <w:szCs w:val="18"/>
                <w:lang w:val="hy-AM" w:eastAsia="en-US" w:bidi="ar-SA"/>
              </w:rPr>
              <w:t>ի առկայություն</w:t>
            </w:r>
            <w:r>
              <w:rPr>
                <w:rFonts w:cs="Arial" w:ascii="GHEA Grapalat" w:hAnsi="GHEA Grapalat"/>
                <w:kern w:val="0"/>
                <w:sz w:val="18"/>
                <w:szCs w:val="18"/>
                <w:lang w:val="en-US" w:eastAsia="en-US" w:bidi="ar-SA"/>
              </w:rPr>
              <w:t xml:space="preserve"> </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մինչև 2030 թվականը և պահպանել մինչև 2036 թվականը</w:t>
            </w:r>
          </w:p>
        </w:tc>
      </w:tr>
      <w:tr>
        <w:trPr>
          <w:trHeight w:val="512" w:hRule="atLeast"/>
        </w:trPr>
        <w:tc>
          <w:tcPr>
            <w:tcW w:w="221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b/>
                <w:sz w:val="18"/>
                <w:szCs w:val="18"/>
              </w:rPr>
            </w:pPr>
            <w:r>
              <w:rPr>
                <w:rFonts w:cs="Arial" w:ascii="GHEA Grapalat" w:hAnsi="GHEA Grapalat"/>
                <w:b/>
                <w:kern w:val="0"/>
                <w:sz w:val="18"/>
                <w:szCs w:val="18"/>
                <w:lang w:val="en-US" w:eastAsia="en-US" w:bidi="ar-SA"/>
              </w:rPr>
              <w:t>Նիտրատների նկատմամբ պոտենցիալ խոցելի տարածքներ</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ԵՄ ՋՇԴ</w:t>
            </w:r>
            <w:r>
              <w:rPr>
                <w:rFonts w:cs="Arial" w:ascii="GHEA Grapalat" w:hAnsi="GHEA Grapalat"/>
                <w:kern w:val="0"/>
                <w:sz w:val="18"/>
                <w:szCs w:val="18"/>
                <w:lang w:val="hy-AM" w:eastAsia="en-US" w:bidi="ar-SA"/>
              </w:rPr>
              <w:t>-ին</w:t>
            </w:r>
            <w:r>
              <w:rPr>
                <w:rFonts w:cs="Arial" w:ascii="GHEA Grapalat" w:hAnsi="GHEA Grapalat"/>
                <w:kern w:val="0"/>
                <w:sz w:val="18"/>
                <w:szCs w:val="18"/>
                <w:lang w:val="en-US" w:eastAsia="en-US" w:bidi="ar-SA"/>
              </w:rPr>
              <w:t xml:space="preserve"> և </w:t>
            </w:r>
            <w:r>
              <w:rPr>
                <w:rFonts w:cs="Arial" w:ascii="GHEA Grapalat" w:hAnsi="GHEA Grapalat"/>
                <w:kern w:val="0"/>
                <w:sz w:val="18"/>
                <w:szCs w:val="18"/>
                <w:lang w:val="hy-AM" w:eastAsia="en-US" w:bidi="ar-SA"/>
              </w:rPr>
              <w:t>Նիտրատների</w:t>
            </w:r>
            <w:r>
              <w:rPr>
                <w:rFonts w:cs="Arial" w:ascii="GHEA Grapalat" w:hAnsi="GHEA Grapalat"/>
                <w:kern w:val="0"/>
                <w:sz w:val="18"/>
                <w:szCs w:val="18"/>
                <w:lang w:val="en-US" w:eastAsia="en-US" w:bidi="ar-SA"/>
              </w:rPr>
              <w:t xml:space="preserve"> դիրեկտիվին համապատասխան </w:t>
            </w:r>
            <w:r>
              <w:rPr>
                <w:rFonts w:cs="Arial" w:ascii="GHEA Grapalat" w:hAnsi="GHEA Grapalat"/>
                <w:kern w:val="0"/>
                <w:sz w:val="18"/>
                <w:szCs w:val="18"/>
                <w:lang w:val="hy-AM" w:eastAsia="en-US" w:bidi="ar-SA"/>
              </w:rPr>
              <w:t>պ</w:t>
            </w:r>
            <w:r>
              <w:rPr>
                <w:rFonts w:cs="Arial" w:ascii="GHEA Grapalat" w:hAnsi="GHEA Grapalat"/>
                <w:kern w:val="0"/>
                <w:sz w:val="18"/>
                <w:szCs w:val="18"/>
                <w:lang w:val="en-US" w:eastAsia="en-US" w:bidi="ar-SA"/>
              </w:rPr>
              <w:t xml:space="preserve">ահպանվող տարածքի </w:t>
            </w:r>
            <w:r>
              <w:rPr>
                <w:rFonts w:cs="Arial" w:ascii="GHEA Grapalat" w:hAnsi="GHEA Grapalat"/>
                <w:kern w:val="0"/>
                <w:sz w:val="18"/>
                <w:szCs w:val="18"/>
                <w:lang w:val="hy-AM" w:eastAsia="en-US" w:bidi="ar-SA"/>
              </w:rPr>
              <w:t xml:space="preserve">ռեգիստրի, </w:t>
            </w:r>
            <w:r>
              <w:rPr>
                <w:rFonts w:cs="Arial" w:ascii="GHEA Grapalat" w:hAnsi="GHEA Grapalat"/>
                <w:kern w:val="0"/>
                <w:sz w:val="18"/>
                <w:szCs w:val="18"/>
                <w:lang w:val="en-US" w:eastAsia="en-US" w:bidi="ar-SA"/>
              </w:rPr>
              <w:t>մո</w:t>
            </w:r>
            <w:r>
              <w:rPr>
                <w:rFonts w:cs="Arial" w:ascii="GHEA Grapalat" w:hAnsi="GHEA Grapalat"/>
                <w:kern w:val="0"/>
                <w:sz w:val="18"/>
                <w:szCs w:val="18"/>
                <w:lang w:val="hy-AM" w:eastAsia="en-US" w:bidi="ar-SA"/>
              </w:rPr>
              <w:t>իթորինգի և գնահատման համակարգի առկայություն</w:t>
            </w:r>
            <w:r>
              <w:rPr>
                <w:rFonts w:cs="Arial" w:ascii="GHEA Grapalat" w:hAnsi="GHEA Grapalat"/>
                <w:kern w:val="0"/>
                <w:sz w:val="18"/>
                <w:szCs w:val="18"/>
                <w:lang w:val="en-US" w:eastAsia="en-US" w:bidi="ar-SA"/>
              </w:rPr>
              <w:t xml:space="preserve"> </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rPr>
            </w:pPr>
            <w:r>
              <w:rPr>
                <w:rFonts w:cs="Arial" w:ascii="GHEA Grapalat" w:hAnsi="GHEA Grapalat"/>
                <w:kern w:val="0"/>
                <w:sz w:val="18"/>
                <w:szCs w:val="18"/>
                <w:lang w:val="en-US" w:eastAsia="en-US" w:bidi="ar-SA"/>
              </w:rPr>
              <w:t>մինչև 2030 թվականը և պահպանել մինչև 2036 թվականը</w:t>
            </w:r>
          </w:p>
        </w:tc>
      </w:tr>
      <w:tr>
        <w:trPr>
          <w:trHeight w:val="512" w:hRule="atLeast"/>
        </w:trPr>
        <w:tc>
          <w:tcPr>
            <w:tcW w:w="221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b/>
                <w:sz w:val="18"/>
                <w:szCs w:val="18"/>
              </w:rPr>
            </w:pPr>
            <w:r>
              <w:rPr>
                <w:rFonts w:cs="Arial" w:ascii="GHEA Grapalat" w:hAnsi="GHEA Grapalat"/>
                <w:b/>
                <w:kern w:val="0"/>
                <w:sz w:val="18"/>
                <w:szCs w:val="18"/>
                <w:lang w:val="en-US" w:eastAsia="en-US" w:bidi="ar-SA"/>
              </w:rPr>
              <w:t>Բնական աղետի գոտիներ</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en-US" w:eastAsia="en-US" w:bidi="ar-SA"/>
              </w:rPr>
              <w:t>ԵՄ ՋՇԴ</w:t>
            </w:r>
            <w:r>
              <w:rPr>
                <w:rFonts w:cs="Arial" w:ascii="GHEA Grapalat" w:hAnsi="GHEA Grapalat"/>
                <w:kern w:val="0"/>
                <w:sz w:val="18"/>
                <w:szCs w:val="18"/>
                <w:lang w:val="hy-AM" w:eastAsia="en-US" w:bidi="ar-SA"/>
              </w:rPr>
              <w:t>-ի</w:t>
            </w:r>
            <w:r>
              <w:rPr>
                <w:rFonts w:cs="Arial" w:ascii="GHEA Grapalat" w:hAnsi="GHEA Grapalat"/>
                <w:kern w:val="0"/>
                <w:sz w:val="18"/>
                <w:szCs w:val="18"/>
                <w:lang w:val="en-US" w:eastAsia="en-US" w:bidi="ar-SA"/>
              </w:rPr>
              <w:t xml:space="preserve"> և Ջրհեղեղների դիրեկտիվին համապատասխան </w:t>
            </w:r>
            <w:r>
              <w:rPr>
                <w:rFonts w:cs="Arial" w:ascii="GHEA Grapalat" w:hAnsi="GHEA Grapalat"/>
                <w:kern w:val="0"/>
                <w:sz w:val="18"/>
                <w:szCs w:val="18"/>
                <w:lang w:val="hy-AM" w:eastAsia="en-US" w:bidi="ar-SA"/>
              </w:rPr>
              <w:t>պ</w:t>
            </w:r>
            <w:r>
              <w:rPr>
                <w:rFonts w:cs="Arial" w:ascii="GHEA Grapalat" w:hAnsi="GHEA Grapalat"/>
                <w:kern w:val="0"/>
                <w:sz w:val="18"/>
                <w:szCs w:val="18"/>
                <w:lang w:val="en-US" w:eastAsia="en-US" w:bidi="ar-SA"/>
              </w:rPr>
              <w:t xml:space="preserve">ահպանվող տարածքի </w:t>
            </w:r>
            <w:r>
              <w:rPr>
                <w:rFonts w:cs="Arial" w:ascii="GHEA Grapalat" w:hAnsi="GHEA Grapalat"/>
                <w:kern w:val="0"/>
                <w:sz w:val="18"/>
                <w:szCs w:val="18"/>
                <w:lang w:val="hy-AM" w:eastAsia="en-US" w:bidi="ar-SA"/>
              </w:rPr>
              <w:t>ռեգիստրի առկայություն</w:t>
            </w:r>
          </w:p>
        </w:tc>
        <w:tc>
          <w:tcPr>
            <w:tcW w:w="241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hanging="0"/>
              <w:rPr>
                <w:rFonts w:ascii="GHEA Grapalat" w:hAnsi="GHEA Grapalat" w:cs="Arial"/>
                <w:sz w:val="18"/>
                <w:szCs w:val="18"/>
                <w:lang w:val="hy-AM"/>
              </w:rPr>
            </w:pPr>
            <w:r>
              <w:rPr>
                <w:rFonts w:cs="Arial" w:ascii="GHEA Grapalat" w:hAnsi="GHEA Grapalat"/>
                <w:kern w:val="0"/>
                <w:sz w:val="18"/>
                <w:szCs w:val="18"/>
                <w:lang w:val="hy-AM" w:eastAsia="en-US" w:bidi="ar-SA"/>
              </w:rPr>
              <w:t>մինչև 2030 թվականը և պահպանել մինչև 2036 թվականը</w:t>
            </w:r>
            <w:bookmarkStart w:id="78" w:name="_Hlk177479695"/>
            <w:bookmarkEnd w:id="78"/>
          </w:p>
        </w:tc>
      </w:tr>
    </w:tbl>
    <w:p>
      <w:pPr>
        <w:pStyle w:val="Normal"/>
        <w:rPr>
          <w:rFonts w:ascii="GHEA Grapalat" w:hAnsi="GHEA Grapalat" w:cs="Calibri"/>
          <w:color w:val="393939"/>
          <w:shd w:fill="FFFF00" w:val="clear"/>
          <w:lang w:val="hy-AM"/>
        </w:rPr>
      </w:pPr>
      <w:r>
        <w:rPr>
          <w:rFonts w:cs="Calibri" w:ascii="GHEA Grapalat" w:hAnsi="GHEA Grapalat"/>
          <w:color w:val="393939"/>
          <w:shd w:fill="FFFF00" w:val="clear"/>
          <w:lang w:val="hy-AM"/>
        </w:rPr>
      </w:r>
    </w:p>
    <w:p>
      <w:p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p>
    <w:p>
      <w:p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r>
        <w:br w:type="page"/>
      </w:r>
    </w:p>
    <w:p>
      <w:pPr>
        <w:pStyle w:val="Heading1"/>
        <w:numPr>
          <w:ilvl w:val="0"/>
          <w:numId w:val="0"/>
        </w:numPr>
        <w:pBdr>
          <w:top w:val="dotted" w:sz="2" w:space="1" w:color="0B087A"/>
          <w:bottom w:val="dotted" w:sz="2" w:space="0" w:color="0B087A"/>
        </w:pBdr>
        <w:spacing w:lineRule="auto" w:line="240" w:before="0" w:after="0"/>
        <w:ind w:hanging="0" w:left="0"/>
        <w:jc w:val="left"/>
        <w:rPr>
          <w:rFonts w:ascii="GHEA Grapalat" w:hAnsi="GHEA Grapalat" w:cs="Arial"/>
          <w:color w:val="0B087A"/>
          <w:lang w:val="hy-AM" w:eastAsia="fr-FR"/>
        </w:rPr>
      </w:pPr>
      <w:bookmarkStart w:id="79" w:name="_Toc180589668"/>
      <w:r>
        <w:rPr>
          <w:rFonts w:cs="Arial" w:ascii="GHEA Grapalat" w:hAnsi="GHEA Grapalat"/>
          <w:color w:val="0B087A"/>
          <w:lang w:val="hy-AM" w:eastAsia="fr-FR"/>
        </w:rPr>
        <w:t xml:space="preserve">4. </w:t>
      </w:r>
      <w:r>
        <w:rPr>
          <w:rFonts w:cs="Arial" w:ascii="GHEA Grapalat" w:hAnsi="GHEA Grapalat"/>
          <w:bCs w:val="false"/>
          <w:caps w:val="false"/>
          <w:smallCaps w:val="false"/>
          <w:color w:val="0B087A"/>
          <w:lang w:val="hy-AM" w:eastAsia="fr-FR"/>
        </w:rPr>
        <w:t>ՋՐԱՅԻՆ ՌԵՍՈՒՐՍՆԵՐԻ ՋՐԱՌԱՋԱՐԿԻ ԵՎ ՋՐԱՊԱՀԱՆՋԻ ԳՆԱՀԱՏՈՒՄ ԵՎ ՎԵՐԼՈՒԾՈՒԹՅՈՒՆ</w:t>
      </w:r>
      <w:bookmarkEnd w:id="79"/>
    </w:p>
    <w:p>
      <w:pPr>
        <w:pStyle w:val="Heading2"/>
        <w:numPr>
          <w:ilvl w:val="1"/>
          <w:numId w:val="24"/>
        </w:numPr>
        <w:spacing w:before="120" w:after="0"/>
        <w:rPr>
          <w:rFonts w:ascii="GHEA Grapalat" w:hAnsi="GHEA Grapalat" w:cs="Arial"/>
          <w:sz w:val="26"/>
          <w:lang w:val="hy-AM"/>
        </w:rPr>
      </w:pPr>
      <w:bookmarkStart w:id="80" w:name="_Toc180589669"/>
      <w:r>
        <w:rPr>
          <w:rFonts w:cs="Arial" w:ascii="GHEA Grapalat" w:hAnsi="GHEA Grapalat"/>
          <w:sz w:val="26"/>
          <w:lang w:val="hy-AM"/>
        </w:rPr>
        <w:t>Ջրային ռեսուրսների առաջարկը` ըստ առանձին ջրային ռեսուրսների</w:t>
      </w:r>
      <w:bookmarkEnd w:id="80"/>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ՀՀ Ջրային օրենսգրքի 5-րդ հոդվածը շեշտադրում է, որ ջուրն ունի և՛ բնապահպանական, և՛ տնտեսական արժեք՝ անկախ դրա օգտագործման նպատակից: Ջրի տնտեսական արժեքը ներառում է </w:t>
      </w:r>
      <w:ins w:id="54" w:author="Alexander Arakelyan" w:date="2024-10-27T23:11:00Z">
        <w:r>
          <w:rPr>
            <w:rFonts w:ascii="GHEA Grapalat" w:hAnsi="GHEA Grapalat"/>
            <w:sz w:val="22"/>
            <w:szCs w:val="22"/>
            <w:lang w:val="hy-AM"/>
          </w:rPr>
          <w:t>դ</w:t>
        </w:r>
      </w:ins>
      <w:del w:id="55" w:author="Alexander Arakelyan" w:date="2024-10-27T23:11:00Z">
        <w:r>
          <w:rPr>
            <w:rFonts w:ascii="GHEA Grapalat" w:hAnsi="GHEA Grapalat"/>
            <w:sz w:val="22"/>
            <w:szCs w:val="22"/>
            <w:lang w:val="hy-AM"/>
          </w:rPr>
          <w:delText>ն</w:delText>
        </w:r>
      </w:del>
      <w:r>
        <w:rPr>
          <w:rFonts w:ascii="GHEA Grapalat" w:hAnsi="GHEA Grapalat"/>
          <w:sz w:val="22"/>
          <w:szCs w:val="22"/>
          <w:lang w:val="hy-AM"/>
        </w:rPr>
        <w:t>րա դերը խմելու ջրի մատակարարման, շրջակա միջավայրի պահպանության, էներգիայի արտադրության և գյուղատնտեսական գործունեության մեջ: Հետևաբար, ջրի տնտեսական արժեքը պետք է հաշվի առնվի ջրօգտագործման, ջրաբաշխման և ջրի պահպանության գործընթացներում: ՀՀ Ջրային օրենսգիրքը սահմանում է ջրային ռեսուրսների կառավարման, ջրամատակարարման, ջրահեռացման համակարգերի, վերականգնման և պահպանության տնտեսական կարգավորման սկզբունքները: 76-րդ հոդվածը շեշտադրում է ջրի արդյունավետ բաշխման և ջրի արդար գնագոյացման անհրաժեշտությունը: 79-րդ հոդվածն անդրադառնում է ջրօգտագործման սակագների սահմանմանը՝ հաշվի առնելով տարբեր գետավազանները, ջրօգտագործման տարբեր կատեգորիաները և ջրային ռեսուրսների դասակարգման որակական ցուցանիշները: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ՋԿՏ-ի ջրօգտագործման տնտեսական վերլուծության համար Ջրի բնապահպանական-տնտեսական հաշվառման համակարգը (SEEA-Water) և Ջրի շրջանակային դիրեկտիվի 5-րդ հոդվածը առաջարկում են վերլուծել հետևյալ հինգ ոլորտները՝ գյուղատնտեսություն, արդյունաբերություն, էներգետիկա, ձկնաբուծություն և տնային տնտեսություններ:</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ՋԿՏ-ն ընդգրկում է հիդրոլոգիական բազմազան լանդշաֆտ, որտեղ և՛ մակերևութային, և՛ ստորերկրյա ջրային ռեսուրսները կարևոր դեր են խաղում տարածաշրջանի ջրամատակարարման մեջ: Այս բաժինը տրամադրում է Արարատյան ՋԿՏ-ի ջրային ռեսուրսների խորը վերլուծություն՝ հիմնված 2020-2023 թվականներին հավաքագրված տվյալների վրա:</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Ինչպես ցույց է տրված </w:t>
      </w:r>
      <w:r>
        <w:rPr>
          <w:rFonts w:ascii="GHEA Grapalat" w:hAnsi="GHEA Grapalat"/>
          <w:sz w:val="22"/>
          <w:szCs w:val="22"/>
          <w:lang w:val="hy-AM"/>
        </w:rPr>
        <w:fldChar w:fldCharType="begin"/>
      </w:r>
      <w:r>
        <w:rPr>
          <w:sz w:val="22"/>
          <w:szCs w:val="22"/>
          <w:rFonts w:ascii="GHEA Grapalat" w:hAnsi="GHEA Grapalat"/>
          <w:lang w:val="hy-AM"/>
        </w:rPr>
        <w:instrText xml:space="preserve"> REF _Ref180575105 \h </w:instrText>
      </w:r>
      <w:r>
        <w:rPr>
          <w:sz w:val="22"/>
          <w:szCs w:val="22"/>
          <w:rFonts w:ascii="GHEA Grapalat" w:hAnsi="GHEA Grapalat"/>
          <w:lang w:val="hy-AM"/>
        </w:rPr>
        <w:fldChar w:fldCharType="separate"/>
      </w:r>
      <w:r>
        <w:rPr>
          <w:sz w:val="22"/>
          <w:szCs w:val="22"/>
          <w:rFonts w:ascii="GHEA Grapalat" w:hAnsi="GHEA Grapalat"/>
          <w:lang w:val="hy-AM"/>
        </w:rPr>
        <w:t>Աղյուսակ 7</w:t>
      </w:r>
      <w:r>
        <w:rPr>
          <w:sz w:val="22"/>
          <w:szCs w:val="22"/>
          <w:rFonts w:ascii="GHEA Grapalat" w:hAnsi="GHEA Grapalat"/>
          <w:lang w:val="hy-AM"/>
        </w:rPr>
        <w:fldChar w:fldCharType="end"/>
      </w:r>
      <w:r>
        <w:rPr>
          <w:rFonts w:ascii="GHEA Grapalat" w:hAnsi="GHEA Grapalat"/>
          <w:sz w:val="22"/>
          <w:szCs w:val="22"/>
          <w:lang w:val="hy-AM"/>
        </w:rPr>
        <w:t>-ում, մակերևութային ջրերը հանդիսանում են Արարատյան ՋԿՏ-ում տարեկան ջրառի ծավալի հիմնական աղբյուրը:</w:t>
      </w:r>
    </w:p>
    <w:p>
      <w:pPr>
        <w:pStyle w:val="Caption"/>
        <w:spacing w:before="120" w:after="0"/>
        <w:rPr>
          <w:rFonts w:ascii="GHEA Grapalat" w:hAnsi="GHEA Grapalat"/>
          <w:lang w:val="hy-AM"/>
        </w:rPr>
      </w:pPr>
      <w:bookmarkStart w:id="81" w:name="_Ref180575105"/>
      <w:bookmarkStart w:id="82" w:name="_Toc180590466"/>
      <w:r>
        <w:rPr>
          <w:rFonts w:cs="Arial" w:ascii="GHEA Grapalat" w:hAnsi="GHEA Grapalat"/>
          <w:lang w:val="hy-AM"/>
        </w:rPr>
        <w:t>Աղյուսակ</w:t>
      </w:r>
      <w:r>
        <w:rPr>
          <w:rFonts w:ascii="GHEA Grapalat" w:hAnsi="GHEA Grapalat"/>
          <w:lang w:val="hy-AM"/>
        </w:rPr>
        <w:t xml:space="preserve"> </w:t>
      </w:r>
      <w:r>
        <w:rPr>
          <w:rFonts w:ascii="GHEA Grapalat" w:hAnsi="GHEA Grapalat"/>
        </w:rPr>
        <w:fldChar w:fldCharType="begin"/>
      </w:r>
      <w:r>
        <w:rPr>
          <w:rFonts w:ascii="GHEA Grapalat" w:hAnsi="GHEA Grapalat"/>
        </w:rPr>
        <w:instrText xml:space="preserve"> SEQ Աղյուսակ \* ARABIC </w:instrText>
      </w:r>
      <w:r>
        <w:rPr>
          <w:rFonts w:ascii="GHEA Grapalat" w:hAnsi="GHEA Grapalat"/>
        </w:rPr>
        <w:fldChar w:fldCharType="separate"/>
      </w:r>
      <w:r>
        <w:rPr>
          <w:rFonts w:ascii="GHEA Grapalat" w:hAnsi="GHEA Grapalat"/>
        </w:rPr>
        <w:t>7</w:t>
      </w:r>
      <w:r>
        <w:rPr>
          <w:rFonts w:ascii="GHEA Grapalat" w:hAnsi="GHEA Grapalat"/>
        </w:rPr>
        <w:fldChar w:fldCharType="end"/>
      </w:r>
      <w:bookmarkEnd w:id="81"/>
      <w:r>
        <w:rPr>
          <w:rFonts w:cs="Cambria Math" w:ascii="Cambria Math" w:hAnsi="Cambria Math"/>
          <w:lang w:val="hy-AM"/>
        </w:rPr>
        <w:t>․</w:t>
      </w:r>
      <w:r>
        <w:rPr>
          <w:rFonts w:ascii="GHEA Grapalat" w:hAnsi="GHEA Grapalat"/>
          <w:lang w:val="hy-AM"/>
        </w:rPr>
        <w:t xml:space="preserve"> Արարատյան ՋԿՏ-ում տարեկան ջրառն ըստ ոլորտների և ջրաղբյուրի (2023թ., հազար մ³)</w:t>
      </w:r>
      <w:bookmarkEnd w:id="82"/>
    </w:p>
    <w:tbl>
      <w:tblPr>
        <w:tblW w:w="9763" w:type="dxa"/>
        <w:jc w:val="left"/>
        <w:tblInd w:w="0" w:type="dxa"/>
        <w:tblLayout w:type="fixed"/>
        <w:tblCellMar>
          <w:top w:w="28" w:type="dxa"/>
          <w:left w:w="28" w:type="dxa"/>
          <w:bottom w:w="28" w:type="dxa"/>
          <w:right w:w="28" w:type="dxa"/>
        </w:tblCellMar>
      </w:tblPr>
      <w:tblGrid>
        <w:gridCol w:w="2122"/>
        <w:gridCol w:w="1985"/>
        <w:gridCol w:w="2408"/>
        <w:gridCol w:w="1371"/>
        <w:gridCol w:w="1877"/>
      </w:tblGrid>
      <w:tr>
        <w:trPr>
          <w:tblHeader w:val="true"/>
        </w:trPr>
        <w:tc>
          <w:tcPr>
            <w:tcW w:w="2122" w:type="dxa"/>
            <w:tcBorders>
              <w:top w:val="single" w:sz="4" w:space="0" w:color="000000"/>
              <w:left w:val="single" w:sz="4" w:space="0" w:color="000000"/>
              <w:bottom w:val="single" w:sz="4" w:space="0" w:color="000000"/>
              <w:right w:val="single" w:sz="4" w:space="0" w:color="000000"/>
            </w:tcBorders>
            <w:shd w:fill="F2DBDB" w:val="clear"/>
            <w:vAlign w:val="center"/>
          </w:tcPr>
          <w:p>
            <w:pPr>
              <w:pStyle w:val="TableHeading"/>
              <w:jc w:val="both"/>
              <w:rPr>
                <w:rFonts w:ascii="GHEA Grapalat" w:hAnsi="GHEA Grapalat"/>
                <w:sz w:val="20"/>
                <w:szCs w:val="22"/>
                <w:lang w:val="hy-AM"/>
              </w:rPr>
            </w:pPr>
            <w:r>
              <w:rPr>
                <w:rFonts w:ascii="GHEA Grapalat" w:hAnsi="GHEA Grapalat"/>
                <w:sz w:val="20"/>
                <w:szCs w:val="22"/>
                <w:lang w:val="hy-AM"/>
              </w:rPr>
              <w:t>Ոլորտ</w:t>
            </w:r>
          </w:p>
        </w:tc>
        <w:tc>
          <w:tcPr>
            <w:tcW w:w="1985" w:type="dxa"/>
            <w:tcBorders>
              <w:top w:val="single" w:sz="4" w:space="0" w:color="000000"/>
              <w:left w:val="single" w:sz="4" w:space="0" w:color="000000"/>
              <w:bottom w:val="single" w:sz="4" w:space="0" w:color="000000"/>
              <w:right w:val="single" w:sz="4" w:space="0" w:color="000000"/>
            </w:tcBorders>
            <w:shd w:fill="F2DBDB" w:val="clear"/>
            <w:vAlign w:val="center"/>
          </w:tcPr>
          <w:p>
            <w:pPr>
              <w:pStyle w:val="TableHeading"/>
              <w:rPr>
                <w:rFonts w:ascii="GHEA Grapalat" w:hAnsi="GHEA Grapalat"/>
                <w:sz w:val="20"/>
                <w:szCs w:val="22"/>
                <w:lang w:val="hy-AM"/>
              </w:rPr>
            </w:pPr>
            <w:r>
              <w:rPr>
                <w:rFonts w:ascii="GHEA Grapalat" w:hAnsi="GHEA Grapalat"/>
                <w:sz w:val="20"/>
                <w:szCs w:val="22"/>
                <w:lang w:val="hy-AM"/>
              </w:rPr>
              <w:t>Ստորերկրյա ջրեր</w:t>
            </w:r>
          </w:p>
        </w:tc>
        <w:tc>
          <w:tcPr>
            <w:tcW w:w="2408" w:type="dxa"/>
            <w:tcBorders>
              <w:top w:val="single" w:sz="4" w:space="0" w:color="000000"/>
              <w:left w:val="single" w:sz="4" w:space="0" w:color="000000"/>
              <w:bottom w:val="single" w:sz="4" w:space="0" w:color="000000"/>
              <w:right w:val="single" w:sz="4" w:space="0" w:color="000000"/>
            </w:tcBorders>
            <w:shd w:fill="F2DBDB" w:val="clear"/>
            <w:vAlign w:val="center"/>
          </w:tcPr>
          <w:p>
            <w:pPr>
              <w:pStyle w:val="TableHeading"/>
              <w:rPr>
                <w:rFonts w:ascii="GHEA Grapalat" w:hAnsi="GHEA Grapalat"/>
                <w:sz w:val="20"/>
                <w:szCs w:val="22"/>
                <w:lang w:val="hy-AM"/>
              </w:rPr>
            </w:pPr>
            <w:r>
              <w:rPr>
                <w:rFonts w:ascii="GHEA Grapalat" w:hAnsi="GHEA Grapalat"/>
                <w:sz w:val="20"/>
                <w:szCs w:val="22"/>
                <w:lang w:val="hy-AM"/>
              </w:rPr>
              <w:t>Մակերևութային ջրեր</w:t>
            </w:r>
          </w:p>
        </w:tc>
        <w:tc>
          <w:tcPr>
            <w:tcW w:w="1371" w:type="dxa"/>
            <w:tcBorders>
              <w:top w:val="single" w:sz="4" w:space="0" w:color="000000"/>
              <w:left w:val="single" w:sz="4" w:space="0" w:color="000000"/>
              <w:bottom w:val="single" w:sz="4" w:space="0" w:color="000000"/>
              <w:right w:val="single" w:sz="4" w:space="0" w:color="000000"/>
            </w:tcBorders>
            <w:shd w:fill="F2DBDB" w:val="clear"/>
            <w:vAlign w:val="center"/>
          </w:tcPr>
          <w:p>
            <w:pPr>
              <w:pStyle w:val="TableHeading"/>
              <w:rPr>
                <w:rFonts w:ascii="GHEA Grapalat" w:hAnsi="GHEA Grapalat"/>
                <w:sz w:val="20"/>
                <w:szCs w:val="22"/>
                <w:lang w:val="hy-AM"/>
              </w:rPr>
            </w:pPr>
            <w:r>
              <w:rPr>
                <w:rFonts w:ascii="GHEA Grapalat" w:hAnsi="GHEA Grapalat"/>
                <w:sz w:val="20"/>
                <w:szCs w:val="22"/>
                <w:lang w:val="hy-AM"/>
              </w:rPr>
              <w:t>Ընդամենը</w:t>
            </w:r>
          </w:p>
        </w:tc>
        <w:tc>
          <w:tcPr>
            <w:tcW w:w="1877" w:type="dxa"/>
            <w:tcBorders>
              <w:top w:val="single" w:sz="4" w:space="0" w:color="000000"/>
              <w:left w:val="single" w:sz="4" w:space="0" w:color="000000"/>
              <w:bottom w:val="single" w:sz="4" w:space="0" w:color="000000"/>
              <w:right w:val="single" w:sz="4" w:space="0" w:color="000000"/>
            </w:tcBorders>
            <w:shd w:fill="F2DBDB" w:val="clear"/>
            <w:vAlign w:val="center"/>
          </w:tcPr>
          <w:p>
            <w:pPr>
              <w:pStyle w:val="TableHeading"/>
              <w:rPr>
                <w:rFonts w:ascii="GHEA Grapalat" w:hAnsi="GHEA Grapalat"/>
                <w:sz w:val="20"/>
                <w:szCs w:val="22"/>
                <w:lang w:val="hy-AM"/>
              </w:rPr>
            </w:pPr>
            <w:r>
              <w:rPr>
                <w:rFonts w:ascii="GHEA Grapalat" w:hAnsi="GHEA Grapalat"/>
                <w:sz w:val="20"/>
                <w:szCs w:val="22"/>
                <w:lang w:val="hy-AM"/>
              </w:rPr>
              <w:t>Ընդամենը (%)</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lang w:val="hy-AM"/>
              </w:rPr>
              <w:t>Ջրարբիացում</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6.80</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0.00</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6.80</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0.28%</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rPr>
              <w:t>Շշալցում</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0.25</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0.00</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0.25</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0.01%</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rPr>
              <w:t>Ձկն</w:t>
            </w:r>
            <w:r>
              <w:rPr>
                <w:rFonts w:ascii="GHEA Grapalat" w:hAnsi="GHEA Grapalat"/>
                <w:sz w:val="20"/>
                <w:szCs w:val="22"/>
                <w:lang w:val="hy-AM"/>
              </w:rPr>
              <w:t>աբուծություն</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7.17</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22.86</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30.03</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1.25%</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lang w:val="hy-AM"/>
              </w:rPr>
              <w:t>Խմելու-կենցաղային</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24.76</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0.00</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24.76</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1.03%</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rPr>
              <w:t>Արդյունաբեր</w:t>
            </w:r>
            <w:r>
              <w:rPr>
                <w:rFonts w:ascii="GHEA Grapalat" w:hAnsi="GHEA Grapalat"/>
                <w:sz w:val="20"/>
                <w:szCs w:val="22"/>
                <w:lang w:val="hy-AM"/>
              </w:rPr>
              <w:t>ական</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4.24</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1.68</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5.91</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0.25%</w:t>
            </w:r>
          </w:p>
        </w:tc>
      </w:tr>
      <w:tr>
        <w:trPr/>
        <w:tc>
          <w:tcPr>
            <w:tcW w:w="2122" w:type="dxa"/>
            <w:tcBorders>
              <w:top w:val="single" w:sz="4" w:space="0" w:color="000000"/>
              <w:left w:val="single" w:sz="4" w:space="0" w:color="000000"/>
              <w:bottom w:val="single" w:sz="4" w:space="0" w:color="000000"/>
              <w:right w:val="single" w:sz="4" w:space="0" w:color="000000"/>
            </w:tcBorders>
          </w:tcPr>
          <w:p>
            <w:pPr>
              <w:pStyle w:val="TableContents"/>
              <w:jc w:val="both"/>
              <w:rPr>
                <w:rFonts w:ascii="GHEA Grapalat" w:hAnsi="GHEA Grapalat"/>
                <w:sz w:val="20"/>
                <w:szCs w:val="22"/>
                <w:lang w:val="hy-AM"/>
              </w:rPr>
            </w:pPr>
            <w:r>
              <w:rPr>
                <w:rFonts w:ascii="GHEA Grapalat" w:hAnsi="GHEA Grapalat"/>
                <w:sz w:val="20"/>
                <w:szCs w:val="22"/>
              </w:rPr>
              <w:t>Ոռոգում</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23.72</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414.60</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438.33</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18.22%</w:t>
            </w:r>
          </w:p>
        </w:tc>
      </w:tr>
      <w:tr>
        <w:trPr/>
        <w:tc>
          <w:tcPr>
            <w:tcW w:w="2122" w:type="dxa"/>
            <w:tcBorders>
              <w:top w:val="single" w:sz="4" w:space="0" w:color="000000"/>
              <w:left w:val="single" w:sz="4" w:space="0" w:color="000000"/>
              <w:bottom w:val="single" w:sz="4" w:space="0" w:color="000000"/>
              <w:right w:val="single" w:sz="4" w:space="0" w:color="000000"/>
            </w:tcBorders>
            <w:vAlign w:val="center"/>
          </w:tcPr>
          <w:p>
            <w:pPr>
              <w:pStyle w:val="TableContents"/>
              <w:jc w:val="both"/>
              <w:rPr>
                <w:rFonts w:ascii="GHEA Grapalat" w:hAnsi="GHEA Grapalat"/>
                <w:sz w:val="20"/>
                <w:szCs w:val="22"/>
                <w:lang w:val="hy-AM"/>
              </w:rPr>
            </w:pPr>
            <w:r>
              <w:rPr>
                <w:rFonts w:ascii="GHEA Grapalat" w:hAnsi="GHEA Grapalat"/>
                <w:sz w:val="20"/>
                <w:szCs w:val="22"/>
                <w:lang w:val="hy-AM"/>
              </w:rPr>
              <w:t>Հիդրոէներգետիկա</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0.00</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1,899.41</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1,899.41</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78.96%</w:t>
            </w:r>
          </w:p>
        </w:tc>
      </w:tr>
      <w:tr>
        <w:trPr/>
        <w:tc>
          <w:tcPr>
            <w:tcW w:w="2122" w:type="dxa"/>
            <w:tcBorders>
              <w:top w:val="single" w:sz="4" w:space="0" w:color="000000"/>
              <w:left w:val="single" w:sz="4" w:space="0" w:color="000000"/>
              <w:bottom w:val="single" w:sz="4" w:space="0" w:color="000000"/>
              <w:right w:val="single" w:sz="4" w:space="0" w:color="000000"/>
            </w:tcBorders>
            <w:vAlign w:val="center"/>
          </w:tcPr>
          <w:p>
            <w:pPr>
              <w:pStyle w:val="TableContents"/>
              <w:jc w:val="both"/>
              <w:rPr>
                <w:rFonts w:ascii="GHEA Grapalat" w:hAnsi="GHEA Grapalat"/>
                <w:sz w:val="20"/>
                <w:szCs w:val="22"/>
                <w:lang w:val="hy-AM"/>
              </w:rPr>
            </w:pPr>
            <w:r>
              <w:rPr>
                <w:rFonts w:ascii="GHEA Grapalat" w:hAnsi="GHEA Grapalat"/>
                <w:b/>
                <w:sz w:val="20"/>
                <w:szCs w:val="22"/>
                <w:lang w:val="hy-AM"/>
              </w:rPr>
              <w:t>Ընդամենը</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66.93</w:t>
            </w:r>
          </w:p>
        </w:tc>
        <w:tc>
          <w:tcPr>
            <w:tcW w:w="2408"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2,338.56</w:t>
            </w:r>
          </w:p>
        </w:tc>
        <w:tc>
          <w:tcPr>
            <w:tcW w:w="137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2,405.48</w:t>
            </w:r>
          </w:p>
        </w:tc>
        <w:tc>
          <w:tcPr>
            <w:tcW w:w="1877"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sz w:val="20"/>
                <w:szCs w:val="22"/>
                <w:lang w:val="hy-AM"/>
              </w:rPr>
            </w:pPr>
            <w:r>
              <w:rPr>
                <w:rFonts w:ascii="GHEA Grapalat" w:hAnsi="GHEA Grapalat"/>
                <w:sz w:val="20"/>
                <w:szCs w:val="22"/>
                <w:lang w:val="hy-AM"/>
              </w:rPr>
              <w:t>100.00%</w:t>
            </w:r>
          </w:p>
        </w:tc>
      </w:tr>
    </w:tbl>
    <w:p>
      <w:pPr>
        <w:pStyle w:val="Normal"/>
        <w:rPr>
          <w:rFonts w:ascii="GHEA Grapalat" w:hAnsi="GHEA Grapalat"/>
          <w:lang w:val="hy-AM"/>
        </w:rPr>
      </w:pPr>
      <w:r>
        <w:rPr>
          <w:rFonts w:ascii="GHEA Grapalat" w:hAnsi="GHEA Grapalat"/>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83" w:name="_Toc180589670"/>
      <w:r>
        <w:rPr>
          <w:rFonts w:ascii="GHEA Grapalat" w:hAnsi="GHEA Grapalat"/>
          <w:b/>
          <w:bCs/>
          <w:color w:themeColor="accent1" w:val="4F81BD"/>
          <w:sz w:val="24"/>
          <w:szCs w:val="24"/>
          <w:lang w:val="hy-AM"/>
        </w:rPr>
        <w:t>Ջրօգտագործման տվյալների վերլուծության մեթոդաբանություն</w:t>
      </w:r>
      <w:bookmarkEnd w:id="83"/>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ՋԿՏ-ում ջրօգտագործման վերլուծությունը իրականացվել է՝ օգտագործելով ՀՀ շրջակա միջավայրի նախարարության կողմից տրամադրված ջրօգտագործման թույլտվությունների տվյալների բազաները: Այս մեթոդաբանությունը մշակվել է՝ ապահովելու համապարփակ և ճշգրիտ գնահատում տարբեր ոլորտներում ջրի սպառման օրինաչափությունների վերաբերյալ, հատուկ ուշադրություն դարձնելով փոքր հիդրոէլեկտրակայաններին (ՓՀԷԿ)՝ հաշվի առնելով ավազանում դրանց զգալի ջրօգտագործումը: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Տվյալների հավաքագրում և նախապատրաստում. Ջրօգտագործման թույլտվությունների տվյալները հավաքագրվել են 2016-2024 թվականների ժամանակահատվածի համար: Այս ժամանակահատվածն ընտրվել է՝ վերջին տարիների ջրօգտագործման միտումների համապարփակ պատկերը տրամադրելու և առկա ամենաթարմ տեղեկատվությունն արտացոլելու նպատակով: Տվյալները ներառում էին թույլտվություն ունեցողների, ջրի աղբյուրների (մակերևութային կամ ստորերկրյա), թույլատրված ծավալների և օգտագործման նպատակների վերաբերյալ տեղեկատվություն:</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Տվյալների մաքրում և գնահատում. Վերլուծության ընթացքում նկատվել է, որ որոշ գրառումներ, հատկապես ՓՀԷԿ-երին վերաբերող, պարունակում էին թերի կամ բացակայող տվյալներ: Այս խնդիրը լուծելու համար կիրառվել են տվյալների մաքրման և գնահատման մի շարք տեխնիկաներ: Այս տեխնիկաները ներառում էին.</w:t>
      </w:r>
    </w:p>
    <w:p>
      <w:pPr>
        <w:pStyle w:val="BodyText"/>
        <w:numPr>
          <w:ilvl w:val="0"/>
          <w:numId w:val="29"/>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ՓՀԷԿ-երի տարեկան ջրօգտագործման գնահատում, երբ այս տվյալները տրամադրված չէին՝ օգտագործելով առկա ամսական տվյալները:</w:t>
      </w:r>
    </w:p>
    <w:p>
      <w:pPr>
        <w:pStyle w:val="BodyText"/>
        <w:numPr>
          <w:ilvl w:val="0"/>
          <w:numId w:val="29"/>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ՓՀԷԿ-երի ամսական ջրօգտագործման օրինաչափությունների գնահատում, երբ միայն տարեկան տվյալներն էին առկա՝ հիմնվելով ամբողջական գրառումներում դիտարկված միջին ամսական օգտագործման օրինաչափությունների վրա:</w:t>
      </w:r>
    </w:p>
    <w:p>
      <w:pPr>
        <w:pStyle w:val="BodyText"/>
        <w:numPr>
          <w:ilvl w:val="0"/>
          <w:numId w:val="29"/>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Օրական և վայրկյանական հոսքի արագության բացակայող տվյալների լրացում՝ օգտագործելով առկա տարեկան կամ ամսական տվյալները: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Ժամանակային շարքերի վերլուծություն. Ջրօգտագործման ժամանակային օրինաչափությունները հասկանալու համար տվյալները համախմբվել են ամսական ժամանակային շարքերի՝ 2016-ից 2024 թվականների համար: Այս մոտեցումը թույլ է տվել բացահայտել սեզոնային միտումները և ջրի սպառման երկարաժամկետ փոփոխությունները տարբեր ոլորտներում:</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Սահմանափակումներ. Կարևոր է նշել այս մեթոդաբանության մի քանի սահմանափակումներ.</w:t>
      </w:r>
    </w:p>
    <w:p>
      <w:pPr>
        <w:pStyle w:val="BodyText"/>
        <w:numPr>
          <w:ilvl w:val="0"/>
          <w:numId w:val="32"/>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Վերլուծության ճշգրտությունը կախված է ջրօգտագործման թույլտվությունների սկզբնական տվյալների ամբողջականությունից և ճշգրտությունից: </w:t>
      </w:r>
    </w:p>
    <w:p>
      <w:pPr>
        <w:pStyle w:val="BodyText"/>
        <w:numPr>
          <w:ilvl w:val="0"/>
          <w:numId w:val="32"/>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Բացակայող</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գնահատումները</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դիտարկված</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կատարյալ</w:t>
      </w:r>
      <w:r>
        <w:rPr>
          <w:rFonts w:ascii="GHEA Grapalat" w:hAnsi="GHEA Grapalat"/>
          <w:sz w:val="22"/>
          <w:szCs w:val="22"/>
          <w:lang w:val="hy-AM"/>
        </w:rPr>
        <w:t xml:space="preserve"> </w:t>
      </w:r>
      <w:r>
        <w:rPr>
          <w:rFonts w:cs="Arial" w:ascii="GHEA Grapalat" w:hAnsi="GHEA Grapalat"/>
          <w:sz w:val="22"/>
          <w:szCs w:val="22"/>
          <w:lang w:val="hy-AM"/>
        </w:rPr>
        <w:t>կերպով</w:t>
      </w:r>
      <w:r>
        <w:rPr>
          <w:rFonts w:ascii="GHEA Grapalat" w:hAnsi="GHEA Grapalat"/>
          <w:sz w:val="22"/>
          <w:szCs w:val="22"/>
          <w:lang w:val="hy-AM"/>
        </w:rPr>
        <w:t xml:space="preserve"> </w:t>
      </w:r>
      <w:r>
        <w:rPr>
          <w:rFonts w:cs="Arial" w:ascii="GHEA Grapalat" w:hAnsi="GHEA Grapalat"/>
          <w:sz w:val="22"/>
          <w:szCs w:val="22"/>
          <w:lang w:val="hy-AM"/>
        </w:rPr>
        <w:t>չարտացոլել</w:t>
      </w:r>
      <w:r>
        <w:rPr>
          <w:rFonts w:ascii="GHEA Grapalat" w:hAnsi="GHEA Grapalat"/>
          <w:sz w:val="22"/>
          <w:szCs w:val="22"/>
          <w:lang w:val="hy-AM"/>
        </w:rPr>
        <w:t xml:space="preserve"> </w:t>
      </w:r>
      <w:r>
        <w:rPr>
          <w:rFonts w:cs="Arial" w:ascii="GHEA Grapalat" w:hAnsi="GHEA Grapalat"/>
          <w:sz w:val="22"/>
          <w:szCs w:val="22"/>
          <w:lang w:val="hy-AM"/>
        </w:rPr>
        <w:t>իրական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p>
    <w:p>
      <w:pPr>
        <w:pStyle w:val="BodyText"/>
        <w:numPr>
          <w:ilvl w:val="0"/>
          <w:numId w:val="32"/>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Մեթոդաբանությունը</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թույլատրված</w:t>
      </w:r>
      <w:r>
        <w:rPr>
          <w:rFonts w:ascii="GHEA Grapalat" w:hAnsi="GHEA Grapalat"/>
          <w:sz w:val="22"/>
          <w:szCs w:val="22"/>
          <w:lang w:val="hy-AM"/>
        </w:rPr>
        <w:t xml:space="preserve"> </w:t>
      </w:r>
      <w:r>
        <w:rPr>
          <w:rFonts w:cs="Arial" w:ascii="GHEA Grapalat" w:hAnsi="GHEA Grapalat"/>
          <w:sz w:val="22"/>
          <w:szCs w:val="22"/>
          <w:lang w:val="hy-AM"/>
        </w:rPr>
        <w:t>ծավալներին</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գործնականում</w:t>
      </w:r>
      <w:r>
        <w:rPr>
          <w:rFonts w:ascii="GHEA Grapalat" w:hAnsi="GHEA Grapalat"/>
          <w:sz w:val="22"/>
          <w:szCs w:val="22"/>
          <w:lang w:val="hy-AM"/>
        </w:rPr>
        <w:t xml:space="preserve"> </w:t>
      </w:r>
      <w:r>
        <w:rPr>
          <w:rFonts w:cs="Arial" w:ascii="GHEA Grapalat" w:hAnsi="GHEA Grapalat"/>
          <w:sz w:val="22"/>
          <w:szCs w:val="22"/>
          <w:lang w:val="hy-AM"/>
        </w:rPr>
        <w:t>միշտ</w:t>
      </w:r>
      <w:r>
        <w:rPr>
          <w:rFonts w:ascii="GHEA Grapalat" w:hAnsi="GHEA Grapalat"/>
          <w:sz w:val="22"/>
          <w:szCs w:val="22"/>
          <w:lang w:val="hy-AM"/>
        </w:rPr>
        <w:t xml:space="preserve"> </w:t>
      </w:r>
      <w:r>
        <w:rPr>
          <w:rFonts w:cs="Arial" w:ascii="GHEA Grapalat" w:hAnsi="GHEA Grapalat"/>
          <w:sz w:val="22"/>
          <w:szCs w:val="22"/>
          <w:lang w:val="hy-AM"/>
        </w:rPr>
        <w:t>չէ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այդպես</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p>
    <w:p>
      <w:pPr>
        <w:pStyle w:val="BodyText"/>
        <w:numPr>
          <w:ilvl w:val="0"/>
          <w:numId w:val="32"/>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հիման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ապագայի</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սահմանափակ</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առնում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տրամադրման</w:t>
      </w:r>
      <w:r>
        <w:rPr>
          <w:rFonts w:ascii="GHEA Grapalat" w:hAnsi="GHEA Grapalat"/>
          <w:sz w:val="22"/>
          <w:szCs w:val="22"/>
          <w:lang w:val="hy-AM"/>
        </w:rPr>
        <w:t xml:space="preserve"> </w:t>
      </w:r>
      <w:r>
        <w:rPr>
          <w:rFonts w:cs="Arial" w:ascii="GHEA Grapalat" w:hAnsi="GHEA Grapalat"/>
          <w:sz w:val="22"/>
          <w:szCs w:val="22"/>
          <w:lang w:val="hy-AM"/>
        </w:rPr>
        <w:t>քաղաքականության</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պայմանների</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փոփոխությունները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Առաջարկություններ ապագա տվյալների հավաքագրման համար. Ապագայում ջրօգտագործման վերլուծությունների ճշգրտությունը և համապարփակությունը բարելավելու համար մենք առաջարկում ենք հետևյալը Շրջակա միջավայրի նախարարությանը.</w:t>
      </w:r>
    </w:p>
    <w:p>
      <w:pPr>
        <w:pStyle w:val="BodyText"/>
        <w:numPr>
          <w:ilvl w:val="0"/>
          <w:numId w:val="64"/>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Ներդնել ջրօգտագործման բոլոր թույլտվությունների համար ստանդարտացված և համապարփակ տվյալների հավաքագրման համակարգ՝ ապահովելով բոլոր համապատասխան դաշտերի հետևողական լրացումը: </w:t>
      </w:r>
    </w:p>
    <w:p>
      <w:pPr>
        <w:pStyle w:val="BodyText"/>
        <w:numPr>
          <w:ilvl w:val="0"/>
          <w:numId w:val="65"/>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Պահանջել</w:t>
      </w:r>
      <w:r>
        <w:rPr>
          <w:rFonts w:ascii="GHEA Grapalat" w:hAnsi="GHEA Grapalat"/>
          <w:sz w:val="22"/>
          <w:szCs w:val="22"/>
          <w:lang w:val="hy-AM"/>
        </w:rPr>
        <w:t xml:space="preserve"> </w:t>
      </w:r>
      <w:r>
        <w:rPr>
          <w:rFonts w:cs="Arial" w:ascii="GHEA Grapalat" w:hAnsi="GHEA Grapalat"/>
          <w:sz w:val="22"/>
          <w:szCs w:val="22"/>
          <w:lang w:val="hy-AM"/>
        </w:rPr>
        <w:t>թույլտվություն</w:t>
      </w:r>
      <w:r>
        <w:rPr>
          <w:rFonts w:ascii="GHEA Grapalat" w:hAnsi="GHEA Grapalat"/>
          <w:sz w:val="22"/>
          <w:szCs w:val="22"/>
          <w:lang w:val="hy-AM"/>
        </w:rPr>
        <w:t xml:space="preserve"> </w:t>
      </w:r>
      <w:r>
        <w:rPr>
          <w:rFonts w:cs="Arial" w:ascii="GHEA Grapalat" w:hAnsi="GHEA Grapalat"/>
          <w:sz w:val="22"/>
          <w:szCs w:val="22"/>
          <w:lang w:val="hy-AM"/>
        </w:rPr>
        <w:t>ունեցողներից</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կանոնավոր</w:t>
      </w:r>
      <w:r>
        <w:rPr>
          <w:rFonts w:ascii="GHEA Grapalat" w:hAnsi="GHEA Grapalat"/>
          <w:sz w:val="22"/>
          <w:szCs w:val="22"/>
          <w:lang w:val="hy-AM"/>
        </w:rPr>
        <w:t xml:space="preserve"> </w:t>
      </w:r>
      <w:r>
        <w:rPr>
          <w:rFonts w:cs="Arial" w:ascii="GHEA Grapalat" w:hAnsi="GHEA Grapalat"/>
          <w:sz w:val="22"/>
          <w:szCs w:val="22"/>
          <w:lang w:val="hy-AM"/>
        </w:rPr>
        <w:t>հաշվետվություններ</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միայն</w:t>
      </w:r>
      <w:r>
        <w:rPr>
          <w:rFonts w:ascii="GHEA Grapalat" w:hAnsi="GHEA Grapalat"/>
          <w:sz w:val="22"/>
          <w:szCs w:val="22"/>
          <w:lang w:val="hy-AM"/>
        </w:rPr>
        <w:t xml:space="preserve"> </w:t>
      </w:r>
      <w:r>
        <w:rPr>
          <w:rFonts w:cs="Arial" w:ascii="GHEA Grapalat" w:hAnsi="GHEA Grapalat"/>
          <w:sz w:val="22"/>
          <w:szCs w:val="22"/>
          <w:lang w:val="hy-AM"/>
        </w:rPr>
        <w:t>թույլատրված</w:t>
      </w:r>
      <w:r>
        <w:rPr>
          <w:rFonts w:ascii="GHEA Grapalat" w:hAnsi="GHEA Grapalat"/>
          <w:sz w:val="22"/>
          <w:szCs w:val="22"/>
          <w:lang w:val="hy-AM"/>
        </w:rPr>
        <w:t xml:space="preserve"> </w:t>
      </w:r>
      <w:r>
        <w:rPr>
          <w:rFonts w:cs="Arial" w:ascii="GHEA Grapalat" w:hAnsi="GHEA Grapalat"/>
          <w:sz w:val="22"/>
          <w:szCs w:val="22"/>
          <w:lang w:val="hy-AM"/>
        </w:rPr>
        <w:t>ծավալների</w:t>
      </w:r>
      <w:r>
        <w:rPr>
          <w:rFonts w:ascii="GHEA Grapalat" w:hAnsi="GHEA Grapalat"/>
          <w:sz w:val="22"/>
          <w:szCs w:val="22"/>
          <w:lang w:val="hy-AM"/>
        </w:rPr>
        <w:t xml:space="preserve">: </w:t>
      </w:r>
    </w:p>
    <w:p>
      <w:pPr>
        <w:pStyle w:val="BodyText"/>
        <w:numPr>
          <w:ilvl w:val="0"/>
          <w:numId w:val="66"/>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Ստեղծել</w:t>
      </w:r>
      <w:r>
        <w:rPr>
          <w:rFonts w:ascii="GHEA Grapalat" w:hAnsi="GHEA Grapalat"/>
          <w:sz w:val="22"/>
          <w:szCs w:val="22"/>
          <w:lang w:val="hy-AM"/>
        </w:rPr>
        <w:t xml:space="preserve"> </w:t>
      </w:r>
      <w:r>
        <w:rPr>
          <w:rFonts w:cs="Arial" w:ascii="GHEA Grapalat" w:hAnsi="GHEA Grapalat"/>
          <w:sz w:val="22"/>
          <w:szCs w:val="22"/>
          <w:lang w:val="hy-AM"/>
        </w:rPr>
        <w:t>թվային</w:t>
      </w:r>
      <w:r>
        <w:rPr>
          <w:rFonts w:ascii="GHEA Grapalat" w:hAnsi="GHEA Grapalat"/>
          <w:sz w:val="22"/>
          <w:szCs w:val="22"/>
          <w:lang w:val="hy-AM"/>
        </w:rPr>
        <w:t xml:space="preserve"> </w:t>
      </w:r>
      <w:r>
        <w:rPr>
          <w:rFonts w:cs="Arial" w:ascii="GHEA Grapalat" w:hAnsi="GHEA Grapalat"/>
          <w:sz w:val="22"/>
          <w:szCs w:val="22"/>
          <w:lang w:val="hy-AM"/>
        </w:rPr>
        <w:t>հարթակ</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իրական</w:t>
      </w:r>
      <w:r>
        <w:rPr>
          <w:rFonts w:ascii="GHEA Grapalat" w:hAnsi="GHEA Grapalat"/>
          <w:sz w:val="22"/>
          <w:szCs w:val="22"/>
          <w:lang w:val="hy-AM"/>
        </w:rPr>
        <w:t xml:space="preserve"> </w:t>
      </w:r>
      <w:r>
        <w:rPr>
          <w:rFonts w:cs="Arial" w:ascii="GHEA Grapalat" w:hAnsi="GHEA Grapalat"/>
          <w:sz w:val="22"/>
          <w:szCs w:val="22"/>
          <w:lang w:val="hy-AM"/>
        </w:rPr>
        <w:t>ժամանակում</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գրեթե</w:t>
      </w:r>
      <w:r>
        <w:rPr>
          <w:rFonts w:ascii="GHEA Grapalat" w:hAnsi="GHEA Grapalat"/>
          <w:sz w:val="22"/>
          <w:szCs w:val="22"/>
          <w:lang w:val="hy-AM"/>
        </w:rPr>
        <w:t xml:space="preserve"> </w:t>
      </w:r>
      <w:r>
        <w:rPr>
          <w:rFonts w:cs="Arial" w:ascii="GHEA Grapalat" w:hAnsi="GHEA Grapalat"/>
          <w:sz w:val="22"/>
          <w:szCs w:val="22"/>
          <w:lang w:val="hy-AM"/>
        </w:rPr>
        <w:t>իրական</w:t>
      </w:r>
      <w:r>
        <w:rPr>
          <w:rFonts w:ascii="GHEA Grapalat" w:hAnsi="GHEA Grapalat"/>
          <w:sz w:val="22"/>
          <w:szCs w:val="22"/>
          <w:lang w:val="hy-AM"/>
        </w:rPr>
        <w:t xml:space="preserve"> </w:t>
      </w:r>
      <w:r>
        <w:rPr>
          <w:rFonts w:cs="Arial" w:ascii="GHEA Grapalat" w:hAnsi="GHEA Grapalat"/>
          <w:sz w:val="22"/>
          <w:szCs w:val="22"/>
          <w:lang w:val="hy-AM"/>
        </w:rPr>
        <w:t>ժամանակում</w:t>
      </w:r>
      <w:r>
        <w:rPr>
          <w:rFonts w:ascii="GHEA Grapalat" w:hAnsi="GHEA Grapalat"/>
          <w:sz w:val="22"/>
          <w:szCs w:val="22"/>
          <w:lang w:val="hy-AM"/>
        </w:rPr>
        <w:t xml:space="preserve"> </w:t>
      </w:r>
      <w:r>
        <w:rPr>
          <w:rFonts w:cs="Arial" w:ascii="GHEA Grapalat" w:hAnsi="GHEA Grapalat"/>
          <w:sz w:val="22"/>
          <w:szCs w:val="22"/>
          <w:lang w:val="hy-AM"/>
        </w:rPr>
        <w:t>հաշվետվությունների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ծավալով</w:t>
      </w:r>
      <w:r>
        <w:rPr>
          <w:rFonts w:ascii="GHEA Grapalat" w:hAnsi="GHEA Grapalat"/>
          <w:sz w:val="22"/>
          <w:szCs w:val="22"/>
          <w:lang w:val="hy-AM"/>
        </w:rPr>
        <w:t xml:space="preserve"> </w:t>
      </w:r>
      <w:r>
        <w:rPr>
          <w:rFonts w:cs="Arial" w:ascii="GHEA Grapalat" w:hAnsi="GHEA Grapalat"/>
          <w:sz w:val="22"/>
          <w:szCs w:val="22"/>
          <w:lang w:val="hy-AM"/>
        </w:rPr>
        <w:t>օգտագործողների</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երը</w:t>
      </w:r>
      <w:r>
        <w:rPr>
          <w:rFonts w:ascii="GHEA Grapalat" w:hAnsi="GHEA Grapalat"/>
          <w:sz w:val="22"/>
          <w:szCs w:val="22"/>
          <w:lang w:val="hy-AM"/>
        </w:rPr>
        <w:t xml:space="preserve">: </w:t>
      </w:r>
    </w:p>
    <w:p>
      <w:pPr>
        <w:pStyle w:val="BodyText"/>
        <w:numPr>
          <w:ilvl w:val="0"/>
          <w:numId w:val="67"/>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Իրականացնել</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հաշվետվությունների</w:t>
      </w:r>
      <w:r>
        <w:rPr>
          <w:rFonts w:ascii="GHEA Grapalat" w:hAnsi="GHEA Grapalat"/>
          <w:sz w:val="22"/>
          <w:szCs w:val="22"/>
          <w:lang w:val="hy-AM"/>
        </w:rPr>
        <w:t xml:space="preserve"> </w:t>
      </w:r>
      <w:r>
        <w:rPr>
          <w:rFonts w:cs="Arial" w:ascii="GHEA Grapalat" w:hAnsi="GHEA Grapalat"/>
          <w:sz w:val="22"/>
          <w:szCs w:val="22"/>
          <w:lang w:val="hy-AM"/>
        </w:rPr>
        <w:t>պարբերական</w:t>
      </w:r>
      <w:r>
        <w:rPr>
          <w:rFonts w:ascii="GHEA Grapalat" w:hAnsi="GHEA Grapalat"/>
          <w:sz w:val="22"/>
          <w:szCs w:val="22"/>
          <w:lang w:val="hy-AM"/>
        </w:rPr>
        <w:t xml:space="preserve"> </w:t>
      </w:r>
      <w:r>
        <w:rPr>
          <w:rFonts w:cs="Arial" w:ascii="GHEA Grapalat" w:hAnsi="GHEA Grapalat"/>
          <w:sz w:val="22"/>
          <w:szCs w:val="22"/>
          <w:lang w:val="hy-AM"/>
        </w:rPr>
        <w:t>աուդիտներ՝</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ճշգրտությունը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թույլատրված</w:t>
      </w:r>
      <w:r>
        <w:rPr>
          <w:rFonts w:ascii="GHEA Grapalat" w:hAnsi="GHEA Grapalat"/>
          <w:sz w:val="22"/>
          <w:szCs w:val="22"/>
          <w:lang w:val="hy-AM"/>
        </w:rPr>
        <w:t xml:space="preserve"> </w:t>
      </w:r>
      <w:r>
        <w:rPr>
          <w:rFonts w:cs="Arial" w:ascii="GHEA Grapalat" w:hAnsi="GHEA Grapalat"/>
          <w:sz w:val="22"/>
          <w:szCs w:val="22"/>
          <w:lang w:val="hy-AM"/>
        </w:rPr>
        <w:t>ծավալներին</w:t>
      </w:r>
      <w:r>
        <w:rPr>
          <w:rFonts w:ascii="GHEA Grapalat" w:hAnsi="GHEA Grapalat"/>
          <w:sz w:val="22"/>
          <w:szCs w:val="22"/>
          <w:lang w:val="hy-AM"/>
        </w:rPr>
        <w:t xml:space="preserve"> </w:t>
      </w:r>
      <w:r>
        <w:rPr>
          <w:rFonts w:cs="Arial" w:ascii="GHEA Grapalat" w:hAnsi="GHEA Grapalat"/>
          <w:sz w:val="22"/>
          <w:szCs w:val="22"/>
          <w:lang w:val="hy-AM"/>
        </w:rPr>
        <w:t>համապատասխանությունը</w:t>
      </w:r>
      <w:r>
        <w:rPr>
          <w:rFonts w:ascii="GHEA Grapalat" w:hAnsi="GHEA Grapalat"/>
          <w:sz w:val="22"/>
          <w:szCs w:val="22"/>
          <w:lang w:val="hy-AM"/>
        </w:rPr>
        <w:t xml:space="preserve">: </w:t>
      </w:r>
    </w:p>
    <w:p>
      <w:pPr>
        <w:pStyle w:val="BodyText"/>
        <w:numPr>
          <w:ilvl w:val="0"/>
          <w:numId w:val="68"/>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Դիտարկել</w:t>
      </w:r>
      <w:r>
        <w:rPr>
          <w:rFonts w:ascii="GHEA Grapalat" w:hAnsi="GHEA Grapalat"/>
          <w:sz w:val="22"/>
          <w:szCs w:val="22"/>
          <w:lang w:val="hy-AM"/>
        </w:rPr>
        <w:t xml:space="preserve"> </w:t>
      </w:r>
      <w:r>
        <w:rPr>
          <w:rFonts w:cs="Arial" w:ascii="GHEA Grapalat" w:hAnsi="GHEA Grapalat"/>
          <w:sz w:val="22"/>
          <w:szCs w:val="22"/>
          <w:lang w:val="hy-AM"/>
        </w:rPr>
        <w:t>ջրառի</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կետերում</w:t>
      </w:r>
      <w:r>
        <w:rPr>
          <w:rFonts w:ascii="GHEA Grapalat" w:hAnsi="GHEA Grapalat"/>
          <w:sz w:val="22"/>
          <w:szCs w:val="22"/>
          <w:lang w:val="hy-AM"/>
        </w:rPr>
        <w:t xml:space="preserve"> </w:t>
      </w:r>
      <w:r>
        <w:rPr>
          <w:rFonts w:cs="Arial" w:ascii="GHEA Grapalat" w:hAnsi="GHEA Grapalat"/>
          <w:sz w:val="22"/>
          <w:szCs w:val="22"/>
          <w:lang w:val="hy-AM"/>
        </w:rPr>
        <w:t>ավտոմատացված</w:t>
      </w:r>
      <w:r>
        <w:rPr>
          <w:rFonts w:ascii="GHEA Grapalat" w:hAnsi="GHEA Grapalat"/>
          <w:sz w:val="22"/>
          <w:szCs w:val="22"/>
          <w:lang w:val="hy-AM"/>
        </w:rPr>
        <w:t xml:space="preserve"> </w:t>
      </w:r>
      <w:r>
        <w:rPr>
          <w:rFonts w:cs="Arial" w:ascii="GHEA Grapalat" w:hAnsi="GHEA Grapalat"/>
          <w:sz w:val="22"/>
          <w:szCs w:val="22"/>
          <w:lang w:val="hy-AM"/>
        </w:rPr>
        <w:t>չափման</w:t>
      </w:r>
      <w:r>
        <w:rPr>
          <w:rFonts w:ascii="GHEA Grapalat" w:hAnsi="GHEA Grapalat"/>
          <w:sz w:val="22"/>
          <w:szCs w:val="22"/>
          <w:lang w:val="hy-AM"/>
        </w:rPr>
        <w:t xml:space="preserve"> </w:t>
      </w:r>
      <w:r>
        <w:rPr>
          <w:rFonts w:cs="Arial" w:ascii="GHEA Grapalat" w:hAnsi="GHEA Grapalat"/>
          <w:sz w:val="22"/>
          <w:szCs w:val="22"/>
          <w:lang w:val="hy-AM"/>
        </w:rPr>
        <w:t>համակարգերի</w:t>
      </w:r>
      <w:r>
        <w:rPr>
          <w:rFonts w:ascii="GHEA Grapalat" w:hAnsi="GHEA Grapalat"/>
          <w:sz w:val="22"/>
          <w:szCs w:val="22"/>
          <w:lang w:val="hy-AM"/>
        </w:rPr>
        <w:t xml:space="preserve"> </w:t>
      </w:r>
      <w:r>
        <w:rPr>
          <w:rFonts w:cs="Arial" w:ascii="GHEA Grapalat" w:hAnsi="GHEA Grapalat"/>
          <w:sz w:val="22"/>
          <w:szCs w:val="22"/>
          <w:lang w:val="hy-AM"/>
        </w:rPr>
        <w:t>ներդրումը՝</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ճշգրտությունը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ժամանակին</w:t>
      </w:r>
      <w:r>
        <w:rPr>
          <w:rFonts w:ascii="GHEA Grapalat" w:hAnsi="GHEA Grapalat"/>
          <w:sz w:val="22"/>
          <w:szCs w:val="22"/>
          <w:lang w:val="hy-AM"/>
        </w:rPr>
        <w:t xml:space="preserve"> </w:t>
      </w:r>
      <w:r>
        <w:rPr>
          <w:rFonts w:cs="Arial" w:ascii="GHEA Grapalat" w:hAnsi="GHEA Grapalat"/>
          <w:sz w:val="22"/>
          <w:szCs w:val="22"/>
          <w:lang w:val="hy-AM"/>
        </w:rPr>
        <w:t>լինելը</w:t>
      </w:r>
      <w:r>
        <w:rPr>
          <w:rFonts w:ascii="GHEA Grapalat" w:hAnsi="GHEA Grapalat"/>
          <w:sz w:val="22"/>
          <w:szCs w:val="22"/>
          <w:lang w:val="hy-AM"/>
        </w:rPr>
        <w:t xml:space="preserve"> </w:t>
      </w:r>
      <w:r>
        <w:rPr>
          <w:rFonts w:cs="Arial" w:ascii="GHEA Grapalat" w:hAnsi="GHEA Grapalat"/>
          <w:sz w:val="22"/>
          <w:szCs w:val="22"/>
          <w:lang w:val="hy-AM"/>
        </w:rPr>
        <w:t>բարելավելու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առաջարկությունները հաշվի առնելով՝ ապագա վերլուծությունները կարող են տրամադրել ավելի ճշգրիտ և գործնական ներըմբռնումներ Արարատյան ՋԿՏ-ում ջրային ռեսուրսների կառավարման համար:</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մեթոդաբանությունը</w:t>
      </w:r>
      <w:r>
        <w:rPr>
          <w:rFonts w:ascii="GHEA Grapalat" w:hAnsi="GHEA Grapalat"/>
          <w:sz w:val="22"/>
          <w:szCs w:val="22"/>
          <w:lang w:val="hy-AM"/>
        </w:rPr>
        <w:t xml:space="preserve"> </w:t>
      </w:r>
      <w:r>
        <w:rPr>
          <w:rFonts w:cs="Arial" w:ascii="GHEA Grapalat" w:hAnsi="GHEA Grapalat"/>
          <w:sz w:val="22"/>
          <w:szCs w:val="22"/>
          <w:lang w:val="hy-AM"/>
        </w:rPr>
        <w:t>տրամադրում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հուսալի</w:t>
      </w:r>
      <w:r>
        <w:rPr>
          <w:rFonts w:ascii="GHEA Grapalat" w:hAnsi="GHEA Grapalat"/>
          <w:sz w:val="22"/>
          <w:szCs w:val="22"/>
          <w:lang w:val="hy-AM"/>
        </w:rPr>
        <w:t xml:space="preserve"> </w:t>
      </w:r>
      <w:r>
        <w:rPr>
          <w:rFonts w:cs="Arial" w:ascii="GHEA Grapalat" w:hAnsi="GHEA Grapalat"/>
          <w:sz w:val="22"/>
          <w:szCs w:val="22"/>
          <w:lang w:val="hy-AM"/>
        </w:rPr>
        <w:t>հիմք</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օրինաչափությունների</w:t>
      </w:r>
      <w:r>
        <w:rPr>
          <w:rFonts w:ascii="GHEA Grapalat" w:hAnsi="GHEA Grapalat"/>
          <w:sz w:val="22"/>
          <w:szCs w:val="22"/>
          <w:lang w:val="hy-AM"/>
        </w:rPr>
        <w:t xml:space="preserve"> </w:t>
      </w:r>
      <w:r>
        <w:rPr>
          <w:rFonts w:cs="Arial" w:ascii="GHEA Grapalat" w:hAnsi="GHEA Grapalat"/>
          <w:sz w:val="22"/>
          <w:szCs w:val="22"/>
          <w:lang w:val="hy-AM"/>
        </w:rPr>
        <w:t>վերլուծության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ընդունելով</w:t>
      </w:r>
      <w:r>
        <w:rPr>
          <w:rFonts w:ascii="GHEA Grapalat" w:hAnsi="GHEA Grapalat"/>
          <w:sz w:val="22"/>
          <w:szCs w:val="22"/>
          <w:lang w:val="hy-AM"/>
        </w:rPr>
        <w:t xml:space="preserve"> առկա տվյալների մեջ առկա մարտահրավերները և սահմանափակումները: Այս վերլուծությունից ստացված տեղեկատվությունը հանդիսանում է արժեքավոր գործիք ջրային ռեսուրսների կառավարման և քաղաքականության մշակման ոլորտում տեղեկացված որոշումների կայացման համար:</w:t>
      </w:r>
    </w:p>
    <w:p>
      <w:pPr>
        <w:pStyle w:val="BodyText"/>
        <w:spacing w:lineRule="auto" w:line="276" w:before="120" w:after="0"/>
        <w:ind w:hanging="0"/>
        <w:rPr>
          <w:rFonts w:ascii="GHEA Grapalat" w:hAnsi="GHEA Grapalat"/>
          <w:sz w:val="22"/>
          <w:szCs w:val="22"/>
          <w:lang w:val="hy-AM"/>
          <w:del w:id="96" w:author="Unknown Author" w:date="2024-10-31T15:11:37Z"/>
        </w:rPr>
      </w:pPr>
      <w:del w:id="56" w:author="Unknown Author" w:date="2024-10-31T15:06:04Z">
        <w:r>
          <w:rPr>
            <w:rFonts w:ascii="GHEA Grapalat" w:hAnsi="GHEA Grapalat"/>
            <w:sz w:val="22"/>
            <w:szCs w:val="22"/>
            <w:lang w:val="hy-AM"/>
          </w:rPr>
          <w:delText>2020-</w:delText>
        </w:r>
      </w:del>
      <w:del w:id="57" w:author="Unknown Author" w:date="2024-10-31T15:06:04Z">
        <w:r>
          <w:rPr>
            <w:rFonts w:cs="Arial" w:ascii="GHEA Grapalat" w:hAnsi="GHEA Grapalat"/>
            <w:sz w:val="22"/>
            <w:szCs w:val="22"/>
            <w:lang w:val="hy-AM"/>
          </w:rPr>
          <w:delText>ից</w:delText>
        </w:r>
      </w:del>
      <w:del w:id="58" w:author="Unknown Author" w:date="2024-10-31T15:06:04Z">
        <w:r>
          <w:rPr>
            <w:rFonts w:ascii="GHEA Grapalat" w:hAnsi="GHEA Grapalat"/>
            <w:sz w:val="22"/>
            <w:szCs w:val="22"/>
            <w:lang w:val="hy-AM"/>
          </w:rPr>
          <w:delText xml:space="preserve"> 2023 </w:delText>
        </w:r>
      </w:del>
      <w:del w:id="59" w:author="Unknown Author" w:date="2024-10-31T15:06:04Z">
        <w:r>
          <w:rPr>
            <w:rFonts w:cs="Arial" w:ascii="GHEA Grapalat" w:hAnsi="GHEA Grapalat"/>
            <w:sz w:val="22"/>
            <w:szCs w:val="22"/>
            <w:lang w:val="hy-AM"/>
          </w:rPr>
          <w:delText>թվականների</w:delText>
        </w:r>
      </w:del>
      <w:del w:id="60" w:author="Unknown Author" w:date="2024-10-31T15:06:04Z">
        <w:r>
          <w:rPr>
            <w:rFonts w:ascii="GHEA Grapalat" w:hAnsi="GHEA Grapalat"/>
            <w:sz w:val="22"/>
            <w:szCs w:val="22"/>
            <w:lang w:val="hy-AM"/>
          </w:rPr>
          <w:delText xml:space="preserve"> </w:delText>
        </w:r>
      </w:del>
      <w:del w:id="61" w:author="Unknown Author" w:date="2024-10-31T15:06:04Z">
        <w:r>
          <w:rPr>
            <w:rFonts w:cs="Arial" w:ascii="GHEA Grapalat" w:hAnsi="GHEA Grapalat"/>
            <w:sz w:val="22"/>
            <w:szCs w:val="22"/>
            <w:lang w:val="hy-AM"/>
          </w:rPr>
          <w:delText>ջ</w:delText>
        </w:r>
      </w:del>
      <w:del w:id="62" w:author="Unknown Author" w:date="2024-10-31T15:11:37Z">
        <w:r>
          <w:rPr>
            <w:rFonts w:cs="Arial" w:ascii="GHEA Grapalat" w:hAnsi="GHEA Grapalat"/>
            <w:sz w:val="22"/>
            <w:szCs w:val="22"/>
            <w:lang w:val="hy-AM"/>
          </w:rPr>
          <w:delText>րօգտագործման հաշվարկման համար ընտրվել է</w:delText>
        </w:r>
      </w:del>
      <w:del w:id="63" w:author="Unknown Author" w:date="2024-10-31T15:06:30Z">
        <w:r>
          <w:rPr>
            <w:rFonts w:cs="Arial" w:ascii="GHEA Grapalat" w:hAnsi="GHEA Grapalat"/>
            <w:sz w:val="22"/>
            <w:szCs w:val="22"/>
            <w:lang w:val="hy-AM"/>
          </w:rPr>
          <w:delText xml:space="preserve"> կոնկրետ</w:delText>
        </w:r>
      </w:del>
      <w:del w:id="64" w:author="Unknown Author" w:date="2024-10-31T15:11:37Z">
        <w:r>
          <w:rPr>
            <w:rFonts w:cs="Arial" w:ascii="GHEA Grapalat" w:hAnsi="GHEA Grapalat"/>
            <w:sz w:val="22"/>
            <w:szCs w:val="22"/>
            <w:lang w:val="hy-AM"/>
          </w:rPr>
          <w:delText xml:space="preserve"> ժամանակա</w:delText>
        </w:r>
      </w:del>
      <w:del w:id="65" w:author="Unknown Author" w:date="2024-10-31T15:06:38Z">
        <w:r>
          <w:rPr>
            <w:rFonts w:cs="Arial" w:ascii="GHEA Grapalat" w:hAnsi="GHEA Grapalat"/>
            <w:sz w:val="22"/>
            <w:szCs w:val="22"/>
            <w:lang w:val="hy-AM"/>
          </w:rPr>
          <w:delText>հատվա</w:delText>
        </w:r>
      </w:del>
      <w:del w:id="66" w:author="Unknown Author" w:date="2024-10-31T15:06:38Z">
        <w:r>
          <w:rPr>
            <w:rFonts w:cs="Arial" w:ascii="GHEA Grapalat" w:hAnsi="GHEA Grapalat"/>
            <w:sz w:val="22"/>
            <w:szCs w:val="22"/>
            <w:lang w:val="hy-AM"/>
          </w:rPr>
          <w:commentReference w:id="13"/>
        </w:r>
      </w:del>
      <w:del w:id="67" w:author="Unknown Author" w:date="2024-10-31T15:06:40Z">
        <w:r>
          <w:rPr>
            <w:rFonts w:cs="Arial" w:ascii="GHEA Grapalat" w:hAnsi="GHEA Grapalat"/>
            <w:sz w:val="22"/>
            <w:szCs w:val="22"/>
            <w:lang w:val="hy-AM"/>
          </w:rPr>
          <w:delText>ծ</w:delText>
        </w:r>
      </w:del>
      <w:del w:id="68" w:author="Unknown Author" w:date="2024-10-31T15:11:37Z">
        <w:r>
          <w:rPr>
            <w:rFonts w:cs="Arial" w:ascii="GHEA Grapalat" w:hAnsi="GHEA Grapalat"/>
            <w:sz w:val="22"/>
            <w:szCs w:val="22"/>
            <w:lang w:val="hy-AM"/>
          </w:rPr>
          <w:delText>՝ հիմնվելով առկա ջրօգտագործման թույլտվությունների տվյալների վրա: Այս ընտրությունը կատարվել է՝ հաշվի առնելո</w:delText>
        </w:r>
      </w:del>
      <w:del w:id="69" w:author="Unknown Author" w:date="2024-10-31T15:07:59Z">
        <w:r>
          <w:rPr>
            <w:rFonts w:cs="Arial" w:ascii="GHEA Grapalat" w:hAnsi="GHEA Grapalat"/>
            <w:sz w:val="22"/>
            <w:szCs w:val="22"/>
            <w:lang w:val="hy-AM"/>
          </w:rPr>
          <w:delText xml:space="preserve">վ </w:delText>
        </w:r>
      </w:del>
      <w:del w:id="70" w:author="Unknown Author" w:date="2024-10-31T15:11:37Z">
        <w:r>
          <w:rPr>
            <w:rFonts w:cs="Arial" w:ascii="GHEA Grapalat" w:hAnsi="GHEA Grapalat"/>
            <w:sz w:val="22"/>
            <w:szCs w:val="22"/>
            <w:lang w:val="hy-AM"/>
          </w:rPr>
          <w:delText>տվյալների</w:delText>
        </w:r>
      </w:del>
      <w:del w:id="71" w:author="Unknown Author" w:date="2024-10-31T15:11:37Z">
        <w:r>
          <w:rPr>
            <w:rFonts w:ascii="GHEA Grapalat" w:hAnsi="GHEA Grapalat"/>
            <w:sz w:val="22"/>
            <w:szCs w:val="22"/>
            <w:lang w:val="hy-AM"/>
          </w:rPr>
          <w:delText xml:space="preserve"> </w:delText>
        </w:r>
      </w:del>
      <w:del w:id="72" w:author="Unknown Author" w:date="2024-10-31T15:11:37Z">
        <w:r>
          <w:rPr>
            <w:rFonts w:cs="Arial" w:ascii="GHEA Grapalat" w:hAnsi="GHEA Grapalat"/>
            <w:sz w:val="22"/>
            <w:szCs w:val="22"/>
            <w:lang w:val="hy-AM"/>
          </w:rPr>
          <w:delText>բազայում</w:delText>
        </w:r>
      </w:del>
      <w:del w:id="73" w:author="Unknown Author" w:date="2024-10-31T15:11:37Z">
        <w:r>
          <w:rPr>
            <w:rFonts w:ascii="GHEA Grapalat" w:hAnsi="GHEA Grapalat"/>
            <w:sz w:val="22"/>
            <w:szCs w:val="22"/>
            <w:lang w:val="hy-AM"/>
          </w:rPr>
          <w:delText xml:space="preserve"> </w:delText>
        </w:r>
      </w:del>
      <w:del w:id="74" w:author="Unknown Author" w:date="2024-10-31T15:11:37Z">
        <w:r>
          <w:rPr>
            <w:rFonts w:cs="Arial" w:ascii="GHEA Grapalat" w:hAnsi="GHEA Grapalat"/>
            <w:sz w:val="22"/>
            <w:szCs w:val="22"/>
            <w:lang w:val="hy-AM"/>
          </w:rPr>
          <w:delText>առկա</w:delText>
        </w:r>
      </w:del>
      <w:del w:id="75" w:author="Unknown Author" w:date="2024-10-31T15:11:37Z">
        <w:r>
          <w:rPr>
            <w:rFonts w:ascii="GHEA Grapalat" w:hAnsi="GHEA Grapalat"/>
            <w:sz w:val="22"/>
            <w:szCs w:val="22"/>
            <w:lang w:val="hy-AM"/>
          </w:rPr>
          <w:delText xml:space="preserve"> </w:delText>
        </w:r>
      </w:del>
      <w:del w:id="76" w:author="Unknown Author" w:date="2024-10-31T15:11:37Z">
        <w:r>
          <w:rPr>
            <w:rFonts w:cs="Arial" w:ascii="GHEA Grapalat" w:hAnsi="GHEA Grapalat"/>
            <w:sz w:val="22"/>
            <w:szCs w:val="22"/>
            <w:lang w:val="hy-AM"/>
          </w:rPr>
          <w:delText>բոլոր</w:delText>
        </w:r>
      </w:del>
      <w:del w:id="77" w:author="Unknown Author" w:date="2024-10-31T15:11:37Z">
        <w:r>
          <w:rPr>
            <w:rFonts w:ascii="GHEA Grapalat" w:hAnsi="GHEA Grapalat"/>
            <w:sz w:val="22"/>
            <w:szCs w:val="22"/>
            <w:lang w:val="hy-AM"/>
          </w:rPr>
          <w:delText xml:space="preserve"> </w:delText>
        </w:r>
      </w:del>
      <w:del w:id="78" w:author="Unknown Author" w:date="2024-10-31T15:11:37Z">
        <w:r>
          <w:rPr>
            <w:rFonts w:cs="Arial" w:ascii="GHEA Grapalat" w:hAnsi="GHEA Grapalat"/>
            <w:sz w:val="22"/>
            <w:szCs w:val="22"/>
            <w:lang w:val="hy-AM"/>
          </w:rPr>
          <w:delText>ջրօգտագործման</w:delText>
        </w:r>
      </w:del>
      <w:del w:id="79" w:author="Unknown Author" w:date="2024-10-31T15:11:37Z">
        <w:r>
          <w:rPr>
            <w:rFonts w:ascii="GHEA Grapalat" w:hAnsi="GHEA Grapalat"/>
            <w:sz w:val="22"/>
            <w:szCs w:val="22"/>
            <w:lang w:val="hy-AM"/>
          </w:rPr>
          <w:delText xml:space="preserve"> </w:delText>
        </w:r>
      </w:del>
      <w:del w:id="80" w:author="Unknown Author" w:date="2024-10-31T15:11:37Z">
        <w:r>
          <w:rPr>
            <w:rFonts w:cs="Arial" w:ascii="GHEA Grapalat" w:hAnsi="GHEA Grapalat"/>
            <w:sz w:val="22"/>
            <w:szCs w:val="22"/>
            <w:lang w:val="hy-AM"/>
          </w:rPr>
          <w:delText>թույլտվությունների</w:delText>
        </w:r>
      </w:del>
      <w:del w:id="81" w:author="Unknown Author" w:date="2024-10-31T15:11:37Z">
        <w:r>
          <w:rPr>
            <w:rFonts w:ascii="GHEA Grapalat" w:hAnsi="GHEA Grapalat"/>
            <w:sz w:val="22"/>
            <w:szCs w:val="22"/>
            <w:lang w:val="hy-AM"/>
          </w:rPr>
          <w:delText xml:space="preserve"> </w:delText>
        </w:r>
      </w:del>
      <w:del w:id="82" w:author="Unknown Author" w:date="2024-10-31T15:11:37Z">
        <w:r>
          <w:rPr>
            <w:rFonts w:cs="Arial" w:ascii="GHEA Grapalat" w:hAnsi="GHEA Grapalat"/>
            <w:sz w:val="22"/>
            <w:szCs w:val="22"/>
            <w:lang w:val="hy-AM"/>
          </w:rPr>
          <w:delText>ամենավաղ</w:delText>
        </w:r>
      </w:del>
      <w:del w:id="83" w:author="Unknown Author" w:date="2024-10-31T15:11:37Z">
        <w:r>
          <w:rPr>
            <w:rFonts w:ascii="GHEA Grapalat" w:hAnsi="GHEA Grapalat"/>
            <w:sz w:val="22"/>
            <w:szCs w:val="22"/>
            <w:lang w:val="hy-AM"/>
          </w:rPr>
          <w:delText xml:space="preserve"> </w:delText>
        </w:r>
      </w:del>
      <w:del w:id="84" w:author="Unknown Author" w:date="2024-10-31T15:11:37Z">
        <w:r>
          <w:rPr>
            <w:rFonts w:cs="Arial" w:ascii="GHEA Grapalat" w:hAnsi="GHEA Grapalat"/>
            <w:sz w:val="22"/>
            <w:szCs w:val="22"/>
            <w:lang w:val="hy-AM"/>
          </w:rPr>
          <w:delText>սկզբնական</w:delText>
        </w:r>
      </w:del>
      <w:del w:id="85" w:author="Unknown Author" w:date="2024-10-31T15:11:37Z">
        <w:r>
          <w:rPr>
            <w:rFonts w:ascii="GHEA Grapalat" w:hAnsi="GHEA Grapalat"/>
            <w:sz w:val="22"/>
            <w:szCs w:val="22"/>
            <w:lang w:val="hy-AM"/>
          </w:rPr>
          <w:delText xml:space="preserve"> </w:delText>
        </w:r>
      </w:del>
      <w:del w:id="86" w:author="Unknown Author" w:date="2024-10-31T15:11:37Z">
        <w:r>
          <w:rPr>
            <w:rFonts w:cs="Arial" w:ascii="GHEA Grapalat" w:hAnsi="GHEA Grapalat"/>
            <w:sz w:val="22"/>
            <w:szCs w:val="22"/>
            <w:lang w:val="hy-AM"/>
          </w:rPr>
          <w:delText>ամսաթիվը</w:delText>
        </w:r>
      </w:del>
      <w:del w:id="87" w:author="Unknown Author" w:date="2024-10-31T15:11:37Z">
        <w:r>
          <w:rPr>
            <w:rFonts w:ascii="GHEA Grapalat" w:hAnsi="GHEA Grapalat"/>
            <w:sz w:val="22"/>
            <w:szCs w:val="22"/>
            <w:lang w:val="hy-AM"/>
          </w:rPr>
          <w:delText xml:space="preserve"> </w:delText>
        </w:r>
      </w:del>
      <w:del w:id="88" w:author="Unknown Author" w:date="2024-10-31T15:11:37Z">
        <w:r>
          <w:rPr>
            <w:rFonts w:cs="Arial" w:ascii="GHEA Grapalat" w:hAnsi="GHEA Grapalat"/>
            <w:sz w:val="22"/>
            <w:szCs w:val="22"/>
            <w:lang w:val="hy-AM"/>
          </w:rPr>
          <w:delText>և</w:delText>
        </w:r>
      </w:del>
      <w:del w:id="89" w:author="Unknown Author" w:date="2024-10-31T15:11:37Z">
        <w:r>
          <w:rPr>
            <w:rFonts w:ascii="GHEA Grapalat" w:hAnsi="GHEA Grapalat"/>
            <w:sz w:val="22"/>
            <w:szCs w:val="22"/>
            <w:lang w:val="hy-AM"/>
          </w:rPr>
          <w:delText xml:space="preserve"> </w:delText>
        </w:r>
      </w:del>
      <w:del w:id="90" w:author="Unknown Author" w:date="2024-10-31T15:11:37Z">
        <w:r>
          <w:rPr>
            <w:rFonts w:cs="Arial" w:ascii="GHEA Grapalat" w:hAnsi="GHEA Grapalat"/>
            <w:sz w:val="22"/>
            <w:szCs w:val="22"/>
            <w:lang w:val="hy-AM"/>
          </w:rPr>
          <w:delText>ամենաուշ</w:delText>
        </w:r>
      </w:del>
      <w:del w:id="91" w:author="Unknown Author" w:date="2024-10-31T15:11:37Z">
        <w:r>
          <w:rPr>
            <w:rFonts w:ascii="GHEA Grapalat" w:hAnsi="GHEA Grapalat"/>
            <w:sz w:val="22"/>
            <w:szCs w:val="22"/>
            <w:lang w:val="hy-AM"/>
          </w:rPr>
          <w:delText xml:space="preserve"> </w:delText>
        </w:r>
      </w:del>
      <w:del w:id="92" w:author="Unknown Author" w:date="2024-10-31T15:11:37Z">
        <w:r>
          <w:rPr>
            <w:rFonts w:cs="Arial" w:ascii="GHEA Grapalat" w:hAnsi="GHEA Grapalat"/>
            <w:sz w:val="22"/>
            <w:szCs w:val="22"/>
            <w:lang w:val="hy-AM"/>
          </w:rPr>
          <w:delText>ավարտման</w:delText>
        </w:r>
      </w:del>
      <w:del w:id="93" w:author="Unknown Author" w:date="2024-10-31T15:11:37Z">
        <w:r>
          <w:rPr>
            <w:rFonts w:ascii="GHEA Grapalat" w:hAnsi="GHEA Grapalat"/>
            <w:sz w:val="22"/>
            <w:szCs w:val="22"/>
            <w:lang w:val="hy-AM"/>
          </w:rPr>
          <w:delText xml:space="preserve"> </w:delText>
        </w:r>
      </w:del>
      <w:del w:id="94" w:author="Unknown Author" w:date="2024-10-31T15:11:37Z">
        <w:r>
          <w:rPr>
            <w:rFonts w:cs="Arial" w:ascii="GHEA Grapalat" w:hAnsi="GHEA Grapalat"/>
            <w:sz w:val="22"/>
            <w:szCs w:val="22"/>
            <w:lang w:val="hy-AM"/>
          </w:rPr>
          <w:delText>ամսաթիվը</w:delText>
        </w:r>
      </w:del>
      <w:del w:id="95" w:author="Unknown Author" w:date="2024-10-31T15:11:37Z">
        <w:r>
          <w:rPr>
            <w:rFonts w:ascii="GHEA Grapalat" w:hAnsi="GHEA Grapalat"/>
            <w:sz w:val="22"/>
            <w:szCs w:val="22"/>
            <w:lang w:val="hy-AM"/>
          </w:rPr>
          <w:delText>:</w:delText>
        </w:r>
      </w:del>
    </w:p>
    <w:p>
      <w:pPr>
        <w:pStyle w:val="BodyText"/>
        <w:spacing w:lineRule="auto" w:line="276" w:before="120" w:after="0"/>
        <w:ind w:hanging="0"/>
        <w:rPr>
          <w:rFonts w:ascii="GHEA Grapalat" w:hAnsi="GHEA Grapalat"/>
          <w:sz w:val="22"/>
          <w:szCs w:val="22"/>
          <w:lang w:val="hy-AM"/>
          <w:del w:id="179" w:author="Unknown Author" w:date="2024-10-31T15:11:37Z"/>
        </w:rPr>
      </w:pPr>
      <w:del w:id="97" w:author="Unknown Author" w:date="2024-10-31T15:11:37Z">
        <w:r>
          <w:rPr>
            <w:rFonts w:cs="Arial" w:ascii="GHEA Grapalat" w:hAnsi="GHEA Grapalat"/>
            <w:sz w:val="22"/>
            <w:szCs w:val="22"/>
            <w:lang w:val="hy-AM"/>
          </w:rPr>
          <w:delText>Ջրօգտագործման</w:delText>
        </w:r>
      </w:del>
      <w:del w:id="98" w:author="Unknown Author" w:date="2024-10-31T15:11:37Z">
        <w:r>
          <w:rPr>
            <w:rFonts w:ascii="GHEA Grapalat" w:hAnsi="GHEA Grapalat"/>
            <w:sz w:val="22"/>
            <w:szCs w:val="22"/>
            <w:lang w:val="hy-AM"/>
          </w:rPr>
          <w:delText xml:space="preserve"> </w:delText>
        </w:r>
      </w:del>
      <w:del w:id="99" w:author="Unknown Author" w:date="2024-10-31T15:11:37Z">
        <w:r>
          <w:rPr>
            <w:rFonts w:cs="Arial" w:ascii="GHEA Grapalat" w:hAnsi="GHEA Grapalat"/>
            <w:sz w:val="22"/>
            <w:szCs w:val="22"/>
            <w:lang w:val="hy-AM"/>
          </w:rPr>
          <w:delText>թույլտվությունների</w:delText>
        </w:r>
      </w:del>
      <w:del w:id="100" w:author="Unknown Author" w:date="2024-10-31T15:11:37Z">
        <w:r>
          <w:rPr>
            <w:rFonts w:ascii="GHEA Grapalat" w:hAnsi="GHEA Grapalat"/>
            <w:sz w:val="22"/>
            <w:szCs w:val="22"/>
            <w:lang w:val="hy-AM"/>
          </w:rPr>
          <w:delText xml:space="preserve"> </w:delText>
        </w:r>
      </w:del>
      <w:del w:id="101" w:author="Unknown Author" w:date="2024-10-31T15:11:37Z">
        <w:r>
          <w:rPr>
            <w:rFonts w:cs="Arial" w:ascii="GHEA Grapalat" w:hAnsi="GHEA Grapalat"/>
            <w:sz w:val="22"/>
            <w:szCs w:val="22"/>
            <w:lang w:val="hy-AM"/>
          </w:rPr>
          <w:delText>բոլոր</w:delText>
        </w:r>
      </w:del>
      <w:del w:id="102" w:author="Unknown Author" w:date="2024-10-31T15:11:37Z">
        <w:r>
          <w:rPr>
            <w:rFonts w:ascii="GHEA Grapalat" w:hAnsi="GHEA Grapalat"/>
            <w:sz w:val="22"/>
            <w:szCs w:val="22"/>
            <w:lang w:val="hy-AM"/>
          </w:rPr>
          <w:delText xml:space="preserve"> </w:delText>
        </w:r>
      </w:del>
      <w:del w:id="103" w:author="Unknown Author" w:date="2024-10-31T15:11:37Z">
        <w:r>
          <w:rPr>
            <w:rFonts w:cs="Arial" w:ascii="GHEA Grapalat" w:hAnsi="GHEA Grapalat"/>
            <w:sz w:val="22"/>
            <w:szCs w:val="22"/>
            <w:lang w:val="hy-AM"/>
          </w:rPr>
          <w:delText>տվյալների</w:delText>
        </w:r>
      </w:del>
      <w:del w:id="104" w:author="Unknown Author" w:date="2024-10-31T15:11:37Z">
        <w:r>
          <w:rPr>
            <w:rFonts w:ascii="GHEA Grapalat" w:hAnsi="GHEA Grapalat"/>
            <w:sz w:val="22"/>
            <w:szCs w:val="22"/>
            <w:lang w:val="hy-AM"/>
          </w:rPr>
          <w:delText xml:space="preserve"> </w:delText>
        </w:r>
      </w:del>
      <w:del w:id="105" w:author="Unknown Author" w:date="2024-10-31T15:11:37Z">
        <w:r>
          <w:rPr>
            <w:rFonts w:cs="Arial" w:ascii="GHEA Grapalat" w:hAnsi="GHEA Grapalat"/>
            <w:sz w:val="22"/>
            <w:szCs w:val="22"/>
            <w:lang w:val="hy-AM"/>
          </w:rPr>
          <w:delText>համապարփակ</w:delText>
        </w:r>
      </w:del>
      <w:del w:id="106" w:author="Unknown Author" w:date="2024-10-31T15:11:37Z">
        <w:r>
          <w:rPr>
            <w:rFonts w:ascii="GHEA Grapalat" w:hAnsi="GHEA Grapalat"/>
            <w:sz w:val="22"/>
            <w:szCs w:val="22"/>
            <w:lang w:val="hy-AM"/>
          </w:rPr>
          <w:delText xml:space="preserve"> </w:delText>
        </w:r>
      </w:del>
      <w:del w:id="107" w:author="Unknown Author" w:date="2024-10-31T15:11:37Z">
        <w:r>
          <w:rPr>
            <w:rFonts w:cs="Arial" w:ascii="GHEA Grapalat" w:hAnsi="GHEA Grapalat"/>
            <w:sz w:val="22"/>
            <w:szCs w:val="22"/>
            <w:lang w:val="hy-AM"/>
          </w:rPr>
          <w:delText>ընդգրկումն</w:delText>
        </w:r>
      </w:del>
      <w:del w:id="108" w:author="Unknown Author" w:date="2024-10-31T15:11:37Z">
        <w:r>
          <w:rPr>
            <w:rFonts w:ascii="GHEA Grapalat" w:hAnsi="GHEA Grapalat"/>
            <w:sz w:val="22"/>
            <w:szCs w:val="22"/>
            <w:lang w:val="hy-AM"/>
          </w:rPr>
          <w:delText xml:space="preserve"> </w:delText>
        </w:r>
      </w:del>
      <w:del w:id="109" w:author="Unknown Author" w:date="2024-10-31T15:11:37Z">
        <w:r>
          <w:rPr>
            <w:rFonts w:cs="Arial" w:ascii="GHEA Grapalat" w:hAnsi="GHEA Grapalat"/>
            <w:sz w:val="22"/>
            <w:szCs w:val="22"/>
            <w:lang w:val="hy-AM"/>
          </w:rPr>
          <w:delText>ապահովելու</w:delText>
        </w:r>
      </w:del>
      <w:del w:id="110" w:author="Unknown Author" w:date="2024-10-31T15:11:37Z">
        <w:r>
          <w:rPr>
            <w:rFonts w:ascii="GHEA Grapalat" w:hAnsi="GHEA Grapalat"/>
            <w:sz w:val="22"/>
            <w:szCs w:val="22"/>
            <w:lang w:val="hy-AM"/>
          </w:rPr>
          <w:delText xml:space="preserve"> </w:delText>
        </w:r>
      </w:del>
      <w:del w:id="111" w:author="Unknown Author" w:date="2024-10-31T15:11:37Z">
        <w:r>
          <w:rPr>
            <w:rFonts w:cs="Arial" w:ascii="GHEA Grapalat" w:hAnsi="GHEA Grapalat"/>
            <w:sz w:val="22"/>
            <w:szCs w:val="22"/>
            <w:lang w:val="hy-AM"/>
          </w:rPr>
          <w:delText>համար</w:delText>
        </w:r>
      </w:del>
      <w:del w:id="112" w:author="Unknown Author" w:date="2024-10-31T15:11:37Z">
        <w:r>
          <w:rPr>
            <w:rFonts w:ascii="GHEA Grapalat" w:hAnsi="GHEA Grapalat"/>
            <w:sz w:val="22"/>
            <w:szCs w:val="22"/>
            <w:lang w:val="hy-AM"/>
          </w:rPr>
          <w:delText xml:space="preserve"> </w:delText>
        </w:r>
      </w:del>
      <w:del w:id="113" w:author="Unknown Author" w:date="2024-10-31T15:11:37Z">
        <w:r>
          <w:rPr>
            <w:rFonts w:cs="Arial" w:ascii="GHEA Grapalat" w:hAnsi="GHEA Grapalat"/>
            <w:sz w:val="22"/>
            <w:szCs w:val="22"/>
            <w:lang w:val="hy-AM"/>
          </w:rPr>
          <w:delText>ժամանակահատվածը</w:delText>
        </w:r>
      </w:del>
      <w:del w:id="114" w:author="Unknown Author" w:date="2024-10-31T15:11:37Z">
        <w:r>
          <w:rPr>
            <w:rFonts w:ascii="GHEA Grapalat" w:hAnsi="GHEA Grapalat"/>
            <w:sz w:val="22"/>
            <w:szCs w:val="22"/>
            <w:lang w:val="hy-AM"/>
          </w:rPr>
          <w:delText xml:space="preserve"> </w:delText>
        </w:r>
      </w:del>
      <w:del w:id="115" w:author="Unknown Author" w:date="2024-10-31T15:11:37Z">
        <w:r>
          <w:rPr>
            <w:rFonts w:cs="Arial" w:ascii="GHEA Grapalat" w:hAnsi="GHEA Grapalat"/>
            <w:sz w:val="22"/>
            <w:szCs w:val="22"/>
            <w:lang w:val="hy-AM"/>
          </w:rPr>
          <w:delText>սահմանվել</w:delText>
        </w:r>
      </w:del>
      <w:del w:id="116" w:author="Unknown Author" w:date="2024-10-31T15:11:37Z">
        <w:r>
          <w:rPr>
            <w:rFonts w:ascii="GHEA Grapalat" w:hAnsi="GHEA Grapalat"/>
            <w:sz w:val="22"/>
            <w:szCs w:val="22"/>
            <w:lang w:val="hy-AM"/>
          </w:rPr>
          <w:delText xml:space="preserve"> </w:delText>
        </w:r>
      </w:del>
      <w:del w:id="117" w:author="Unknown Author" w:date="2024-10-31T15:11:37Z">
        <w:r>
          <w:rPr>
            <w:rFonts w:cs="Arial" w:ascii="GHEA Grapalat" w:hAnsi="GHEA Grapalat"/>
            <w:sz w:val="22"/>
            <w:szCs w:val="22"/>
            <w:lang w:val="hy-AM"/>
          </w:rPr>
          <w:delText>է</w:delText>
        </w:r>
      </w:del>
      <w:del w:id="118" w:author="Unknown Author" w:date="2024-10-31T15:11:37Z">
        <w:r>
          <w:rPr>
            <w:rFonts w:ascii="GHEA Grapalat" w:hAnsi="GHEA Grapalat"/>
            <w:sz w:val="22"/>
            <w:szCs w:val="22"/>
            <w:lang w:val="hy-AM"/>
          </w:rPr>
          <w:delText xml:space="preserve"> 2020 </w:delText>
        </w:r>
      </w:del>
      <w:del w:id="119" w:author="Unknown Author" w:date="2024-10-31T15:11:37Z">
        <w:r>
          <w:rPr>
            <w:rFonts w:cs="Arial" w:ascii="GHEA Grapalat" w:hAnsi="GHEA Grapalat"/>
            <w:sz w:val="22"/>
            <w:szCs w:val="22"/>
            <w:lang w:val="hy-AM"/>
          </w:rPr>
          <w:delText>թվականի</w:delText>
        </w:r>
      </w:del>
      <w:del w:id="120" w:author="Unknown Author" w:date="2024-10-31T15:11:37Z">
        <w:r>
          <w:rPr>
            <w:rFonts w:ascii="GHEA Grapalat" w:hAnsi="GHEA Grapalat"/>
            <w:sz w:val="22"/>
            <w:szCs w:val="22"/>
            <w:lang w:val="hy-AM"/>
          </w:rPr>
          <w:delText xml:space="preserve"> </w:delText>
        </w:r>
      </w:del>
      <w:del w:id="121" w:author="Unknown Author" w:date="2024-10-31T15:11:37Z">
        <w:r>
          <w:rPr>
            <w:rFonts w:cs="Arial" w:ascii="GHEA Grapalat" w:hAnsi="GHEA Grapalat"/>
            <w:sz w:val="22"/>
            <w:szCs w:val="22"/>
            <w:lang w:val="hy-AM"/>
          </w:rPr>
          <w:delText>սկզբից</w:delText>
        </w:r>
      </w:del>
      <w:del w:id="122" w:author="Unknown Author" w:date="2024-10-31T15:11:37Z">
        <w:r>
          <w:rPr>
            <w:rFonts w:ascii="GHEA Grapalat" w:hAnsi="GHEA Grapalat"/>
            <w:sz w:val="22"/>
            <w:szCs w:val="22"/>
            <w:lang w:val="hy-AM"/>
          </w:rPr>
          <w:delText xml:space="preserve"> </w:delText>
        </w:r>
      </w:del>
      <w:del w:id="123" w:author="Unknown Author" w:date="2024-10-31T15:11:37Z">
        <w:r>
          <w:rPr>
            <w:rFonts w:cs="Arial" w:ascii="GHEA Grapalat" w:hAnsi="GHEA Grapalat"/>
            <w:sz w:val="22"/>
            <w:szCs w:val="22"/>
            <w:lang w:val="hy-AM"/>
          </w:rPr>
          <w:delText>մինչև</w:delText>
        </w:r>
      </w:del>
      <w:del w:id="124" w:author="Unknown Author" w:date="2024-10-31T15:11:37Z">
        <w:r>
          <w:rPr>
            <w:rFonts w:ascii="GHEA Grapalat" w:hAnsi="GHEA Grapalat"/>
            <w:sz w:val="22"/>
            <w:szCs w:val="22"/>
            <w:lang w:val="hy-AM"/>
          </w:rPr>
          <w:delText xml:space="preserve"> 2023 </w:delText>
        </w:r>
      </w:del>
      <w:del w:id="125" w:author="Unknown Author" w:date="2024-10-31T15:11:37Z">
        <w:r>
          <w:rPr>
            <w:rFonts w:cs="Arial" w:ascii="GHEA Grapalat" w:hAnsi="GHEA Grapalat"/>
            <w:sz w:val="22"/>
            <w:szCs w:val="22"/>
            <w:lang w:val="hy-AM"/>
          </w:rPr>
          <w:delText>թվականի</w:delText>
        </w:r>
      </w:del>
      <w:del w:id="126" w:author="Unknown Author" w:date="2024-10-31T15:11:37Z">
        <w:r>
          <w:rPr>
            <w:rFonts w:ascii="GHEA Grapalat" w:hAnsi="GHEA Grapalat"/>
            <w:sz w:val="22"/>
            <w:szCs w:val="22"/>
            <w:lang w:val="hy-AM"/>
          </w:rPr>
          <w:delText xml:space="preserve"> </w:delText>
        </w:r>
      </w:del>
      <w:del w:id="127" w:author="Unknown Author" w:date="2024-10-31T15:11:37Z">
        <w:r>
          <w:rPr>
            <w:rFonts w:cs="Arial" w:ascii="GHEA Grapalat" w:hAnsi="GHEA Grapalat"/>
            <w:sz w:val="22"/>
            <w:szCs w:val="22"/>
            <w:lang w:val="hy-AM"/>
          </w:rPr>
          <w:delText>վերջը</w:delText>
        </w:r>
      </w:del>
      <w:del w:id="128" w:author="Unknown Author" w:date="2024-10-31T15:11:37Z">
        <w:r>
          <w:rPr>
            <w:rFonts w:ascii="GHEA Grapalat" w:hAnsi="GHEA Grapalat"/>
            <w:sz w:val="22"/>
            <w:szCs w:val="22"/>
            <w:lang w:val="hy-AM"/>
          </w:rPr>
          <w:delText xml:space="preserve">: </w:delText>
        </w:r>
      </w:del>
      <w:del w:id="129" w:author="Unknown Author" w:date="2024-10-31T15:11:37Z">
        <w:r>
          <w:rPr>
            <w:rFonts w:cs="Arial" w:ascii="GHEA Grapalat" w:hAnsi="GHEA Grapalat"/>
            <w:sz w:val="22"/>
            <w:szCs w:val="22"/>
            <w:lang w:val="hy-AM"/>
          </w:rPr>
          <w:delText>Այս</w:delText>
        </w:r>
      </w:del>
      <w:del w:id="130" w:author="Unknown Author" w:date="2024-10-31T15:11:37Z">
        <w:r>
          <w:rPr>
            <w:rFonts w:ascii="GHEA Grapalat" w:hAnsi="GHEA Grapalat"/>
            <w:sz w:val="22"/>
            <w:szCs w:val="22"/>
            <w:lang w:val="hy-AM"/>
          </w:rPr>
          <w:delText xml:space="preserve"> </w:delText>
        </w:r>
      </w:del>
      <w:del w:id="131" w:author="Unknown Author" w:date="2024-10-31T15:11:37Z">
        <w:r>
          <w:rPr>
            <w:rFonts w:cs="Arial" w:ascii="GHEA Grapalat" w:hAnsi="GHEA Grapalat"/>
            <w:sz w:val="22"/>
            <w:szCs w:val="22"/>
            <w:lang w:val="hy-AM"/>
          </w:rPr>
          <w:delText>ընտրությունը</w:delText>
        </w:r>
      </w:del>
      <w:del w:id="132" w:author="Unknown Author" w:date="2024-10-31T15:11:37Z">
        <w:r>
          <w:rPr>
            <w:rFonts w:ascii="GHEA Grapalat" w:hAnsi="GHEA Grapalat"/>
            <w:sz w:val="22"/>
            <w:szCs w:val="22"/>
            <w:lang w:val="hy-AM"/>
          </w:rPr>
          <w:delText xml:space="preserve"> </w:delText>
        </w:r>
      </w:del>
      <w:del w:id="133" w:author="Unknown Author" w:date="2024-10-31T15:11:37Z">
        <w:r>
          <w:rPr>
            <w:rFonts w:cs="Arial" w:ascii="GHEA Grapalat" w:hAnsi="GHEA Grapalat"/>
            <w:sz w:val="22"/>
            <w:szCs w:val="22"/>
            <w:lang w:val="hy-AM"/>
          </w:rPr>
          <w:delText>կատարվել</w:delText>
        </w:r>
      </w:del>
      <w:del w:id="134" w:author="Unknown Author" w:date="2024-10-31T15:11:37Z">
        <w:r>
          <w:rPr>
            <w:rFonts w:ascii="GHEA Grapalat" w:hAnsi="GHEA Grapalat"/>
            <w:sz w:val="22"/>
            <w:szCs w:val="22"/>
            <w:lang w:val="hy-AM"/>
          </w:rPr>
          <w:delText xml:space="preserve"> </w:delText>
        </w:r>
      </w:del>
      <w:del w:id="135" w:author="Unknown Author" w:date="2024-10-31T15:11:37Z">
        <w:r>
          <w:rPr>
            <w:rFonts w:cs="Arial" w:ascii="GHEA Grapalat" w:hAnsi="GHEA Grapalat"/>
            <w:sz w:val="22"/>
            <w:szCs w:val="22"/>
            <w:lang w:val="hy-AM"/>
          </w:rPr>
          <w:delText>է</w:delText>
        </w:r>
      </w:del>
      <w:del w:id="136" w:author="Unknown Author" w:date="2024-10-31T15:11:37Z">
        <w:r>
          <w:rPr>
            <w:rFonts w:ascii="GHEA Grapalat" w:hAnsi="GHEA Grapalat"/>
            <w:sz w:val="22"/>
            <w:szCs w:val="22"/>
            <w:lang w:val="hy-AM"/>
          </w:rPr>
          <w:delText xml:space="preserve">, </w:delText>
        </w:r>
      </w:del>
      <w:del w:id="137" w:author="Unknown Author" w:date="2024-10-31T15:11:37Z">
        <w:r>
          <w:rPr>
            <w:rFonts w:cs="Arial" w:ascii="GHEA Grapalat" w:hAnsi="GHEA Grapalat"/>
            <w:sz w:val="22"/>
            <w:szCs w:val="22"/>
            <w:lang w:val="hy-AM"/>
          </w:rPr>
          <w:delText>քանի</w:delText>
        </w:r>
      </w:del>
      <w:del w:id="138" w:author="Unknown Author" w:date="2024-10-31T15:11:37Z">
        <w:r>
          <w:rPr>
            <w:rFonts w:ascii="GHEA Grapalat" w:hAnsi="GHEA Grapalat"/>
            <w:sz w:val="22"/>
            <w:szCs w:val="22"/>
            <w:lang w:val="hy-AM"/>
          </w:rPr>
          <w:delText xml:space="preserve"> </w:delText>
        </w:r>
      </w:del>
      <w:del w:id="139" w:author="Unknown Author" w:date="2024-10-31T15:11:37Z">
        <w:r>
          <w:rPr>
            <w:rFonts w:cs="Arial" w:ascii="GHEA Grapalat" w:hAnsi="GHEA Grapalat"/>
            <w:sz w:val="22"/>
            <w:szCs w:val="22"/>
            <w:lang w:val="hy-AM"/>
          </w:rPr>
          <w:delText>որ</w:delText>
        </w:r>
      </w:del>
      <w:del w:id="140" w:author="Unknown Author" w:date="2024-10-31T15:11:37Z">
        <w:r>
          <w:rPr>
            <w:rFonts w:ascii="GHEA Grapalat" w:hAnsi="GHEA Grapalat"/>
            <w:sz w:val="22"/>
            <w:szCs w:val="22"/>
            <w:lang w:val="hy-AM"/>
          </w:rPr>
          <w:delText xml:space="preserve"> </w:delText>
        </w:r>
      </w:del>
      <w:del w:id="141" w:author="Unknown Author" w:date="2024-10-31T15:11:37Z">
        <w:r>
          <w:rPr>
            <w:rFonts w:cs="Arial" w:ascii="GHEA Grapalat" w:hAnsi="GHEA Grapalat"/>
            <w:sz w:val="22"/>
            <w:szCs w:val="22"/>
            <w:lang w:val="hy-AM"/>
          </w:rPr>
          <w:delText>տվյալների</w:delText>
        </w:r>
      </w:del>
      <w:del w:id="142" w:author="Unknown Author" w:date="2024-10-31T15:11:37Z">
        <w:r>
          <w:rPr>
            <w:rFonts w:ascii="GHEA Grapalat" w:hAnsi="GHEA Grapalat"/>
            <w:sz w:val="22"/>
            <w:szCs w:val="22"/>
            <w:lang w:val="hy-AM"/>
          </w:rPr>
          <w:delText xml:space="preserve"> </w:delText>
        </w:r>
      </w:del>
      <w:del w:id="143" w:author="Unknown Author" w:date="2024-10-31T15:11:37Z">
        <w:r>
          <w:rPr>
            <w:rFonts w:cs="Arial" w:ascii="GHEA Grapalat" w:hAnsi="GHEA Grapalat"/>
            <w:sz w:val="22"/>
            <w:szCs w:val="22"/>
            <w:lang w:val="hy-AM"/>
          </w:rPr>
          <w:delText>բազայում</w:delText>
        </w:r>
      </w:del>
      <w:del w:id="144" w:author="Unknown Author" w:date="2024-10-31T15:11:37Z">
        <w:r>
          <w:rPr>
            <w:rFonts w:ascii="GHEA Grapalat" w:hAnsi="GHEA Grapalat"/>
            <w:sz w:val="22"/>
            <w:szCs w:val="22"/>
            <w:lang w:val="hy-AM"/>
          </w:rPr>
          <w:delText xml:space="preserve"> </w:delText>
        </w:r>
      </w:del>
      <w:del w:id="145" w:author="Unknown Author" w:date="2024-10-31T15:11:37Z">
        <w:r>
          <w:rPr>
            <w:rFonts w:cs="Arial" w:ascii="GHEA Grapalat" w:hAnsi="GHEA Grapalat"/>
            <w:sz w:val="22"/>
            <w:szCs w:val="22"/>
            <w:lang w:val="hy-AM"/>
          </w:rPr>
          <w:delText>որևէ</w:delText>
        </w:r>
      </w:del>
      <w:del w:id="146" w:author="Unknown Author" w:date="2024-10-31T15:11:37Z">
        <w:r>
          <w:rPr>
            <w:rFonts w:ascii="GHEA Grapalat" w:hAnsi="GHEA Grapalat"/>
            <w:sz w:val="22"/>
            <w:szCs w:val="22"/>
            <w:lang w:val="hy-AM"/>
          </w:rPr>
          <w:delText xml:space="preserve"> </w:delText>
        </w:r>
      </w:del>
      <w:del w:id="147" w:author="Unknown Author" w:date="2024-10-31T15:11:37Z">
        <w:r>
          <w:rPr>
            <w:rFonts w:cs="Arial" w:ascii="GHEA Grapalat" w:hAnsi="GHEA Grapalat"/>
            <w:sz w:val="22"/>
            <w:szCs w:val="22"/>
            <w:lang w:val="hy-AM"/>
          </w:rPr>
          <w:delText>ջրօգտագործման</w:delText>
        </w:r>
      </w:del>
      <w:del w:id="148" w:author="Unknown Author" w:date="2024-10-31T15:11:37Z">
        <w:r>
          <w:rPr>
            <w:rFonts w:ascii="GHEA Grapalat" w:hAnsi="GHEA Grapalat"/>
            <w:sz w:val="22"/>
            <w:szCs w:val="22"/>
            <w:lang w:val="hy-AM"/>
          </w:rPr>
          <w:delText xml:space="preserve"> </w:delText>
        </w:r>
      </w:del>
      <w:del w:id="149" w:author="Unknown Author" w:date="2024-10-31T15:11:37Z">
        <w:r>
          <w:rPr>
            <w:rFonts w:cs="Arial" w:ascii="GHEA Grapalat" w:hAnsi="GHEA Grapalat"/>
            <w:sz w:val="22"/>
            <w:szCs w:val="22"/>
            <w:lang w:val="hy-AM"/>
          </w:rPr>
          <w:delText>թույլտվության</w:delText>
        </w:r>
      </w:del>
      <w:del w:id="150" w:author="Unknown Author" w:date="2024-10-31T15:11:37Z">
        <w:r>
          <w:rPr>
            <w:rFonts w:ascii="GHEA Grapalat" w:hAnsi="GHEA Grapalat"/>
            <w:sz w:val="22"/>
            <w:szCs w:val="22"/>
            <w:lang w:val="hy-AM"/>
          </w:rPr>
          <w:delText xml:space="preserve"> </w:delText>
        </w:r>
      </w:del>
      <w:del w:id="151" w:author="Unknown Author" w:date="2024-10-31T15:11:37Z">
        <w:r>
          <w:rPr>
            <w:rFonts w:cs="Arial" w:ascii="GHEA Grapalat" w:hAnsi="GHEA Grapalat"/>
            <w:sz w:val="22"/>
            <w:szCs w:val="22"/>
            <w:lang w:val="hy-AM"/>
          </w:rPr>
          <w:delText>առավելագույն</w:delText>
        </w:r>
      </w:del>
      <w:del w:id="152" w:author="Unknown Author" w:date="2024-10-31T15:11:37Z">
        <w:r>
          <w:rPr>
            <w:rFonts w:ascii="GHEA Grapalat" w:hAnsi="GHEA Grapalat"/>
            <w:sz w:val="22"/>
            <w:szCs w:val="22"/>
            <w:lang w:val="hy-AM"/>
          </w:rPr>
          <w:delText xml:space="preserve"> </w:delText>
        </w:r>
      </w:del>
      <w:del w:id="153" w:author="Unknown Author" w:date="2024-10-31T15:11:37Z">
        <w:r>
          <w:rPr>
            <w:rFonts w:cs="Arial" w:ascii="GHEA Grapalat" w:hAnsi="GHEA Grapalat"/>
            <w:sz w:val="22"/>
            <w:szCs w:val="22"/>
            <w:lang w:val="hy-AM"/>
          </w:rPr>
          <w:delText>հուսալի</w:delText>
        </w:r>
      </w:del>
      <w:del w:id="154" w:author="Unknown Author" w:date="2024-10-31T15:11:37Z">
        <w:r>
          <w:rPr>
            <w:rFonts w:ascii="GHEA Grapalat" w:hAnsi="GHEA Grapalat"/>
            <w:sz w:val="22"/>
            <w:szCs w:val="22"/>
            <w:lang w:val="hy-AM"/>
          </w:rPr>
          <w:delText xml:space="preserve"> </w:delText>
        </w:r>
      </w:del>
      <w:del w:id="155" w:author="Unknown Author" w:date="2024-10-31T15:11:37Z">
        <w:r>
          <w:rPr>
            <w:rFonts w:cs="Arial" w:ascii="GHEA Grapalat" w:hAnsi="GHEA Grapalat"/>
            <w:sz w:val="22"/>
            <w:szCs w:val="22"/>
            <w:lang w:val="hy-AM"/>
          </w:rPr>
          <w:delText>սկզբնական</w:delText>
        </w:r>
      </w:del>
      <w:del w:id="156" w:author="Unknown Author" w:date="2024-10-31T15:11:37Z">
        <w:r>
          <w:rPr>
            <w:rFonts w:ascii="GHEA Grapalat" w:hAnsi="GHEA Grapalat"/>
            <w:sz w:val="22"/>
            <w:szCs w:val="22"/>
            <w:lang w:val="hy-AM"/>
          </w:rPr>
          <w:delText xml:space="preserve"> </w:delText>
        </w:r>
      </w:del>
      <w:del w:id="157" w:author="Unknown Author" w:date="2024-10-31T15:11:37Z">
        <w:r>
          <w:rPr>
            <w:rFonts w:cs="Arial" w:ascii="GHEA Grapalat" w:hAnsi="GHEA Grapalat"/>
            <w:sz w:val="22"/>
            <w:szCs w:val="22"/>
            <w:lang w:val="hy-AM"/>
          </w:rPr>
          <w:delText>ամսաթիվը</w:delText>
        </w:r>
      </w:del>
      <w:del w:id="158" w:author="Unknown Author" w:date="2024-10-31T15:11:37Z">
        <w:r>
          <w:rPr>
            <w:rFonts w:ascii="GHEA Grapalat" w:hAnsi="GHEA Grapalat"/>
            <w:sz w:val="22"/>
            <w:szCs w:val="22"/>
            <w:lang w:val="hy-AM"/>
          </w:rPr>
          <w:delText xml:space="preserve"> 2020 </w:delText>
        </w:r>
      </w:del>
      <w:del w:id="159" w:author="Unknown Author" w:date="2024-10-31T15:11:37Z">
        <w:r>
          <w:rPr>
            <w:rFonts w:cs="Arial" w:ascii="GHEA Grapalat" w:hAnsi="GHEA Grapalat"/>
            <w:sz w:val="22"/>
            <w:szCs w:val="22"/>
            <w:lang w:val="hy-AM"/>
          </w:rPr>
          <w:delText>թվականի</w:delText>
        </w:r>
      </w:del>
      <w:del w:id="160" w:author="Unknown Author" w:date="2024-10-31T15:11:37Z">
        <w:r>
          <w:rPr>
            <w:rFonts w:ascii="GHEA Grapalat" w:hAnsi="GHEA Grapalat"/>
            <w:sz w:val="22"/>
            <w:szCs w:val="22"/>
            <w:lang w:val="hy-AM"/>
          </w:rPr>
          <w:delText xml:space="preserve"> </w:delText>
        </w:r>
      </w:del>
      <w:del w:id="161" w:author="Unknown Author" w:date="2024-10-31T15:11:37Z">
        <w:r>
          <w:rPr>
            <w:rFonts w:cs="Arial" w:ascii="GHEA Grapalat" w:hAnsi="GHEA Grapalat"/>
            <w:sz w:val="22"/>
            <w:szCs w:val="22"/>
            <w:lang w:val="hy-AM"/>
          </w:rPr>
          <w:delText>սկիզբն</w:delText>
        </w:r>
      </w:del>
      <w:del w:id="162" w:author="Unknown Author" w:date="2024-10-31T15:11:37Z">
        <w:r>
          <w:rPr>
            <w:rFonts w:ascii="GHEA Grapalat" w:hAnsi="GHEA Grapalat"/>
            <w:sz w:val="22"/>
            <w:szCs w:val="22"/>
            <w:lang w:val="hy-AM"/>
          </w:rPr>
          <w:delText xml:space="preserve"> </w:delText>
        </w:r>
      </w:del>
      <w:del w:id="163" w:author="Unknown Author" w:date="2024-10-31T15:11:37Z">
        <w:r>
          <w:rPr>
            <w:rFonts w:cs="Arial" w:ascii="GHEA Grapalat" w:hAnsi="GHEA Grapalat"/>
            <w:sz w:val="22"/>
            <w:szCs w:val="22"/>
            <w:lang w:val="hy-AM"/>
          </w:rPr>
          <w:delText>էր</w:delText>
        </w:r>
      </w:del>
      <w:del w:id="164" w:author="Unknown Author" w:date="2024-10-31T15:11:37Z">
        <w:r>
          <w:rPr>
            <w:rFonts w:ascii="GHEA Grapalat" w:hAnsi="GHEA Grapalat"/>
            <w:sz w:val="22"/>
            <w:szCs w:val="22"/>
            <w:lang w:val="hy-AM"/>
          </w:rPr>
          <w:delText xml:space="preserve">, </w:delText>
        </w:r>
      </w:del>
      <w:del w:id="165" w:author="Unknown Author" w:date="2024-10-31T15:11:37Z">
        <w:r>
          <w:rPr>
            <w:rFonts w:cs="Arial" w:ascii="GHEA Grapalat" w:hAnsi="GHEA Grapalat"/>
            <w:sz w:val="22"/>
            <w:szCs w:val="22"/>
            <w:lang w:val="hy-AM"/>
          </w:rPr>
          <w:delText>իսկ</w:delText>
        </w:r>
      </w:del>
      <w:del w:id="166" w:author="Unknown Author" w:date="2024-10-31T15:11:37Z">
        <w:r>
          <w:rPr>
            <w:rFonts w:ascii="GHEA Grapalat" w:hAnsi="GHEA Grapalat"/>
            <w:sz w:val="22"/>
            <w:szCs w:val="22"/>
            <w:lang w:val="hy-AM"/>
          </w:rPr>
          <w:delText xml:space="preserve"> </w:delText>
        </w:r>
      </w:del>
      <w:del w:id="167" w:author="Unknown Author" w:date="2024-10-31T15:11:37Z">
        <w:r>
          <w:rPr>
            <w:rFonts w:cs="Arial" w:ascii="GHEA Grapalat" w:hAnsi="GHEA Grapalat"/>
            <w:sz w:val="22"/>
            <w:szCs w:val="22"/>
            <w:lang w:val="hy-AM"/>
          </w:rPr>
          <w:delText>նվազագույն</w:delText>
        </w:r>
      </w:del>
      <w:del w:id="168" w:author="Unknown Author" w:date="2024-10-31T15:11:37Z">
        <w:r>
          <w:rPr>
            <w:rFonts w:ascii="GHEA Grapalat" w:hAnsi="GHEA Grapalat"/>
            <w:sz w:val="22"/>
            <w:szCs w:val="22"/>
            <w:lang w:val="hy-AM"/>
          </w:rPr>
          <w:delText xml:space="preserve"> </w:delText>
        </w:r>
      </w:del>
      <w:del w:id="169" w:author="Unknown Author" w:date="2024-10-31T15:11:37Z">
        <w:r>
          <w:rPr>
            <w:rFonts w:cs="Arial" w:ascii="GHEA Grapalat" w:hAnsi="GHEA Grapalat"/>
            <w:sz w:val="22"/>
            <w:szCs w:val="22"/>
            <w:lang w:val="hy-AM"/>
          </w:rPr>
          <w:delText>հուսալի</w:delText>
        </w:r>
      </w:del>
      <w:del w:id="170" w:author="Unknown Author" w:date="2024-10-31T15:11:37Z">
        <w:r>
          <w:rPr>
            <w:rFonts w:ascii="GHEA Grapalat" w:hAnsi="GHEA Grapalat"/>
            <w:sz w:val="22"/>
            <w:szCs w:val="22"/>
            <w:lang w:val="hy-AM"/>
          </w:rPr>
          <w:delText xml:space="preserve"> </w:delText>
        </w:r>
      </w:del>
      <w:del w:id="171" w:author="Unknown Author" w:date="2024-10-31T15:11:37Z">
        <w:r>
          <w:rPr>
            <w:rFonts w:cs="Arial" w:ascii="GHEA Grapalat" w:hAnsi="GHEA Grapalat"/>
            <w:sz w:val="22"/>
            <w:szCs w:val="22"/>
            <w:lang w:val="hy-AM"/>
          </w:rPr>
          <w:delText>ավարտման</w:delText>
        </w:r>
      </w:del>
      <w:del w:id="172" w:author="Unknown Author" w:date="2024-10-31T15:11:37Z">
        <w:r>
          <w:rPr>
            <w:rFonts w:ascii="GHEA Grapalat" w:hAnsi="GHEA Grapalat"/>
            <w:sz w:val="22"/>
            <w:szCs w:val="22"/>
            <w:lang w:val="hy-AM"/>
          </w:rPr>
          <w:delText xml:space="preserve"> </w:delText>
        </w:r>
      </w:del>
      <w:del w:id="173" w:author="Unknown Author" w:date="2024-10-31T15:11:37Z">
        <w:r>
          <w:rPr>
            <w:rFonts w:cs="Arial" w:ascii="GHEA Grapalat" w:hAnsi="GHEA Grapalat"/>
            <w:sz w:val="22"/>
            <w:szCs w:val="22"/>
            <w:lang w:val="hy-AM"/>
          </w:rPr>
          <w:delText>ամսաթիվը՝</w:delText>
        </w:r>
      </w:del>
      <w:del w:id="174" w:author="Unknown Author" w:date="2024-10-31T15:11:37Z">
        <w:r>
          <w:rPr>
            <w:rFonts w:ascii="GHEA Grapalat" w:hAnsi="GHEA Grapalat"/>
            <w:sz w:val="22"/>
            <w:szCs w:val="22"/>
            <w:lang w:val="hy-AM"/>
          </w:rPr>
          <w:delText xml:space="preserve"> 2023 </w:delText>
        </w:r>
      </w:del>
      <w:del w:id="175" w:author="Unknown Author" w:date="2024-10-31T15:11:37Z">
        <w:r>
          <w:rPr>
            <w:rFonts w:cs="Arial" w:ascii="GHEA Grapalat" w:hAnsi="GHEA Grapalat"/>
            <w:sz w:val="22"/>
            <w:szCs w:val="22"/>
            <w:lang w:val="hy-AM"/>
          </w:rPr>
          <w:delText>թվականի</w:delText>
        </w:r>
      </w:del>
      <w:del w:id="176" w:author="Unknown Author" w:date="2024-10-31T15:11:37Z">
        <w:r>
          <w:rPr>
            <w:rFonts w:ascii="GHEA Grapalat" w:hAnsi="GHEA Grapalat"/>
            <w:sz w:val="22"/>
            <w:szCs w:val="22"/>
            <w:lang w:val="hy-AM"/>
          </w:rPr>
          <w:delText xml:space="preserve"> </w:delText>
        </w:r>
      </w:del>
      <w:del w:id="177" w:author="Unknown Author" w:date="2024-10-31T15:11:37Z">
        <w:r>
          <w:rPr>
            <w:rFonts w:cs="Arial" w:ascii="GHEA Grapalat" w:hAnsi="GHEA Grapalat"/>
            <w:sz w:val="22"/>
            <w:szCs w:val="22"/>
            <w:lang w:val="hy-AM"/>
          </w:rPr>
          <w:delText>վերջը</w:delText>
        </w:r>
      </w:del>
      <w:del w:id="178" w:author="Unknown Author" w:date="2024-10-31T15:11:37Z">
        <w:r>
          <w:rPr>
            <w:rFonts w:ascii="GHEA Grapalat" w:hAnsi="GHEA Grapalat"/>
            <w:sz w:val="22"/>
            <w:szCs w:val="22"/>
            <w:lang w:val="hy-AM"/>
          </w:rPr>
          <w:delText>:</w:delText>
        </w:r>
      </w:del>
    </w:p>
    <w:p>
      <w:pPr>
        <w:pStyle w:val="BodyText"/>
        <w:spacing w:lineRule="auto" w:line="276" w:before="120" w:after="0"/>
        <w:ind w:hanging="0"/>
        <w:rPr>
          <w:rFonts w:ascii="GHEA Grapalat" w:hAnsi="GHEA Grapalat"/>
          <w:sz w:val="22"/>
          <w:szCs w:val="22"/>
          <w:lang w:val="hy-AM"/>
          <w:del w:id="267" w:author="Unknown Author" w:date="2024-10-31T15:11:37Z"/>
        </w:rPr>
      </w:pPr>
      <w:del w:id="180" w:author="Unknown Author" w:date="2024-10-31T15:11:37Z">
        <w:r>
          <w:rPr>
            <w:rFonts w:ascii="GHEA Grapalat" w:hAnsi="GHEA Grapalat"/>
            <w:sz w:val="22"/>
            <w:szCs w:val="22"/>
            <w:lang w:val="hy-AM"/>
          </w:rPr>
          <w:delText xml:space="preserve">2020 </w:delText>
        </w:r>
      </w:del>
      <w:del w:id="181" w:author="Unknown Author" w:date="2024-10-31T15:11:37Z">
        <w:r>
          <w:rPr>
            <w:rFonts w:cs="Arial" w:ascii="GHEA Grapalat" w:hAnsi="GHEA Grapalat"/>
            <w:sz w:val="22"/>
            <w:szCs w:val="22"/>
            <w:lang w:val="hy-AM"/>
          </w:rPr>
          <w:delText>թվականից</w:delText>
        </w:r>
      </w:del>
      <w:del w:id="182" w:author="Unknown Author" w:date="2024-10-31T15:11:37Z">
        <w:r>
          <w:rPr>
            <w:rFonts w:ascii="GHEA Grapalat" w:hAnsi="GHEA Grapalat"/>
            <w:sz w:val="22"/>
            <w:szCs w:val="22"/>
            <w:lang w:val="hy-AM"/>
          </w:rPr>
          <w:delText xml:space="preserve"> </w:delText>
        </w:r>
      </w:del>
      <w:del w:id="183" w:author="Unknown Author" w:date="2024-10-31T15:11:37Z">
        <w:r>
          <w:rPr>
            <w:rFonts w:cs="Arial" w:ascii="GHEA Grapalat" w:hAnsi="GHEA Grapalat"/>
            <w:sz w:val="22"/>
            <w:szCs w:val="22"/>
            <w:lang w:val="hy-AM"/>
          </w:rPr>
          <w:delText>մինչև</w:delText>
        </w:r>
      </w:del>
      <w:del w:id="184" w:author="Unknown Author" w:date="2024-10-31T15:11:37Z">
        <w:r>
          <w:rPr>
            <w:rFonts w:ascii="GHEA Grapalat" w:hAnsi="GHEA Grapalat"/>
            <w:sz w:val="22"/>
            <w:szCs w:val="22"/>
            <w:lang w:val="hy-AM"/>
          </w:rPr>
          <w:delText xml:space="preserve"> 2023 </w:delText>
        </w:r>
      </w:del>
      <w:del w:id="185" w:author="Unknown Author" w:date="2024-10-31T15:11:37Z">
        <w:r>
          <w:rPr>
            <w:rFonts w:cs="Arial" w:ascii="GHEA Grapalat" w:hAnsi="GHEA Grapalat"/>
            <w:sz w:val="22"/>
            <w:szCs w:val="22"/>
            <w:lang w:val="hy-AM"/>
          </w:rPr>
          <w:delText>թվականի</w:delText>
        </w:r>
      </w:del>
      <w:del w:id="186" w:author="Unknown Author" w:date="2024-10-31T15:11:37Z">
        <w:r>
          <w:rPr>
            <w:rFonts w:ascii="GHEA Grapalat" w:hAnsi="GHEA Grapalat"/>
            <w:sz w:val="22"/>
            <w:szCs w:val="22"/>
            <w:lang w:val="hy-AM"/>
          </w:rPr>
          <w:delText xml:space="preserve"> </w:delText>
        </w:r>
      </w:del>
      <w:del w:id="187" w:author="Unknown Author" w:date="2024-10-31T15:11:37Z">
        <w:r>
          <w:rPr>
            <w:rFonts w:cs="Arial" w:ascii="GHEA Grapalat" w:hAnsi="GHEA Grapalat"/>
            <w:sz w:val="22"/>
            <w:szCs w:val="22"/>
            <w:lang w:val="hy-AM"/>
          </w:rPr>
          <w:delText>վերջն</w:delText>
        </w:r>
      </w:del>
      <w:del w:id="188" w:author="Unknown Author" w:date="2024-10-31T15:11:37Z">
        <w:r>
          <w:rPr>
            <w:rFonts w:ascii="GHEA Grapalat" w:hAnsi="GHEA Grapalat"/>
            <w:sz w:val="22"/>
            <w:szCs w:val="22"/>
            <w:lang w:val="hy-AM"/>
          </w:rPr>
          <w:delText xml:space="preserve"> </w:delText>
        </w:r>
      </w:del>
      <w:del w:id="189" w:author="Unknown Author" w:date="2024-10-31T15:11:37Z">
        <w:r>
          <w:rPr>
            <w:rFonts w:cs="Arial" w:ascii="GHEA Grapalat" w:hAnsi="GHEA Grapalat"/>
            <w:sz w:val="22"/>
            <w:szCs w:val="22"/>
            <w:lang w:val="hy-AM"/>
          </w:rPr>
          <w:delText>ընկած</w:delText>
        </w:r>
      </w:del>
      <w:del w:id="190" w:author="Unknown Author" w:date="2024-10-31T15:11:37Z">
        <w:r>
          <w:rPr>
            <w:rFonts w:ascii="GHEA Grapalat" w:hAnsi="GHEA Grapalat"/>
            <w:sz w:val="22"/>
            <w:szCs w:val="22"/>
            <w:lang w:val="hy-AM"/>
          </w:rPr>
          <w:delText xml:space="preserve"> </w:delText>
        </w:r>
      </w:del>
      <w:del w:id="191" w:author="Unknown Author" w:date="2024-10-31T15:11:37Z">
        <w:r>
          <w:rPr>
            <w:rFonts w:cs="Arial" w:ascii="GHEA Grapalat" w:hAnsi="GHEA Grapalat"/>
            <w:sz w:val="22"/>
            <w:szCs w:val="22"/>
            <w:lang w:val="hy-AM"/>
          </w:rPr>
          <w:delText>ժամանակահատվածն</w:delText>
        </w:r>
      </w:del>
      <w:del w:id="192" w:author="Unknown Author" w:date="2024-10-31T15:11:37Z">
        <w:r>
          <w:rPr>
            <w:rFonts w:ascii="GHEA Grapalat" w:hAnsi="GHEA Grapalat"/>
            <w:sz w:val="22"/>
            <w:szCs w:val="22"/>
            <w:lang w:val="hy-AM"/>
          </w:rPr>
          <w:delText xml:space="preserve"> </w:delText>
        </w:r>
      </w:del>
      <w:del w:id="193" w:author="Unknown Author" w:date="2024-10-31T15:11:37Z">
        <w:r>
          <w:rPr>
            <w:rFonts w:cs="Arial" w:ascii="GHEA Grapalat" w:hAnsi="GHEA Grapalat"/>
            <w:sz w:val="22"/>
            <w:szCs w:val="22"/>
            <w:lang w:val="hy-AM"/>
          </w:rPr>
          <w:delText>ընդգրկելով՝</w:delText>
        </w:r>
      </w:del>
      <w:del w:id="194" w:author="Unknown Author" w:date="2024-10-31T15:11:37Z">
        <w:r>
          <w:rPr>
            <w:rFonts w:ascii="GHEA Grapalat" w:hAnsi="GHEA Grapalat"/>
            <w:sz w:val="22"/>
            <w:szCs w:val="22"/>
            <w:lang w:val="hy-AM"/>
          </w:rPr>
          <w:delText xml:space="preserve"> </w:delText>
        </w:r>
      </w:del>
      <w:del w:id="195" w:author="Unknown Author" w:date="2024-10-31T15:11:37Z">
        <w:r>
          <w:rPr>
            <w:rFonts w:cs="Arial" w:ascii="GHEA Grapalat" w:hAnsi="GHEA Grapalat"/>
            <w:sz w:val="22"/>
            <w:szCs w:val="22"/>
            <w:lang w:val="hy-AM"/>
          </w:rPr>
          <w:delText>ապահովվել</w:delText>
        </w:r>
      </w:del>
      <w:del w:id="196" w:author="Unknown Author" w:date="2024-10-31T15:11:37Z">
        <w:r>
          <w:rPr>
            <w:rFonts w:ascii="GHEA Grapalat" w:hAnsi="GHEA Grapalat"/>
            <w:sz w:val="22"/>
            <w:szCs w:val="22"/>
            <w:lang w:val="hy-AM"/>
          </w:rPr>
          <w:delText xml:space="preserve"> </w:delText>
        </w:r>
      </w:del>
      <w:del w:id="197" w:author="Unknown Author" w:date="2024-10-31T15:11:37Z">
        <w:r>
          <w:rPr>
            <w:rFonts w:cs="Arial" w:ascii="GHEA Grapalat" w:hAnsi="GHEA Grapalat"/>
            <w:sz w:val="22"/>
            <w:szCs w:val="22"/>
            <w:lang w:val="hy-AM"/>
          </w:rPr>
          <w:delText>է</w:delText>
        </w:r>
      </w:del>
      <w:del w:id="198" w:author="Unknown Author" w:date="2024-10-31T15:11:37Z">
        <w:r>
          <w:rPr>
            <w:rFonts w:ascii="GHEA Grapalat" w:hAnsi="GHEA Grapalat"/>
            <w:sz w:val="22"/>
            <w:szCs w:val="22"/>
            <w:lang w:val="hy-AM"/>
          </w:rPr>
          <w:delText xml:space="preserve">, </w:delText>
        </w:r>
      </w:del>
      <w:del w:id="199" w:author="Unknown Author" w:date="2024-10-31T15:11:37Z">
        <w:r>
          <w:rPr>
            <w:rFonts w:cs="Arial" w:ascii="GHEA Grapalat" w:hAnsi="GHEA Grapalat"/>
            <w:sz w:val="22"/>
            <w:szCs w:val="22"/>
            <w:lang w:val="hy-AM"/>
          </w:rPr>
          <w:delText>որ</w:delText>
        </w:r>
      </w:del>
      <w:del w:id="200" w:author="Unknown Author" w:date="2024-10-31T15:11:37Z">
        <w:r>
          <w:rPr>
            <w:rFonts w:ascii="GHEA Grapalat" w:hAnsi="GHEA Grapalat"/>
            <w:sz w:val="22"/>
            <w:szCs w:val="22"/>
            <w:lang w:val="hy-AM"/>
          </w:rPr>
          <w:delText xml:space="preserve"> </w:delText>
        </w:r>
      </w:del>
      <w:del w:id="201" w:author="Unknown Author" w:date="2024-10-31T15:11:37Z">
        <w:r>
          <w:rPr>
            <w:rFonts w:cs="Arial" w:ascii="GHEA Grapalat" w:hAnsi="GHEA Grapalat"/>
            <w:sz w:val="22"/>
            <w:szCs w:val="22"/>
            <w:lang w:val="hy-AM"/>
          </w:rPr>
          <w:delText>վերլուծության</w:delText>
        </w:r>
      </w:del>
      <w:del w:id="202" w:author="Unknown Author" w:date="2024-10-31T15:11:37Z">
        <w:r>
          <w:rPr>
            <w:rFonts w:ascii="GHEA Grapalat" w:hAnsi="GHEA Grapalat"/>
            <w:sz w:val="22"/>
            <w:szCs w:val="22"/>
            <w:lang w:val="hy-AM"/>
          </w:rPr>
          <w:delText xml:space="preserve"> </w:delText>
        </w:r>
      </w:del>
      <w:del w:id="203" w:author="Unknown Author" w:date="2024-10-31T15:11:37Z">
        <w:r>
          <w:rPr>
            <w:rFonts w:cs="Arial" w:ascii="GHEA Grapalat" w:hAnsi="GHEA Grapalat"/>
            <w:sz w:val="22"/>
            <w:szCs w:val="22"/>
            <w:lang w:val="hy-AM"/>
          </w:rPr>
          <w:delText>մեջ</w:delText>
        </w:r>
      </w:del>
      <w:del w:id="204" w:author="Unknown Author" w:date="2024-10-31T15:11:37Z">
        <w:r>
          <w:rPr>
            <w:rFonts w:ascii="GHEA Grapalat" w:hAnsi="GHEA Grapalat"/>
            <w:sz w:val="22"/>
            <w:szCs w:val="22"/>
            <w:lang w:val="hy-AM"/>
          </w:rPr>
          <w:delText xml:space="preserve"> </w:delText>
        </w:r>
      </w:del>
      <w:del w:id="205" w:author="Unknown Author" w:date="2024-10-31T15:11:37Z">
        <w:r>
          <w:rPr>
            <w:rFonts w:cs="Arial" w:ascii="GHEA Grapalat" w:hAnsi="GHEA Grapalat"/>
            <w:sz w:val="22"/>
            <w:szCs w:val="22"/>
            <w:lang w:val="hy-AM"/>
          </w:rPr>
          <w:delText>ներառվեն</w:delText>
        </w:r>
      </w:del>
      <w:del w:id="206" w:author="Unknown Author" w:date="2024-10-31T15:11:37Z">
        <w:r>
          <w:rPr>
            <w:rFonts w:ascii="GHEA Grapalat" w:hAnsi="GHEA Grapalat"/>
            <w:sz w:val="22"/>
            <w:szCs w:val="22"/>
            <w:lang w:val="hy-AM"/>
          </w:rPr>
          <w:delText xml:space="preserve"> </w:delText>
        </w:r>
      </w:del>
      <w:del w:id="207" w:author="Unknown Author" w:date="2024-10-31T15:11:37Z">
        <w:r>
          <w:rPr>
            <w:rFonts w:cs="Arial" w:ascii="GHEA Grapalat" w:hAnsi="GHEA Grapalat"/>
            <w:sz w:val="22"/>
            <w:szCs w:val="22"/>
            <w:lang w:val="hy-AM"/>
          </w:rPr>
          <w:delText>ջրօգտագործման</w:delText>
        </w:r>
      </w:del>
      <w:del w:id="208" w:author="Unknown Author" w:date="2024-10-31T15:11:37Z">
        <w:r>
          <w:rPr>
            <w:rFonts w:ascii="GHEA Grapalat" w:hAnsi="GHEA Grapalat"/>
            <w:sz w:val="22"/>
            <w:szCs w:val="22"/>
            <w:lang w:val="hy-AM"/>
          </w:rPr>
          <w:delText xml:space="preserve"> </w:delText>
        </w:r>
      </w:del>
      <w:del w:id="209" w:author="Unknown Author" w:date="2024-10-31T15:11:37Z">
        <w:r>
          <w:rPr>
            <w:rFonts w:cs="Arial" w:ascii="GHEA Grapalat" w:hAnsi="GHEA Grapalat"/>
            <w:sz w:val="22"/>
            <w:szCs w:val="22"/>
            <w:lang w:val="hy-AM"/>
          </w:rPr>
          <w:delText>թույլտվությունների</w:delText>
        </w:r>
      </w:del>
      <w:del w:id="210" w:author="Unknown Author" w:date="2024-10-31T15:11:37Z">
        <w:r>
          <w:rPr>
            <w:rFonts w:ascii="GHEA Grapalat" w:hAnsi="GHEA Grapalat"/>
            <w:sz w:val="22"/>
            <w:szCs w:val="22"/>
            <w:lang w:val="hy-AM"/>
          </w:rPr>
          <w:delText xml:space="preserve"> </w:delText>
        </w:r>
      </w:del>
      <w:del w:id="211" w:author="Unknown Author" w:date="2024-10-31T15:11:37Z">
        <w:r>
          <w:rPr>
            <w:rFonts w:cs="Arial" w:ascii="GHEA Grapalat" w:hAnsi="GHEA Grapalat"/>
            <w:sz w:val="22"/>
            <w:szCs w:val="22"/>
            <w:lang w:val="hy-AM"/>
          </w:rPr>
          <w:delText>բոլոր</w:delText>
        </w:r>
      </w:del>
      <w:del w:id="212" w:author="Unknown Author" w:date="2024-10-31T15:11:37Z">
        <w:r>
          <w:rPr>
            <w:rFonts w:ascii="GHEA Grapalat" w:hAnsi="GHEA Grapalat"/>
            <w:sz w:val="22"/>
            <w:szCs w:val="22"/>
            <w:lang w:val="hy-AM"/>
          </w:rPr>
          <w:delText xml:space="preserve"> </w:delText>
        </w:r>
      </w:del>
      <w:del w:id="213" w:author="Unknown Author" w:date="2024-10-31T15:11:37Z">
        <w:r>
          <w:rPr>
            <w:rFonts w:cs="Arial" w:ascii="GHEA Grapalat" w:hAnsi="GHEA Grapalat"/>
            <w:sz w:val="22"/>
            <w:szCs w:val="22"/>
            <w:lang w:val="hy-AM"/>
          </w:rPr>
          <w:delText>տվյալները</w:delText>
        </w:r>
      </w:del>
      <w:del w:id="214" w:author="Unknown Author" w:date="2024-10-31T15:11:37Z">
        <w:r>
          <w:rPr>
            <w:rFonts w:ascii="GHEA Grapalat" w:hAnsi="GHEA Grapalat"/>
            <w:sz w:val="22"/>
            <w:szCs w:val="22"/>
            <w:lang w:val="hy-AM"/>
          </w:rPr>
          <w:delText xml:space="preserve">: </w:delText>
        </w:r>
      </w:del>
      <w:del w:id="215" w:author="Unknown Author" w:date="2024-10-31T15:11:37Z">
        <w:r>
          <w:rPr>
            <w:rFonts w:cs="Arial" w:ascii="GHEA Grapalat" w:hAnsi="GHEA Grapalat"/>
            <w:sz w:val="22"/>
            <w:szCs w:val="22"/>
            <w:lang w:val="hy-AM"/>
          </w:rPr>
          <w:delText>Այս</w:delText>
        </w:r>
      </w:del>
      <w:del w:id="216" w:author="Unknown Author" w:date="2024-10-31T15:11:37Z">
        <w:r>
          <w:rPr>
            <w:rFonts w:ascii="GHEA Grapalat" w:hAnsi="GHEA Grapalat"/>
            <w:sz w:val="22"/>
            <w:szCs w:val="22"/>
            <w:lang w:val="hy-AM"/>
          </w:rPr>
          <w:delText xml:space="preserve"> </w:delText>
        </w:r>
      </w:del>
      <w:del w:id="217" w:author="Unknown Author" w:date="2024-10-31T15:11:37Z">
        <w:r>
          <w:rPr>
            <w:rFonts w:cs="Arial" w:ascii="GHEA Grapalat" w:hAnsi="GHEA Grapalat"/>
            <w:sz w:val="22"/>
            <w:szCs w:val="22"/>
            <w:lang w:val="hy-AM"/>
          </w:rPr>
          <w:delText>մոտեցումը</w:delText>
        </w:r>
      </w:del>
      <w:del w:id="218" w:author="Unknown Author" w:date="2024-10-31T15:11:37Z">
        <w:r>
          <w:rPr>
            <w:rFonts w:ascii="GHEA Grapalat" w:hAnsi="GHEA Grapalat"/>
            <w:sz w:val="22"/>
            <w:szCs w:val="22"/>
            <w:lang w:val="hy-AM"/>
          </w:rPr>
          <w:delText xml:space="preserve"> </w:delText>
        </w:r>
      </w:del>
      <w:del w:id="219" w:author="Unknown Author" w:date="2024-10-31T15:11:37Z">
        <w:r>
          <w:rPr>
            <w:rFonts w:cs="Arial" w:ascii="GHEA Grapalat" w:hAnsi="GHEA Grapalat"/>
            <w:sz w:val="22"/>
            <w:szCs w:val="22"/>
            <w:lang w:val="hy-AM"/>
          </w:rPr>
          <w:delText>տրամադրում</w:delText>
        </w:r>
      </w:del>
      <w:del w:id="220" w:author="Unknown Author" w:date="2024-10-31T15:11:37Z">
        <w:r>
          <w:rPr>
            <w:rFonts w:ascii="GHEA Grapalat" w:hAnsi="GHEA Grapalat"/>
            <w:sz w:val="22"/>
            <w:szCs w:val="22"/>
            <w:lang w:val="hy-AM"/>
          </w:rPr>
          <w:delText xml:space="preserve"> </w:delText>
        </w:r>
      </w:del>
      <w:del w:id="221" w:author="Unknown Author" w:date="2024-10-31T15:11:37Z">
        <w:r>
          <w:rPr>
            <w:rFonts w:cs="Arial" w:ascii="GHEA Grapalat" w:hAnsi="GHEA Grapalat"/>
            <w:sz w:val="22"/>
            <w:szCs w:val="22"/>
            <w:lang w:val="hy-AM"/>
          </w:rPr>
          <w:delText>է</w:delText>
        </w:r>
      </w:del>
      <w:del w:id="222" w:author="Unknown Author" w:date="2024-10-31T15:11:37Z">
        <w:r>
          <w:rPr>
            <w:rFonts w:ascii="GHEA Grapalat" w:hAnsi="GHEA Grapalat"/>
            <w:sz w:val="22"/>
            <w:szCs w:val="22"/>
            <w:lang w:val="hy-AM"/>
          </w:rPr>
          <w:delText xml:space="preserve"> </w:delText>
        </w:r>
      </w:del>
      <w:del w:id="223" w:author="Unknown Author" w:date="2024-10-31T15:11:37Z">
        <w:r>
          <w:rPr>
            <w:rFonts w:cs="Arial" w:ascii="GHEA Grapalat" w:hAnsi="GHEA Grapalat"/>
            <w:sz w:val="22"/>
            <w:szCs w:val="22"/>
            <w:lang w:val="hy-AM"/>
          </w:rPr>
          <w:delText>ամբողջական</w:delText>
        </w:r>
      </w:del>
      <w:del w:id="224" w:author="Unknown Author" w:date="2024-10-31T15:11:37Z">
        <w:r>
          <w:rPr>
            <w:rFonts w:ascii="GHEA Grapalat" w:hAnsi="GHEA Grapalat"/>
            <w:sz w:val="22"/>
            <w:szCs w:val="22"/>
            <w:lang w:val="hy-AM"/>
          </w:rPr>
          <w:delText xml:space="preserve"> </w:delText>
        </w:r>
      </w:del>
      <w:del w:id="225" w:author="Unknown Author" w:date="2024-10-31T15:11:37Z">
        <w:r>
          <w:rPr>
            <w:rFonts w:cs="Arial" w:ascii="GHEA Grapalat" w:hAnsi="GHEA Grapalat"/>
            <w:sz w:val="22"/>
            <w:szCs w:val="22"/>
            <w:lang w:val="hy-AM"/>
          </w:rPr>
          <w:delText>և</w:delText>
        </w:r>
      </w:del>
      <w:del w:id="226" w:author="Unknown Author" w:date="2024-10-31T15:11:37Z">
        <w:r>
          <w:rPr>
            <w:rFonts w:ascii="GHEA Grapalat" w:hAnsi="GHEA Grapalat"/>
            <w:sz w:val="22"/>
            <w:szCs w:val="22"/>
            <w:lang w:val="hy-AM"/>
          </w:rPr>
          <w:delText xml:space="preserve"> </w:delText>
        </w:r>
      </w:del>
      <w:del w:id="227" w:author="Unknown Author" w:date="2024-10-31T15:11:37Z">
        <w:r>
          <w:rPr>
            <w:rFonts w:cs="Arial" w:ascii="GHEA Grapalat" w:hAnsi="GHEA Grapalat"/>
            <w:sz w:val="22"/>
            <w:szCs w:val="22"/>
            <w:lang w:val="hy-AM"/>
          </w:rPr>
          <w:delText>հետևողական</w:delText>
        </w:r>
      </w:del>
      <w:del w:id="228" w:author="Unknown Author" w:date="2024-10-31T15:11:37Z">
        <w:r>
          <w:rPr>
            <w:rFonts w:ascii="GHEA Grapalat" w:hAnsi="GHEA Grapalat"/>
            <w:sz w:val="22"/>
            <w:szCs w:val="22"/>
            <w:lang w:val="hy-AM"/>
          </w:rPr>
          <w:delText xml:space="preserve"> </w:delText>
        </w:r>
      </w:del>
      <w:del w:id="229" w:author="Unknown Author" w:date="2024-10-31T15:11:37Z">
        <w:r>
          <w:rPr>
            <w:rFonts w:cs="Arial" w:ascii="GHEA Grapalat" w:hAnsi="GHEA Grapalat"/>
            <w:sz w:val="22"/>
            <w:szCs w:val="22"/>
            <w:lang w:val="hy-AM"/>
          </w:rPr>
          <w:delText>տվյալների</w:delText>
        </w:r>
      </w:del>
      <w:del w:id="230" w:author="Unknown Author" w:date="2024-10-31T15:11:37Z">
        <w:r>
          <w:rPr>
            <w:rFonts w:ascii="GHEA Grapalat" w:hAnsi="GHEA Grapalat"/>
            <w:sz w:val="22"/>
            <w:szCs w:val="22"/>
            <w:lang w:val="hy-AM"/>
          </w:rPr>
          <w:delText xml:space="preserve"> </w:delText>
        </w:r>
      </w:del>
      <w:del w:id="231" w:author="Unknown Author" w:date="2024-10-31T15:11:37Z">
        <w:r>
          <w:rPr>
            <w:rFonts w:cs="Arial" w:ascii="GHEA Grapalat" w:hAnsi="GHEA Grapalat"/>
            <w:sz w:val="22"/>
            <w:szCs w:val="22"/>
            <w:lang w:val="hy-AM"/>
          </w:rPr>
          <w:delText>հավաքածու</w:delText>
        </w:r>
      </w:del>
      <w:del w:id="232" w:author="Unknown Author" w:date="2024-10-31T15:11:37Z">
        <w:r>
          <w:rPr>
            <w:rFonts w:ascii="GHEA Grapalat" w:hAnsi="GHEA Grapalat"/>
            <w:sz w:val="22"/>
            <w:szCs w:val="22"/>
            <w:lang w:val="hy-AM"/>
          </w:rPr>
          <w:delText xml:space="preserve"> </w:delText>
        </w:r>
      </w:del>
      <w:del w:id="233" w:author="Unknown Author" w:date="2024-10-31T15:11:37Z">
        <w:r>
          <w:rPr>
            <w:rFonts w:cs="Arial" w:ascii="GHEA Grapalat" w:hAnsi="GHEA Grapalat"/>
            <w:sz w:val="22"/>
            <w:szCs w:val="22"/>
            <w:lang w:val="hy-AM"/>
          </w:rPr>
          <w:delText>նշված</w:delText>
        </w:r>
      </w:del>
      <w:del w:id="234" w:author="Unknown Author" w:date="2024-10-31T15:11:37Z">
        <w:r>
          <w:rPr>
            <w:rFonts w:ascii="GHEA Grapalat" w:hAnsi="GHEA Grapalat"/>
            <w:sz w:val="22"/>
            <w:szCs w:val="22"/>
            <w:lang w:val="hy-AM"/>
          </w:rPr>
          <w:delText xml:space="preserve"> </w:delText>
        </w:r>
      </w:del>
      <w:del w:id="235" w:author="Unknown Author" w:date="2024-10-31T15:11:37Z">
        <w:r>
          <w:rPr>
            <w:rFonts w:cs="Arial" w:ascii="GHEA Grapalat" w:hAnsi="GHEA Grapalat"/>
            <w:sz w:val="22"/>
            <w:szCs w:val="22"/>
            <w:lang w:val="hy-AM"/>
          </w:rPr>
          <w:delText>տարիների</w:delText>
        </w:r>
      </w:del>
      <w:del w:id="236" w:author="Unknown Author" w:date="2024-10-31T15:11:37Z">
        <w:r>
          <w:rPr>
            <w:rFonts w:ascii="GHEA Grapalat" w:hAnsi="GHEA Grapalat"/>
            <w:sz w:val="22"/>
            <w:szCs w:val="22"/>
            <w:lang w:val="hy-AM"/>
          </w:rPr>
          <w:delText xml:space="preserve"> </w:delText>
        </w:r>
      </w:del>
      <w:del w:id="237" w:author="Unknown Author" w:date="2024-10-31T15:11:37Z">
        <w:r>
          <w:rPr>
            <w:rFonts w:cs="Arial" w:ascii="GHEA Grapalat" w:hAnsi="GHEA Grapalat"/>
            <w:sz w:val="22"/>
            <w:szCs w:val="22"/>
            <w:lang w:val="hy-AM"/>
          </w:rPr>
          <w:delText>ընթացքում</w:delText>
        </w:r>
      </w:del>
      <w:del w:id="238" w:author="Unknown Author" w:date="2024-10-31T15:11:37Z">
        <w:r>
          <w:rPr>
            <w:rFonts w:ascii="GHEA Grapalat" w:hAnsi="GHEA Grapalat"/>
            <w:sz w:val="22"/>
            <w:szCs w:val="22"/>
            <w:lang w:val="hy-AM"/>
          </w:rPr>
          <w:delText xml:space="preserve"> </w:delText>
        </w:r>
      </w:del>
      <w:del w:id="239" w:author="Unknown Author" w:date="2024-10-31T15:11:37Z">
        <w:r>
          <w:rPr>
            <w:rFonts w:cs="Arial" w:ascii="GHEA Grapalat" w:hAnsi="GHEA Grapalat"/>
            <w:sz w:val="22"/>
            <w:szCs w:val="22"/>
            <w:lang w:val="hy-AM"/>
          </w:rPr>
          <w:delText>տարեկան</w:delText>
        </w:r>
      </w:del>
      <w:del w:id="240" w:author="Unknown Author" w:date="2024-10-31T15:11:37Z">
        <w:r>
          <w:rPr>
            <w:rFonts w:ascii="GHEA Grapalat" w:hAnsi="GHEA Grapalat"/>
            <w:sz w:val="22"/>
            <w:szCs w:val="22"/>
            <w:lang w:val="hy-AM"/>
          </w:rPr>
          <w:delText xml:space="preserve"> </w:delText>
        </w:r>
      </w:del>
      <w:del w:id="241" w:author="Unknown Author" w:date="2024-10-31T15:11:37Z">
        <w:r>
          <w:rPr>
            <w:rFonts w:cs="Arial" w:ascii="GHEA Grapalat" w:hAnsi="GHEA Grapalat"/>
            <w:sz w:val="22"/>
            <w:szCs w:val="22"/>
            <w:lang w:val="hy-AM"/>
          </w:rPr>
          <w:delText>ջրօգտագործման</w:delText>
        </w:r>
      </w:del>
      <w:del w:id="242" w:author="Unknown Author" w:date="2024-10-31T15:11:37Z">
        <w:r>
          <w:rPr>
            <w:rFonts w:ascii="GHEA Grapalat" w:hAnsi="GHEA Grapalat"/>
            <w:sz w:val="22"/>
            <w:szCs w:val="22"/>
            <w:lang w:val="hy-AM"/>
          </w:rPr>
          <w:delText xml:space="preserve"> </w:delText>
        </w:r>
      </w:del>
      <w:del w:id="243" w:author="Unknown Author" w:date="2024-10-31T15:11:37Z">
        <w:r>
          <w:rPr>
            <w:rFonts w:cs="Arial" w:ascii="GHEA Grapalat" w:hAnsi="GHEA Grapalat"/>
            <w:sz w:val="22"/>
            <w:szCs w:val="22"/>
            <w:lang w:val="hy-AM"/>
          </w:rPr>
          <w:delText>գնահատման</w:delText>
        </w:r>
      </w:del>
      <w:del w:id="244" w:author="Unknown Author" w:date="2024-10-31T15:11:37Z">
        <w:r>
          <w:rPr>
            <w:rFonts w:ascii="GHEA Grapalat" w:hAnsi="GHEA Grapalat"/>
            <w:sz w:val="22"/>
            <w:szCs w:val="22"/>
            <w:lang w:val="hy-AM"/>
          </w:rPr>
          <w:delText xml:space="preserve"> </w:delText>
        </w:r>
      </w:del>
      <w:del w:id="245" w:author="Unknown Author" w:date="2024-10-31T15:11:37Z">
        <w:r>
          <w:rPr>
            <w:rFonts w:cs="Arial" w:ascii="GHEA Grapalat" w:hAnsi="GHEA Grapalat"/>
            <w:sz w:val="22"/>
            <w:szCs w:val="22"/>
            <w:lang w:val="hy-AM"/>
          </w:rPr>
          <w:delText>համար</w:delText>
        </w:r>
      </w:del>
      <w:del w:id="246" w:author="Unknown Author" w:date="2024-10-31T15:11:37Z">
        <w:r>
          <w:rPr>
            <w:rFonts w:ascii="GHEA Grapalat" w:hAnsi="GHEA Grapalat"/>
            <w:sz w:val="22"/>
            <w:szCs w:val="22"/>
            <w:lang w:val="hy-AM"/>
          </w:rPr>
          <w:delText xml:space="preserve">, </w:delText>
        </w:r>
      </w:del>
      <w:del w:id="247" w:author="Unknown Author" w:date="2024-10-31T15:11:37Z">
        <w:r>
          <w:rPr>
            <w:rFonts w:cs="Arial" w:ascii="GHEA Grapalat" w:hAnsi="GHEA Grapalat"/>
            <w:sz w:val="22"/>
            <w:szCs w:val="22"/>
            <w:lang w:val="hy-AM"/>
          </w:rPr>
          <w:delText>ինչը</w:delText>
        </w:r>
      </w:del>
      <w:del w:id="248" w:author="Unknown Author" w:date="2024-10-31T15:11:37Z">
        <w:r>
          <w:rPr>
            <w:rFonts w:ascii="GHEA Grapalat" w:hAnsi="GHEA Grapalat"/>
            <w:sz w:val="22"/>
            <w:szCs w:val="22"/>
            <w:lang w:val="hy-AM"/>
          </w:rPr>
          <w:delText xml:space="preserve"> </w:delText>
        </w:r>
      </w:del>
      <w:del w:id="249" w:author="Unknown Author" w:date="2024-10-31T15:11:37Z">
        <w:r>
          <w:rPr>
            <w:rFonts w:cs="Arial" w:ascii="GHEA Grapalat" w:hAnsi="GHEA Grapalat"/>
            <w:sz w:val="22"/>
            <w:szCs w:val="22"/>
            <w:lang w:val="hy-AM"/>
          </w:rPr>
          <w:delText>թույլ</w:delText>
        </w:r>
      </w:del>
      <w:del w:id="250" w:author="Unknown Author" w:date="2024-10-31T15:11:37Z">
        <w:r>
          <w:rPr>
            <w:rFonts w:ascii="GHEA Grapalat" w:hAnsi="GHEA Grapalat"/>
            <w:sz w:val="22"/>
            <w:szCs w:val="22"/>
            <w:lang w:val="hy-AM"/>
          </w:rPr>
          <w:delText xml:space="preserve"> </w:delText>
        </w:r>
      </w:del>
      <w:del w:id="251" w:author="Unknown Author" w:date="2024-10-31T15:11:37Z">
        <w:r>
          <w:rPr>
            <w:rFonts w:cs="Arial" w:ascii="GHEA Grapalat" w:hAnsi="GHEA Grapalat"/>
            <w:sz w:val="22"/>
            <w:szCs w:val="22"/>
            <w:lang w:val="hy-AM"/>
          </w:rPr>
          <w:delText>է</w:delText>
        </w:r>
      </w:del>
      <w:del w:id="252" w:author="Unknown Author" w:date="2024-10-31T15:11:37Z">
        <w:r>
          <w:rPr>
            <w:rFonts w:ascii="GHEA Grapalat" w:hAnsi="GHEA Grapalat"/>
            <w:sz w:val="22"/>
            <w:szCs w:val="22"/>
            <w:lang w:val="hy-AM"/>
          </w:rPr>
          <w:delText xml:space="preserve"> </w:delText>
        </w:r>
      </w:del>
      <w:del w:id="253" w:author="Unknown Author" w:date="2024-10-31T15:11:37Z">
        <w:r>
          <w:rPr>
            <w:rFonts w:cs="Arial" w:ascii="GHEA Grapalat" w:hAnsi="GHEA Grapalat"/>
            <w:sz w:val="22"/>
            <w:szCs w:val="22"/>
            <w:lang w:val="hy-AM"/>
          </w:rPr>
          <w:delText>տալիս</w:delText>
        </w:r>
      </w:del>
      <w:del w:id="254" w:author="Unknown Author" w:date="2024-10-31T15:11:37Z">
        <w:r>
          <w:rPr>
            <w:rFonts w:ascii="GHEA Grapalat" w:hAnsi="GHEA Grapalat"/>
            <w:sz w:val="22"/>
            <w:szCs w:val="22"/>
            <w:lang w:val="hy-AM"/>
          </w:rPr>
          <w:delText xml:space="preserve"> </w:delText>
        </w:r>
      </w:del>
      <w:del w:id="255" w:author="Unknown Author" w:date="2024-10-31T15:11:37Z">
        <w:r>
          <w:rPr>
            <w:rFonts w:cs="Arial" w:ascii="GHEA Grapalat" w:hAnsi="GHEA Grapalat"/>
            <w:sz w:val="22"/>
            <w:szCs w:val="22"/>
            <w:lang w:val="hy-AM"/>
          </w:rPr>
          <w:delText>մանրակրկիտ</w:delText>
        </w:r>
      </w:del>
      <w:del w:id="256" w:author="Unknown Author" w:date="2024-10-31T15:11:37Z">
        <w:r>
          <w:rPr>
            <w:rFonts w:ascii="GHEA Grapalat" w:hAnsi="GHEA Grapalat"/>
            <w:sz w:val="22"/>
            <w:szCs w:val="22"/>
            <w:lang w:val="hy-AM"/>
          </w:rPr>
          <w:delText xml:space="preserve"> </w:delText>
        </w:r>
      </w:del>
      <w:del w:id="257" w:author="Unknown Author" w:date="2024-10-31T15:11:37Z">
        <w:r>
          <w:rPr>
            <w:rFonts w:cs="Arial" w:ascii="GHEA Grapalat" w:hAnsi="GHEA Grapalat"/>
            <w:sz w:val="22"/>
            <w:szCs w:val="22"/>
            <w:lang w:val="hy-AM"/>
          </w:rPr>
          <w:delText>գնահատել</w:delText>
        </w:r>
      </w:del>
      <w:del w:id="258" w:author="Unknown Author" w:date="2024-10-31T15:11:37Z">
        <w:r>
          <w:rPr>
            <w:rFonts w:ascii="GHEA Grapalat" w:hAnsi="GHEA Grapalat"/>
            <w:sz w:val="22"/>
            <w:szCs w:val="22"/>
            <w:lang w:val="hy-AM"/>
          </w:rPr>
          <w:delText xml:space="preserve"> </w:delText>
        </w:r>
      </w:del>
      <w:del w:id="259" w:author="Unknown Author" w:date="2024-10-31T15:11:37Z">
        <w:r>
          <w:rPr>
            <w:rFonts w:cs="Arial" w:ascii="GHEA Grapalat" w:hAnsi="GHEA Grapalat"/>
            <w:sz w:val="22"/>
            <w:szCs w:val="22"/>
            <w:lang w:val="hy-AM"/>
          </w:rPr>
          <w:delText>Արարատյան</w:delText>
        </w:r>
      </w:del>
      <w:del w:id="260" w:author="Unknown Author" w:date="2024-10-31T15:11:37Z">
        <w:r>
          <w:rPr>
            <w:rFonts w:ascii="GHEA Grapalat" w:hAnsi="GHEA Grapalat"/>
            <w:sz w:val="22"/>
            <w:szCs w:val="22"/>
            <w:lang w:val="hy-AM"/>
          </w:rPr>
          <w:delText xml:space="preserve"> ՋԿՏ-ում </w:delText>
        </w:r>
      </w:del>
      <w:del w:id="261" w:author="Unknown Author" w:date="2024-10-31T15:11:37Z">
        <w:r>
          <w:rPr>
            <w:rFonts w:cs="Arial" w:ascii="GHEA Grapalat" w:hAnsi="GHEA Grapalat"/>
            <w:sz w:val="22"/>
            <w:szCs w:val="22"/>
            <w:lang w:val="hy-AM"/>
          </w:rPr>
          <w:delText>ջրի</w:delText>
        </w:r>
      </w:del>
      <w:del w:id="262" w:author="Unknown Author" w:date="2024-10-31T15:11:37Z">
        <w:r>
          <w:rPr>
            <w:rFonts w:ascii="GHEA Grapalat" w:hAnsi="GHEA Grapalat"/>
            <w:sz w:val="22"/>
            <w:szCs w:val="22"/>
            <w:lang w:val="hy-AM"/>
          </w:rPr>
          <w:delText xml:space="preserve"> </w:delText>
        </w:r>
      </w:del>
      <w:del w:id="263" w:author="Unknown Author" w:date="2024-10-31T15:11:37Z">
        <w:r>
          <w:rPr>
            <w:rFonts w:cs="Arial" w:ascii="GHEA Grapalat" w:hAnsi="GHEA Grapalat"/>
            <w:sz w:val="22"/>
            <w:szCs w:val="22"/>
            <w:lang w:val="hy-AM"/>
          </w:rPr>
          <w:delText>սպառման</w:delText>
        </w:r>
      </w:del>
      <w:del w:id="264" w:author="Unknown Author" w:date="2024-10-31T15:11:37Z">
        <w:r>
          <w:rPr>
            <w:rFonts w:ascii="GHEA Grapalat" w:hAnsi="GHEA Grapalat"/>
            <w:sz w:val="22"/>
            <w:szCs w:val="22"/>
            <w:lang w:val="hy-AM"/>
          </w:rPr>
          <w:delText xml:space="preserve"> </w:delText>
        </w:r>
      </w:del>
      <w:del w:id="265" w:author="Unknown Author" w:date="2024-10-31T15:11:37Z">
        <w:r>
          <w:rPr>
            <w:rFonts w:cs="Arial" w:ascii="GHEA Grapalat" w:hAnsi="GHEA Grapalat"/>
            <w:sz w:val="22"/>
            <w:szCs w:val="22"/>
            <w:lang w:val="hy-AM"/>
          </w:rPr>
          <w:delText>օրինաչափությունները</w:delText>
        </w:r>
      </w:del>
      <w:del w:id="266" w:author="Unknown Author" w:date="2024-10-31T15:11:37Z">
        <w:r>
          <w:rPr>
            <w:rFonts w:ascii="GHEA Grapalat" w:hAnsi="GHEA Grapalat"/>
            <w:sz w:val="22"/>
            <w:szCs w:val="22"/>
            <w:lang w:val="hy-AM"/>
          </w:rPr>
          <w:delText>:</w:delText>
        </w:r>
      </w:del>
    </w:p>
    <w:p>
      <w:pPr>
        <w:pStyle w:val="BodyText"/>
        <w:spacing w:lineRule="auto" w:line="276" w:before="120" w:after="0"/>
        <w:ind w:hanging="0"/>
        <w:rPr>
          <w:rFonts w:ascii="GHEA Grapalat" w:hAnsi="GHEA Grapalat"/>
          <w:sz w:val="22"/>
          <w:szCs w:val="22"/>
          <w:lang w:val="hy-AM"/>
          <w:ins w:id="363" w:author="Unknown Author" w:date="2024-10-31T15:11:51Z"/>
        </w:rPr>
      </w:pPr>
      <w:del w:id="268" w:author="Unknown Author" w:date="2024-10-31T15:11:37Z">
        <w:r>
          <w:rPr>
            <w:rFonts w:cs="Arial" w:ascii="GHEA Grapalat" w:hAnsi="GHEA Grapalat"/>
            <w:sz w:val="22"/>
            <w:szCs w:val="22"/>
            <w:lang w:val="hy-AM"/>
          </w:rPr>
          <w:delText>Վերը</w:delText>
        </w:r>
      </w:del>
      <w:del w:id="269" w:author="Unknown Author" w:date="2024-10-31T15:11:37Z">
        <w:r>
          <w:rPr>
            <w:rFonts w:ascii="GHEA Grapalat" w:hAnsi="GHEA Grapalat"/>
            <w:sz w:val="22"/>
            <w:szCs w:val="22"/>
            <w:lang w:val="hy-AM"/>
          </w:rPr>
          <w:delText xml:space="preserve"> </w:delText>
        </w:r>
      </w:del>
      <w:del w:id="270" w:author="Unknown Author" w:date="2024-10-31T15:11:37Z">
        <w:r>
          <w:rPr>
            <w:rFonts w:cs="Arial" w:ascii="GHEA Grapalat" w:hAnsi="GHEA Grapalat"/>
            <w:sz w:val="22"/>
            <w:szCs w:val="22"/>
            <w:lang w:val="hy-AM"/>
          </w:rPr>
          <w:delText>նկարագրված</w:delText>
        </w:r>
      </w:del>
      <w:del w:id="271" w:author="Unknown Author" w:date="2024-10-31T15:11:37Z">
        <w:r>
          <w:rPr>
            <w:rFonts w:ascii="GHEA Grapalat" w:hAnsi="GHEA Grapalat"/>
            <w:sz w:val="22"/>
            <w:szCs w:val="22"/>
            <w:lang w:val="hy-AM"/>
          </w:rPr>
          <w:delText xml:space="preserve"> </w:delText>
        </w:r>
      </w:del>
      <w:del w:id="272" w:author="Unknown Author" w:date="2024-10-31T15:11:37Z">
        <w:r>
          <w:rPr>
            <w:rFonts w:cs="Arial" w:ascii="GHEA Grapalat" w:hAnsi="GHEA Grapalat"/>
            <w:sz w:val="22"/>
            <w:szCs w:val="22"/>
            <w:lang w:val="hy-AM"/>
          </w:rPr>
          <w:delText>մեթոդաբանությունը</w:delText>
        </w:r>
      </w:del>
      <w:del w:id="273" w:author="Unknown Author" w:date="2024-10-31T15:11:37Z">
        <w:r>
          <w:rPr>
            <w:rFonts w:ascii="GHEA Grapalat" w:hAnsi="GHEA Grapalat"/>
            <w:sz w:val="22"/>
            <w:szCs w:val="22"/>
            <w:lang w:val="hy-AM"/>
          </w:rPr>
          <w:delText xml:space="preserve"> </w:delText>
        </w:r>
      </w:del>
      <w:del w:id="274" w:author="Unknown Author" w:date="2024-10-31T15:11:37Z">
        <w:r>
          <w:rPr>
            <w:rFonts w:cs="Arial" w:ascii="GHEA Grapalat" w:hAnsi="GHEA Grapalat"/>
            <w:sz w:val="22"/>
            <w:szCs w:val="22"/>
            <w:lang w:val="hy-AM"/>
          </w:rPr>
          <w:delText>և</w:delText>
        </w:r>
      </w:del>
      <w:del w:id="275" w:author="Unknown Author" w:date="2024-10-31T15:11:37Z">
        <w:r>
          <w:rPr>
            <w:rFonts w:ascii="GHEA Grapalat" w:hAnsi="GHEA Grapalat"/>
            <w:sz w:val="22"/>
            <w:szCs w:val="22"/>
            <w:lang w:val="hy-AM"/>
          </w:rPr>
          <w:delText xml:space="preserve"> </w:delText>
        </w:r>
      </w:del>
      <w:del w:id="276" w:author="Unknown Author" w:date="2024-10-31T15:11:37Z">
        <w:r>
          <w:rPr>
            <w:rFonts w:cs="Arial" w:ascii="GHEA Grapalat" w:hAnsi="GHEA Grapalat"/>
            <w:sz w:val="22"/>
            <w:szCs w:val="22"/>
            <w:lang w:val="hy-AM"/>
          </w:rPr>
          <w:delText>ժամանակահատվածի</w:delText>
        </w:r>
      </w:del>
      <w:del w:id="277" w:author="Unknown Author" w:date="2024-10-31T15:11:37Z">
        <w:r>
          <w:rPr>
            <w:rFonts w:ascii="GHEA Grapalat" w:hAnsi="GHEA Grapalat"/>
            <w:sz w:val="22"/>
            <w:szCs w:val="22"/>
            <w:lang w:val="hy-AM"/>
          </w:rPr>
          <w:delText xml:space="preserve"> </w:delText>
        </w:r>
      </w:del>
      <w:del w:id="278" w:author="Unknown Author" w:date="2024-10-31T15:11:37Z">
        <w:r>
          <w:rPr>
            <w:rFonts w:cs="Arial" w:ascii="GHEA Grapalat" w:hAnsi="GHEA Grapalat"/>
            <w:sz w:val="22"/>
            <w:szCs w:val="22"/>
            <w:lang w:val="hy-AM"/>
          </w:rPr>
          <w:delText>ընտրությունը</w:delText>
        </w:r>
      </w:del>
      <w:del w:id="279" w:author="Unknown Author" w:date="2024-10-31T15:11:37Z">
        <w:r>
          <w:rPr>
            <w:rFonts w:ascii="GHEA Grapalat" w:hAnsi="GHEA Grapalat"/>
            <w:sz w:val="22"/>
            <w:szCs w:val="22"/>
            <w:lang w:val="hy-AM"/>
          </w:rPr>
          <w:delText xml:space="preserve"> </w:delText>
        </w:r>
      </w:del>
      <w:del w:id="280" w:author="Unknown Author" w:date="2024-10-31T15:11:37Z">
        <w:r>
          <w:rPr>
            <w:rFonts w:cs="Arial" w:ascii="GHEA Grapalat" w:hAnsi="GHEA Grapalat"/>
            <w:sz w:val="22"/>
            <w:szCs w:val="22"/>
            <w:lang w:val="hy-AM"/>
          </w:rPr>
          <w:delText>հիմք</w:delText>
        </w:r>
      </w:del>
      <w:del w:id="281" w:author="Unknown Author" w:date="2024-10-31T15:11:37Z">
        <w:r>
          <w:rPr>
            <w:rFonts w:ascii="GHEA Grapalat" w:hAnsi="GHEA Grapalat"/>
            <w:sz w:val="22"/>
            <w:szCs w:val="22"/>
            <w:lang w:val="hy-AM"/>
          </w:rPr>
          <w:delText xml:space="preserve"> </w:delText>
        </w:r>
      </w:del>
      <w:del w:id="282" w:author="Unknown Author" w:date="2024-10-31T15:11:37Z">
        <w:r>
          <w:rPr>
            <w:rFonts w:cs="Arial" w:ascii="GHEA Grapalat" w:hAnsi="GHEA Grapalat"/>
            <w:sz w:val="22"/>
            <w:szCs w:val="22"/>
            <w:lang w:val="hy-AM"/>
          </w:rPr>
          <w:delText>են</w:delText>
        </w:r>
      </w:del>
      <w:del w:id="283" w:author="Unknown Author" w:date="2024-10-31T15:11:37Z">
        <w:r>
          <w:rPr>
            <w:rFonts w:ascii="GHEA Grapalat" w:hAnsi="GHEA Grapalat"/>
            <w:sz w:val="22"/>
            <w:szCs w:val="22"/>
            <w:lang w:val="hy-AM"/>
          </w:rPr>
          <w:delText xml:space="preserve"> </w:delText>
        </w:r>
      </w:del>
      <w:del w:id="284" w:author="Unknown Author" w:date="2024-10-31T15:11:37Z">
        <w:r>
          <w:rPr>
            <w:rFonts w:cs="Arial" w:ascii="GHEA Grapalat" w:hAnsi="GHEA Grapalat"/>
            <w:sz w:val="22"/>
            <w:szCs w:val="22"/>
            <w:lang w:val="hy-AM"/>
          </w:rPr>
          <w:delText>հանդիսանում</w:delText>
        </w:r>
      </w:del>
      <w:del w:id="285" w:author="Unknown Author" w:date="2024-10-31T15:11:37Z">
        <w:r>
          <w:rPr>
            <w:rFonts w:ascii="GHEA Grapalat" w:hAnsi="GHEA Grapalat"/>
            <w:sz w:val="22"/>
            <w:szCs w:val="22"/>
            <w:lang w:val="hy-AM"/>
          </w:rPr>
          <w:delText xml:space="preserve"> </w:delText>
        </w:r>
      </w:del>
      <w:del w:id="286" w:author="Unknown Author" w:date="2024-10-31T15:11:37Z">
        <w:r>
          <w:rPr>
            <w:rFonts w:cs="Arial" w:ascii="GHEA Grapalat" w:hAnsi="GHEA Grapalat"/>
            <w:sz w:val="22"/>
            <w:szCs w:val="22"/>
            <w:lang w:val="hy-AM"/>
          </w:rPr>
          <w:delText>Արարատյան</w:delText>
        </w:r>
      </w:del>
      <w:del w:id="287" w:author="Unknown Author" w:date="2024-10-31T15:11:37Z">
        <w:r>
          <w:rPr>
            <w:rFonts w:ascii="GHEA Grapalat" w:hAnsi="GHEA Grapalat"/>
            <w:sz w:val="22"/>
            <w:szCs w:val="22"/>
            <w:lang w:val="hy-AM"/>
          </w:rPr>
          <w:delText xml:space="preserve"> ՋԿՏ-ում </w:delText>
        </w:r>
      </w:del>
      <w:del w:id="288" w:author="Unknown Author" w:date="2024-10-31T15:11:37Z">
        <w:r>
          <w:rPr>
            <w:rFonts w:cs="Arial" w:ascii="GHEA Grapalat" w:hAnsi="GHEA Grapalat"/>
            <w:sz w:val="22"/>
            <w:szCs w:val="22"/>
            <w:lang w:val="hy-AM"/>
          </w:rPr>
          <w:delText>ջրօգտագործման</w:delText>
        </w:r>
      </w:del>
      <w:del w:id="289" w:author="Unknown Author" w:date="2024-10-31T15:11:37Z">
        <w:r>
          <w:rPr>
            <w:rFonts w:ascii="GHEA Grapalat" w:hAnsi="GHEA Grapalat"/>
            <w:sz w:val="22"/>
            <w:szCs w:val="22"/>
            <w:lang w:val="hy-AM"/>
          </w:rPr>
          <w:delText xml:space="preserve"> </w:delText>
        </w:r>
      </w:del>
      <w:del w:id="290" w:author="Unknown Author" w:date="2024-10-31T15:11:37Z">
        <w:r>
          <w:rPr>
            <w:rFonts w:cs="Arial" w:ascii="GHEA Grapalat" w:hAnsi="GHEA Grapalat"/>
            <w:sz w:val="22"/>
            <w:szCs w:val="22"/>
            <w:lang w:val="hy-AM"/>
          </w:rPr>
          <w:delText>վերլուծության</w:delText>
        </w:r>
      </w:del>
      <w:del w:id="291" w:author="Unknown Author" w:date="2024-10-31T15:11:37Z">
        <w:r>
          <w:rPr>
            <w:rFonts w:ascii="GHEA Grapalat" w:hAnsi="GHEA Grapalat"/>
            <w:sz w:val="22"/>
            <w:szCs w:val="22"/>
            <w:lang w:val="hy-AM"/>
          </w:rPr>
          <w:delText xml:space="preserve"> </w:delText>
        </w:r>
      </w:del>
      <w:del w:id="292" w:author="Unknown Author" w:date="2024-10-31T15:11:37Z">
        <w:r>
          <w:rPr>
            <w:rFonts w:cs="Arial" w:ascii="GHEA Grapalat" w:hAnsi="GHEA Grapalat"/>
            <w:sz w:val="22"/>
            <w:szCs w:val="22"/>
            <w:lang w:val="hy-AM"/>
          </w:rPr>
          <w:delText>համար</w:delText>
        </w:r>
      </w:del>
      <w:del w:id="293" w:author="Unknown Author" w:date="2024-10-31T15:11:37Z">
        <w:r>
          <w:rPr>
            <w:rFonts w:ascii="GHEA Grapalat" w:hAnsi="GHEA Grapalat"/>
            <w:sz w:val="22"/>
            <w:szCs w:val="22"/>
            <w:lang w:val="hy-AM"/>
          </w:rPr>
          <w:delText xml:space="preserve">: </w:delText>
        </w:r>
      </w:del>
      <w:del w:id="294" w:author="Unknown Author" w:date="2024-10-31T15:11:37Z">
        <w:r>
          <w:rPr>
            <w:rFonts w:cs="Arial" w:ascii="GHEA Grapalat" w:hAnsi="GHEA Grapalat"/>
            <w:sz w:val="22"/>
            <w:szCs w:val="22"/>
            <w:lang w:val="hy-AM"/>
          </w:rPr>
          <w:delText>Այս</w:delText>
        </w:r>
      </w:del>
      <w:del w:id="295" w:author="Unknown Author" w:date="2024-10-31T15:11:37Z">
        <w:r>
          <w:rPr>
            <w:rFonts w:ascii="GHEA Grapalat" w:hAnsi="GHEA Grapalat"/>
            <w:sz w:val="22"/>
            <w:szCs w:val="22"/>
            <w:lang w:val="hy-AM"/>
          </w:rPr>
          <w:delText xml:space="preserve"> </w:delText>
        </w:r>
      </w:del>
      <w:del w:id="296" w:author="Unknown Author" w:date="2024-10-31T15:11:37Z">
        <w:r>
          <w:rPr>
            <w:rFonts w:cs="Arial" w:ascii="GHEA Grapalat" w:hAnsi="GHEA Grapalat"/>
            <w:sz w:val="22"/>
            <w:szCs w:val="22"/>
            <w:lang w:val="hy-AM"/>
          </w:rPr>
          <w:delText>մոտեցումներն</w:delText>
        </w:r>
      </w:del>
      <w:del w:id="297" w:author="Unknown Author" w:date="2024-10-31T15:11:37Z">
        <w:r>
          <w:rPr>
            <w:rFonts w:ascii="GHEA Grapalat" w:hAnsi="GHEA Grapalat"/>
            <w:sz w:val="22"/>
            <w:szCs w:val="22"/>
            <w:lang w:val="hy-AM"/>
          </w:rPr>
          <w:delText xml:space="preserve"> </w:delText>
        </w:r>
      </w:del>
      <w:del w:id="298" w:author="Unknown Author" w:date="2024-10-31T15:11:37Z">
        <w:r>
          <w:rPr>
            <w:rFonts w:cs="Arial" w:ascii="GHEA Grapalat" w:hAnsi="GHEA Grapalat"/>
            <w:sz w:val="22"/>
            <w:szCs w:val="22"/>
            <w:lang w:val="hy-AM"/>
          </w:rPr>
          <w:delText>ապահովում</w:delText>
        </w:r>
      </w:del>
      <w:del w:id="299" w:author="Unknown Author" w:date="2024-10-31T15:11:37Z">
        <w:r>
          <w:rPr>
            <w:rFonts w:ascii="GHEA Grapalat" w:hAnsi="GHEA Grapalat"/>
            <w:sz w:val="22"/>
            <w:szCs w:val="22"/>
            <w:lang w:val="hy-AM"/>
          </w:rPr>
          <w:delText xml:space="preserve"> </w:delText>
        </w:r>
      </w:del>
      <w:del w:id="300" w:author="Unknown Author" w:date="2024-10-31T15:11:37Z">
        <w:r>
          <w:rPr>
            <w:rFonts w:cs="Arial" w:ascii="GHEA Grapalat" w:hAnsi="GHEA Grapalat"/>
            <w:sz w:val="22"/>
            <w:szCs w:val="22"/>
            <w:lang w:val="hy-AM"/>
          </w:rPr>
          <w:delText>են</w:delText>
        </w:r>
      </w:del>
      <w:del w:id="301" w:author="Unknown Author" w:date="2024-10-31T15:11:37Z">
        <w:r>
          <w:rPr>
            <w:rFonts w:ascii="GHEA Grapalat" w:hAnsi="GHEA Grapalat"/>
            <w:sz w:val="22"/>
            <w:szCs w:val="22"/>
            <w:lang w:val="hy-AM"/>
          </w:rPr>
          <w:delText xml:space="preserve"> </w:delText>
        </w:r>
      </w:del>
      <w:del w:id="302" w:author="Unknown Author" w:date="2024-10-31T15:11:37Z">
        <w:r>
          <w:rPr>
            <w:rFonts w:cs="Arial" w:ascii="GHEA Grapalat" w:hAnsi="GHEA Grapalat"/>
            <w:sz w:val="22"/>
            <w:szCs w:val="22"/>
            <w:lang w:val="hy-AM"/>
          </w:rPr>
          <w:delText>ջրի</w:delText>
        </w:r>
      </w:del>
      <w:del w:id="303" w:author="Unknown Author" w:date="2024-10-31T15:11:37Z">
        <w:r>
          <w:rPr>
            <w:rFonts w:ascii="GHEA Grapalat" w:hAnsi="GHEA Grapalat"/>
            <w:sz w:val="22"/>
            <w:szCs w:val="22"/>
            <w:lang w:val="hy-AM"/>
          </w:rPr>
          <w:delText xml:space="preserve"> </w:delText>
        </w:r>
      </w:del>
      <w:del w:id="304" w:author="Unknown Author" w:date="2024-10-31T15:11:37Z">
        <w:r>
          <w:rPr>
            <w:rFonts w:cs="Arial" w:ascii="GHEA Grapalat" w:hAnsi="GHEA Grapalat"/>
            <w:sz w:val="22"/>
            <w:szCs w:val="22"/>
            <w:lang w:val="hy-AM"/>
          </w:rPr>
          <w:delText>սպառման</w:delText>
        </w:r>
      </w:del>
      <w:del w:id="305" w:author="Unknown Author" w:date="2024-10-31T15:11:37Z">
        <w:r>
          <w:rPr>
            <w:rFonts w:ascii="GHEA Grapalat" w:hAnsi="GHEA Grapalat"/>
            <w:sz w:val="22"/>
            <w:szCs w:val="22"/>
            <w:lang w:val="hy-AM"/>
          </w:rPr>
          <w:delText xml:space="preserve"> </w:delText>
        </w:r>
      </w:del>
      <w:del w:id="306" w:author="Unknown Author" w:date="2024-10-31T15:11:37Z">
        <w:r>
          <w:rPr>
            <w:rFonts w:cs="Arial" w:ascii="GHEA Grapalat" w:hAnsi="GHEA Grapalat"/>
            <w:sz w:val="22"/>
            <w:szCs w:val="22"/>
            <w:lang w:val="hy-AM"/>
          </w:rPr>
          <w:delText>օրինաչափությունների</w:delText>
        </w:r>
      </w:del>
      <w:del w:id="307" w:author="Unknown Author" w:date="2024-10-31T15:11:37Z">
        <w:r>
          <w:rPr>
            <w:rFonts w:ascii="GHEA Grapalat" w:hAnsi="GHEA Grapalat"/>
            <w:sz w:val="22"/>
            <w:szCs w:val="22"/>
            <w:lang w:val="hy-AM"/>
          </w:rPr>
          <w:delText xml:space="preserve"> </w:delText>
        </w:r>
      </w:del>
      <w:del w:id="308" w:author="Unknown Author" w:date="2024-10-31T15:11:37Z">
        <w:r>
          <w:rPr>
            <w:rFonts w:cs="Arial" w:ascii="GHEA Grapalat" w:hAnsi="GHEA Grapalat"/>
            <w:sz w:val="22"/>
            <w:szCs w:val="22"/>
            <w:lang w:val="hy-AM"/>
          </w:rPr>
          <w:delText>համապարփակ</w:delText>
        </w:r>
      </w:del>
      <w:del w:id="309" w:author="Unknown Author" w:date="2024-10-31T15:11:37Z">
        <w:r>
          <w:rPr>
            <w:rFonts w:ascii="GHEA Grapalat" w:hAnsi="GHEA Grapalat"/>
            <w:sz w:val="22"/>
            <w:szCs w:val="22"/>
            <w:lang w:val="hy-AM"/>
          </w:rPr>
          <w:delText xml:space="preserve"> </w:delText>
        </w:r>
      </w:del>
      <w:del w:id="310" w:author="Unknown Author" w:date="2024-10-31T15:11:37Z">
        <w:r>
          <w:rPr>
            <w:rFonts w:cs="Arial" w:ascii="GHEA Grapalat" w:hAnsi="GHEA Grapalat"/>
            <w:sz w:val="22"/>
            <w:szCs w:val="22"/>
            <w:lang w:val="hy-AM"/>
          </w:rPr>
          <w:delText>և</w:delText>
        </w:r>
      </w:del>
      <w:del w:id="311" w:author="Unknown Author" w:date="2024-10-31T15:11:37Z">
        <w:r>
          <w:rPr>
            <w:rFonts w:ascii="GHEA Grapalat" w:hAnsi="GHEA Grapalat"/>
            <w:sz w:val="22"/>
            <w:szCs w:val="22"/>
            <w:lang w:val="hy-AM"/>
          </w:rPr>
          <w:delText xml:space="preserve"> </w:delText>
        </w:r>
      </w:del>
      <w:del w:id="312" w:author="Unknown Author" w:date="2024-10-31T15:11:37Z">
        <w:r>
          <w:rPr>
            <w:rFonts w:cs="Arial" w:ascii="GHEA Grapalat" w:hAnsi="GHEA Grapalat"/>
            <w:sz w:val="22"/>
            <w:szCs w:val="22"/>
            <w:lang w:val="hy-AM"/>
          </w:rPr>
          <w:delText>ճշգրիտ</w:delText>
        </w:r>
      </w:del>
      <w:del w:id="313" w:author="Unknown Author" w:date="2024-10-31T15:11:37Z">
        <w:r>
          <w:rPr>
            <w:rFonts w:ascii="GHEA Grapalat" w:hAnsi="GHEA Grapalat"/>
            <w:sz w:val="22"/>
            <w:szCs w:val="22"/>
            <w:lang w:val="hy-AM"/>
          </w:rPr>
          <w:delText xml:space="preserve"> </w:delText>
        </w:r>
      </w:del>
      <w:del w:id="314" w:author="Unknown Author" w:date="2024-10-31T15:11:37Z">
        <w:r>
          <w:rPr>
            <w:rFonts w:cs="Arial" w:ascii="GHEA Grapalat" w:hAnsi="GHEA Grapalat"/>
            <w:sz w:val="22"/>
            <w:szCs w:val="22"/>
            <w:lang w:val="hy-AM"/>
          </w:rPr>
          <w:delText>ներկայացումը՝</w:delText>
        </w:r>
      </w:del>
      <w:del w:id="315" w:author="Unknown Author" w:date="2024-10-31T15:11:37Z">
        <w:r>
          <w:rPr>
            <w:rFonts w:ascii="GHEA Grapalat" w:hAnsi="GHEA Grapalat"/>
            <w:sz w:val="22"/>
            <w:szCs w:val="22"/>
            <w:lang w:val="hy-AM"/>
          </w:rPr>
          <w:delText xml:space="preserve"> </w:delText>
        </w:r>
      </w:del>
      <w:del w:id="316" w:author="Unknown Author" w:date="2024-10-31T15:11:37Z">
        <w:r>
          <w:rPr>
            <w:rFonts w:cs="Arial" w:ascii="GHEA Grapalat" w:hAnsi="GHEA Grapalat"/>
            <w:sz w:val="22"/>
            <w:szCs w:val="22"/>
            <w:lang w:val="hy-AM"/>
          </w:rPr>
          <w:delText>միաժամանակ</w:delText>
        </w:r>
      </w:del>
      <w:del w:id="317" w:author="Unknown Author" w:date="2024-10-31T15:11:37Z">
        <w:r>
          <w:rPr>
            <w:rFonts w:ascii="GHEA Grapalat" w:hAnsi="GHEA Grapalat"/>
            <w:sz w:val="22"/>
            <w:szCs w:val="22"/>
            <w:lang w:val="hy-AM"/>
          </w:rPr>
          <w:delText xml:space="preserve"> </w:delText>
        </w:r>
      </w:del>
      <w:del w:id="318" w:author="Unknown Author" w:date="2024-10-31T15:11:37Z">
        <w:r>
          <w:rPr>
            <w:rFonts w:cs="Arial" w:ascii="GHEA Grapalat" w:hAnsi="GHEA Grapalat"/>
            <w:sz w:val="22"/>
            <w:szCs w:val="22"/>
            <w:lang w:val="hy-AM"/>
          </w:rPr>
          <w:delText>ընդունելով</w:delText>
        </w:r>
      </w:del>
      <w:del w:id="319" w:author="Unknown Author" w:date="2024-10-31T15:11:37Z">
        <w:r>
          <w:rPr>
            <w:rFonts w:ascii="GHEA Grapalat" w:hAnsi="GHEA Grapalat"/>
            <w:sz w:val="22"/>
            <w:szCs w:val="22"/>
            <w:lang w:val="hy-AM"/>
          </w:rPr>
          <w:delText xml:space="preserve"> </w:delText>
        </w:r>
      </w:del>
      <w:del w:id="320" w:author="Unknown Author" w:date="2024-10-31T15:11:37Z">
        <w:r>
          <w:rPr>
            <w:rFonts w:cs="Arial" w:ascii="GHEA Grapalat" w:hAnsi="GHEA Grapalat"/>
            <w:sz w:val="22"/>
            <w:szCs w:val="22"/>
            <w:lang w:val="hy-AM"/>
          </w:rPr>
          <w:delText>առկա</w:delText>
        </w:r>
      </w:del>
      <w:del w:id="321" w:author="Unknown Author" w:date="2024-10-31T15:11:37Z">
        <w:r>
          <w:rPr>
            <w:rFonts w:ascii="GHEA Grapalat" w:hAnsi="GHEA Grapalat"/>
            <w:sz w:val="22"/>
            <w:szCs w:val="22"/>
            <w:lang w:val="hy-AM"/>
          </w:rPr>
          <w:delText xml:space="preserve"> </w:delText>
        </w:r>
      </w:del>
      <w:del w:id="322" w:author="Unknown Author" w:date="2024-10-31T15:11:37Z">
        <w:r>
          <w:rPr>
            <w:rFonts w:cs="Arial" w:ascii="GHEA Grapalat" w:hAnsi="GHEA Grapalat"/>
            <w:sz w:val="22"/>
            <w:szCs w:val="22"/>
            <w:lang w:val="hy-AM"/>
          </w:rPr>
          <w:delText>տվյալներում</w:delText>
        </w:r>
      </w:del>
      <w:del w:id="323" w:author="Unknown Author" w:date="2024-10-31T15:11:37Z">
        <w:r>
          <w:rPr>
            <w:rFonts w:ascii="GHEA Grapalat" w:hAnsi="GHEA Grapalat"/>
            <w:sz w:val="22"/>
            <w:szCs w:val="22"/>
            <w:lang w:val="hy-AM"/>
          </w:rPr>
          <w:delText xml:space="preserve"> </w:delText>
        </w:r>
      </w:del>
      <w:del w:id="324" w:author="Unknown Author" w:date="2024-10-31T15:11:37Z">
        <w:r>
          <w:rPr>
            <w:rFonts w:cs="Arial" w:ascii="GHEA Grapalat" w:hAnsi="GHEA Grapalat"/>
            <w:sz w:val="22"/>
            <w:szCs w:val="22"/>
            <w:lang w:val="hy-AM"/>
          </w:rPr>
          <w:delText>առկա</w:delText>
        </w:r>
      </w:del>
      <w:del w:id="325" w:author="Unknown Author" w:date="2024-10-31T15:11:37Z">
        <w:r>
          <w:rPr>
            <w:rFonts w:ascii="GHEA Grapalat" w:hAnsi="GHEA Grapalat"/>
            <w:sz w:val="22"/>
            <w:szCs w:val="22"/>
            <w:lang w:val="hy-AM"/>
          </w:rPr>
          <w:delText xml:space="preserve"> </w:delText>
        </w:r>
      </w:del>
      <w:del w:id="326" w:author="Unknown Author" w:date="2024-10-31T15:11:37Z">
        <w:r>
          <w:rPr>
            <w:rFonts w:cs="Arial" w:ascii="GHEA Grapalat" w:hAnsi="GHEA Grapalat"/>
            <w:sz w:val="22"/>
            <w:szCs w:val="22"/>
            <w:lang w:val="hy-AM"/>
          </w:rPr>
          <w:delText>սահմանափակումները</w:delText>
        </w:r>
      </w:del>
      <w:del w:id="327" w:author="Unknown Author" w:date="2024-10-31T15:11:37Z">
        <w:r>
          <w:rPr>
            <w:rFonts w:ascii="GHEA Grapalat" w:hAnsi="GHEA Grapalat"/>
            <w:sz w:val="22"/>
            <w:szCs w:val="22"/>
            <w:lang w:val="hy-AM"/>
          </w:rPr>
          <w:delText xml:space="preserve"> </w:delText>
        </w:r>
      </w:del>
      <w:del w:id="328" w:author="Unknown Author" w:date="2024-10-31T15:11:37Z">
        <w:r>
          <w:rPr>
            <w:rFonts w:cs="Arial" w:ascii="GHEA Grapalat" w:hAnsi="GHEA Grapalat"/>
            <w:sz w:val="22"/>
            <w:szCs w:val="22"/>
            <w:lang w:val="hy-AM"/>
          </w:rPr>
          <w:delText>և</w:delText>
        </w:r>
      </w:del>
      <w:del w:id="329" w:author="Unknown Author" w:date="2024-10-31T15:11:37Z">
        <w:r>
          <w:rPr>
            <w:rFonts w:ascii="GHEA Grapalat" w:hAnsi="GHEA Grapalat"/>
            <w:sz w:val="22"/>
            <w:szCs w:val="22"/>
            <w:lang w:val="hy-AM"/>
          </w:rPr>
          <w:delText xml:space="preserve"> </w:delText>
        </w:r>
      </w:del>
      <w:del w:id="330" w:author="Unknown Author" w:date="2024-10-31T15:11:37Z">
        <w:r>
          <w:rPr>
            <w:rFonts w:cs="Arial" w:ascii="GHEA Grapalat" w:hAnsi="GHEA Grapalat"/>
            <w:sz w:val="22"/>
            <w:szCs w:val="22"/>
            <w:lang w:val="hy-AM"/>
          </w:rPr>
          <w:delText>մարտահրավերները</w:delText>
        </w:r>
      </w:del>
      <w:del w:id="331" w:author="Unknown Author" w:date="2024-10-31T15:11:37Z">
        <w:r>
          <w:rPr>
            <w:rFonts w:ascii="GHEA Grapalat" w:hAnsi="GHEA Grapalat"/>
            <w:sz w:val="22"/>
            <w:szCs w:val="22"/>
            <w:lang w:val="hy-AM"/>
          </w:rPr>
          <w:delText xml:space="preserve">: </w:delText>
        </w:r>
      </w:del>
      <w:del w:id="332" w:author="Unknown Author" w:date="2024-10-31T15:11:37Z">
        <w:r>
          <w:rPr>
            <w:rFonts w:cs="Arial" w:ascii="GHEA Grapalat" w:hAnsi="GHEA Grapalat"/>
            <w:sz w:val="22"/>
            <w:szCs w:val="22"/>
            <w:lang w:val="hy-AM"/>
          </w:rPr>
          <w:delText>Այս</w:delText>
        </w:r>
      </w:del>
      <w:del w:id="333" w:author="Unknown Author" w:date="2024-10-31T15:11:37Z">
        <w:r>
          <w:rPr>
            <w:rFonts w:ascii="GHEA Grapalat" w:hAnsi="GHEA Grapalat"/>
            <w:sz w:val="22"/>
            <w:szCs w:val="22"/>
            <w:lang w:val="hy-AM"/>
          </w:rPr>
          <w:delText xml:space="preserve"> </w:delText>
        </w:r>
      </w:del>
      <w:del w:id="334" w:author="Unknown Author" w:date="2024-10-31T15:11:37Z">
        <w:r>
          <w:rPr>
            <w:rFonts w:cs="Arial" w:ascii="GHEA Grapalat" w:hAnsi="GHEA Grapalat"/>
            <w:sz w:val="22"/>
            <w:szCs w:val="22"/>
            <w:lang w:val="hy-AM"/>
          </w:rPr>
          <w:delText>վերլուծության</w:delText>
        </w:r>
      </w:del>
      <w:del w:id="335" w:author="Unknown Author" w:date="2024-10-31T15:11:37Z">
        <w:r>
          <w:rPr>
            <w:rFonts w:ascii="GHEA Grapalat" w:hAnsi="GHEA Grapalat"/>
            <w:sz w:val="22"/>
            <w:szCs w:val="22"/>
            <w:lang w:val="hy-AM"/>
          </w:rPr>
          <w:delText xml:space="preserve"> </w:delText>
        </w:r>
      </w:del>
      <w:del w:id="336" w:author="Unknown Author" w:date="2024-10-31T15:11:37Z">
        <w:r>
          <w:rPr>
            <w:rFonts w:cs="Arial" w:ascii="GHEA Grapalat" w:hAnsi="GHEA Grapalat"/>
            <w:sz w:val="22"/>
            <w:szCs w:val="22"/>
            <w:lang w:val="hy-AM"/>
          </w:rPr>
          <w:delText>արդյունքները</w:delText>
        </w:r>
      </w:del>
      <w:del w:id="337" w:author="Unknown Author" w:date="2024-10-31T15:11:37Z">
        <w:r>
          <w:rPr>
            <w:rFonts w:ascii="GHEA Grapalat" w:hAnsi="GHEA Grapalat"/>
            <w:sz w:val="22"/>
            <w:szCs w:val="22"/>
            <w:lang w:val="hy-AM"/>
          </w:rPr>
          <w:delText xml:space="preserve"> </w:delText>
        </w:r>
      </w:del>
      <w:del w:id="338" w:author="Unknown Author" w:date="2024-10-31T15:11:37Z">
        <w:r>
          <w:rPr>
            <w:rFonts w:cs="Arial" w:ascii="GHEA Grapalat" w:hAnsi="GHEA Grapalat"/>
            <w:sz w:val="22"/>
            <w:szCs w:val="22"/>
            <w:lang w:val="hy-AM"/>
          </w:rPr>
          <w:delText>տրամադրում</w:delText>
        </w:r>
      </w:del>
      <w:del w:id="339" w:author="Unknown Author" w:date="2024-10-31T15:11:37Z">
        <w:r>
          <w:rPr>
            <w:rFonts w:ascii="GHEA Grapalat" w:hAnsi="GHEA Grapalat"/>
            <w:sz w:val="22"/>
            <w:szCs w:val="22"/>
            <w:lang w:val="hy-AM"/>
          </w:rPr>
          <w:delText xml:space="preserve"> </w:delText>
        </w:r>
      </w:del>
      <w:del w:id="340" w:author="Unknown Author" w:date="2024-10-31T15:11:37Z">
        <w:r>
          <w:rPr>
            <w:rFonts w:cs="Arial" w:ascii="GHEA Grapalat" w:hAnsi="GHEA Grapalat"/>
            <w:sz w:val="22"/>
            <w:szCs w:val="22"/>
            <w:lang w:val="hy-AM"/>
          </w:rPr>
          <w:delText>են</w:delText>
        </w:r>
      </w:del>
      <w:del w:id="341" w:author="Unknown Author" w:date="2024-10-31T15:11:37Z">
        <w:r>
          <w:rPr>
            <w:rFonts w:ascii="GHEA Grapalat" w:hAnsi="GHEA Grapalat"/>
            <w:sz w:val="22"/>
            <w:szCs w:val="22"/>
            <w:lang w:val="hy-AM"/>
          </w:rPr>
          <w:delText xml:space="preserve"> </w:delText>
        </w:r>
      </w:del>
      <w:del w:id="342" w:author="Unknown Author" w:date="2024-10-31T15:11:37Z">
        <w:r>
          <w:rPr>
            <w:rFonts w:cs="Arial" w:ascii="GHEA Grapalat" w:hAnsi="GHEA Grapalat"/>
            <w:sz w:val="22"/>
            <w:szCs w:val="22"/>
            <w:lang w:val="hy-AM"/>
          </w:rPr>
          <w:delText>արժեքավոր</w:delText>
        </w:r>
      </w:del>
      <w:del w:id="343" w:author="Unknown Author" w:date="2024-10-31T15:11:37Z">
        <w:r>
          <w:rPr>
            <w:rFonts w:ascii="GHEA Grapalat" w:hAnsi="GHEA Grapalat"/>
            <w:sz w:val="22"/>
            <w:szCs w:val="22"/>
            <w:lang w:val="hy-AM"/>
          </w:rPr>
          <w:delText xml:space="preserve"> </w:delText>
        </w:r>
      </w:del>
      <w:del w:id="344" w:author="Unknown Author" w:date="2024-10-31T15:11:37Z">
        <w:r>
          <w:rPr>
            <w:rFonts w:cs="Arial" w:ascii="GHEA Grapalat" w:hAnsi="GHEA Grapalat"/>
            <w:sz w:val="22"/>
            <w:szCs w:val="22"/>
            <w:lang w:val="hy-AM"/>
          </w:rPr>
          <w:delText>տեղեկատվություն</w:delText>
        </w:r>
      </w:del>
      <w:del w:id="345" w:author="Unknown Author" w:date="2024-10-31T15:11:37Z">
        <w:r>
          <w:rPr>
            <w:rFonts w:ascii="GHEA Grapalat" w:hAnsi="GHEA Grapalat"/>
            <w:sz w:val="22"/>
            <w:szCs w:val="22"/>
            <w:lang w:val="hy-AM"/>
          </w:rPr>
          <w:delText xml:space="preserve"> </w:delText>
        </w:r>
      </w:del>
      <w:del w:id="346" w:author="Unknown Author" w:date="2024-10-31T15:11:37Z">
        <w:r>
          <w:rPr>
            <w:rFonts w:cs="Arial" w:ascii="GHEA Grapalat" w:hAnsi="GHEA Grapalat"/>
            <w:sz w:val="22"/>
            <w:szCs w:val="22"/>
            <w:lang w:val="hy-AM"/>
          </w:rPr>
          <w:delText>ավազանում</w:delText>
        </w:r>
      </w:del>
      <w:del w:id="347" w:author="Unknown Author" w:date="2024-10-31T15:11:37Z">
        <w:r>
          <w:rPr>
            <w:rFonts w:ascii="GHEA Grapalat" w:hAnsi="GHEA Grapalat"/>
            <w:sz w:val="22"/>
            <w:szCs w:val="22"/>
            <w:lang w:val="hy-AM"/>
          </w:rPr>
          <w:delText xml:space="preserve"> </w:delText>
        </w:r>
      </w:del>
      <w:del w:id="348" w:author="Unknown Author" w:date="2024-10-31T15:11:37Z">
        <w:r>
          <w:rPr>
            <w:rFonts w:cs="Arial" w:ascii="GHEA Grapalat" w:hAnsi="GHEA Grapalat"/>
            <w:sz w:val="22"/>
            <w:szCs w:val="22"/>
            <w:lang w:val="hy-AM"/>
          </w:rPr>
          <w:delText>ջրային</w:delText>
        </w:r>
      </w:del>
      <w:del w:id="349" w:author="Unknown Author" w:date="2024-10-31T15:11:37Z">
        <w:r>
          <w:rPr>
            <w:rFonts w:ascii="GHEA Grapalat" w:hAnsi="GHEA Grapalat"/>
            <w:sz w:val="22"/>
            <w:szCs w:val="22"/>
            <w:lang w:val="hy-AM"/>
          </w:rPr>
          <w:delText xml:space="preserve"> </w:delText>
        </w:r>
      </w:del>
      <w:del w:id="350" w:author="Unknown Author" w:date="2024-10-31T15:11:37Z">
        <w:r>
          <w:rPr>
            <w:rFonts w:cs="Arial" w:ascii="GHEA Grapalat" w:hAnsi="GHEA Grapalat"/>
            <w:sz w:val="22"/>
            <w:szCs w:val="22"/>
            <w:lang w:val="hy-AM"/>
          </w:rPr>
          <w:delText>ռեսուրսների</w:delText>
        </w:r>
      </w:del>
      <w:del w:id="351" w:author="Unknown Author" w:date="2024-10-31T15:11:37Z">
        <w:r>
          <w:rPr>
            <w:rFonts w:ascii="GHEA Grapalat" w:hAnsi="GHEA Grapalat"/>
            <w:sz w:val="22"/>
            <w:szCs w:val="22"/>
            <w:lang w:val="hy-AM"/>
          </w:rPr>
          <w:delText xml:space="preserve"> </w:delText>
        </w:r>
      </w:del>
      <w:del w:id="352" w:author="Unknown Author" w:date="2024-10-31T15:11:37Z">
        <w:r>
          <w:rPr>
            <w:rFonts w:cs="Arial" w:ascii="GHEA Grapalat" w:hAnsi="GHEA Grapalat"/>
            <w:sz w:val="22"/>
            <w:szCs w:val="22"/>
            <w:lang w:val="hy-AM"/>
          </w:rPr>
          <w:delText>կառավարման</w:delText>
        </w:r>
      </w:del>
      <w:del w:id="353" w:author="Unknown Author" w:date="2024-10-31T15:11:37Z">
        <w:r>
          <w:rPr>
            <w:rFonts w:ascii="GHEA Grapalat" w:hAnsi="GHEA Grapalat"/>
            <w:sz w:val="22"/>
            <w:szCs w:val="22"/>
            <w:lang w:val="hy-AM"/>
          </w:rPr>
          <w:delText xml:space="preserve"> </w:delText>
        </w:r>
      </w:del>
      <w:del w:id="354" w:author="Unknown Author" w:date="2024-10-31T15:11:37Z">
        <w:r>
          <w:rPr>
            <w:rFonts w:cs="Arial" w:ascii="GHEA Grapalat" w:hAnsi="GHEA Grapalat"/>
            <w:sz w:val="22"/>
            <w:szCs w:val="22"/>
            <w:lang w:val="hy-AM"/>
          </w:rPr>
          <w:delText>և</w:delText>
        </w:r>
      </w:del>
      <w:del w:id="355" w:author="Unknown Author" w:date="2024-10-31T15:11:37Z">
        <w:r>
          <w:rPr>
            <w:rFonts w:ascii="GHEA Grapalat" w:hAnsi="GHEA Grapalat"/>
            <w:sz w:val="22"/>
            <w:szCs w:val="22"/>
            <w:lang w:val="hy-AM"/>
          </w:rPr>
          <w:delText xml:space="preserve"> </w:delText>
        </w:r>
      </w:del>
      <w:del w:id="356" w:author="Unknown Author" w:date="2024-10-31T15:11:37Z">
        <w:r>
          <w:rPr>
            <w:rFonts w:cs="Arial" w:ascii="GHEA Grapalat" w:hAnsi="GHEA Grapalat"/>
            <w:sz w:val="22"/>
            <w:szCs w:val="22"/>
            <w:lang w:val="hy-AM"/>
          </w:rPr>
          <w:delText>քաղաքականության</w:delText>
        </w:r>
      </w:del>
      <w:del w:id="357" w:author="Unknown Author" w:date="2024-10-31T15:11:37Z">
        <w:r>
          <w:rPr>
            <w:rFonts w:ascii="GHEA Grapalat" w:hAnsi="GHEA Grapalat"/>
            <w:sz w:val="22"/>
            <w:szCs w:val="22"/>
            <w:lang w:val="hy-AM"/>
          </w:rPr>
          <w:delText xml:space="preserve"> </w:delText>
        </w:r>
      </w:del>
      <w:del w:id="358" w:author="Unknown Author" w:date="2024-10-31T15:11:37Z">
        <w:r>
          <w:rPr>
            <w:rFonts w:cs="Arial" w:ascii="GHEA Grapalat" w:hAnsi="GHEA Grapalat"/>
            <w:sz w:val="22"/>
            <w:szCs w:val="22"/>
            <w:lang w:val="hy-AM"/>
          </w:rPr>
          <w:delText>մշակման</w:delText>
        </w:r>
      </w:del>
      <w:del w:id="359" w:author="Unknown Author" w:date="2024-10-31T15:11:37Z">
        <w:r>
          <w:rPr>
            <w:rFonts w:ascii="GHEA Grapalat" w:hAnsi="GHEA Grapalat"/>
            <w:sz w:val="22"/>
            <w:szCs w:val="22"/>
            <w:lang w:val="hy-AM"/>
          </w:rPr>
          <w:delText xml:space="preserve"> </w:delText>
        </w:r>
      </w:del>
      <w:del w:id="360" w:author="Unknown Author" w:date="2024-10-31T15:11:37Z">
        <w:r>
          <w:rPr>
            <w:rFonts w:cs="Arial" w:ascii="GHEA Grapalat" w:hAnsi="GHEA Grapalat"/>
            <w:sz w:val="22"/>
            <w:szCs w:val="22"/>
            <w:lang w:val="hy-AM"/>
          </w:rPr>
          <w:delText>համար</w:delText>
        </w:r>
      </w:del>
      <w:del w:id="361" w:author="Unknown Author" w:date="2024-10-31T15:11:37Z">
        <w:r>
          <w:rPr>
            <w:rFonts w:ascii="GHEA Grapalat" w:hAnsi="GHEA Grapalat"/>
            <w:sz w:val="22"/>
            <w:szCs w:val="22"/>
            <w:lang w:val="hy-AM"/>
          </w:rPr>
          <w:delText>:</w:delText>
        </w:r>
      </w:del>
      <w:del w:id="362" w:author="Unknown Author" w:date="2024-10-31T15:11:37Z">
        <w:r>
          <w:rPr>
            <w:rFonts w:ascii="GHEA Grapalat" w:hAnsi="GHEA Grapalat"/>
            <w:sz w:val="22"/>
            <w:szCs w:val="22"/>
            <w:lang w:val="hy-AM"/>
          </w:rPr>
          <w:commentReference w:id="14"/>
        </w:r>
      </w:del>
    </w:p>
    <w:p>
      <w:pPr>
        <w:pStyle w:val="BodyText"/>
        <w:widowControl/>
        <w:bidi w:val="0"/>
        <w:spacing w:lineRule="auto" w:line="276" w:before="120" w:after="0"/>
        <w:ind w:hanging="0"/>
        <w:jc w:val="both"/>
        <w:rPr>
          <w:rFonts w:ascii="GHEA Grapalat" w:hAnsi="GHEA Grapalat"/>
          <w:sz w:val="22"/>
          <w:szCs w:val="22"/>
          <w:lang w:val="hy-AM"/>
          <w:ins w:id="365" w:author="Unknown Author" w:date="2024-10-31T15:11:51Z"/>
        </w:rPr>
      </w:pPr>
      <w:ins w:id="364" w:author="Unknown Author" w:date="2024-10-31T15:11:51Z">
        <w:r>
          <w:rPr>
            <w:rFonts w:ascii="GHEA Grapalat" w:hAnsi="GHEA Grapalat"/>
            <w:sz w:val="22"/>
            <w:szCs w:val="22"/>
            <w:lang w:val="hy-AM"/>
          </w:rPr>
          <w:t>Ջրօգտագործման պահանջարկի հաշվարկման համար ուսումնասիրվել է 2020-2023 թվականների ժամանակահատվածը՝ հիմնվելով առկա ջրօգտագործման թույլտվությունների տվյալների վրա։ Այս ժամանակահատվածն ընտրվել է, քանի որ տվյալների բազայում առկա թույլտվությունների ամենավաղ սկզբնական ամսաթիվը 2020 թվականի սկիզբն է, իսկ ամենաուշ ավարտման ամսաթիվը՝ 2023 թվականի վերջը:</w:t>
        </w:r>
      </w:ins>
    </w:p>
    <w:p>
      <w:pPr>
        <w:pStyle w:val="BodyText"/>
        <w:widowControl/>
        <w:bidi w:val="0"/>
        <w:spacing w:lineRule="auto" w:line="276" w:before="120" w:after="0"/>
        <w:ind w:hanging="0"/>
        <w:jc w:val="both"/>
        <w:rPr>
          <w:rFonts w:ascii="GHEA Grapalat" w:hAnsi="GHEA Grapalat"/>
          <w:sz w:val="22"/>
          <w:szCs w:val="22"/>
          <w:lang w:val="hy-AM"/>
          <w:ins w:id="367" w:author="Unknown Author" w:date="2024-10-31T15:11:51Z"/>
        </w:rPr>
      </w:pPr>
      <w:ins w:id="366" w:author="Unknown Author" w:date="2024-10-31T15:11:51Z">
        <w:r>
          <w:rPr>
            <w:rFonts w:ascii="GHEA Grapalat" w:hAnsi="GHEA Grapalat"/>
            <w:sz w:val="22"/>
            <w:szCs w:val="22"/>
            <w:lang w:val="hy-AM"/>
          </w:rPr>
          <w:t>Նշված ժամանակահատվածի ընտրությունն ապահովում է ջրօգտագործման թույլտվությունների բոլոր տվյալների ամբողջական ներառումը վերլուծության մեջ։ Սա հնարավորություն է տալիս ստանալ հավաստի պատկեր Արարատյան ՋԿՏ-ում ջրի սպառման օրինաչափությունների վերաբերյալ:</w:t>
        </w:r>
      </w:ins>
    </w:p>
    <w:p>
      <w:pPr>
        <w:pStyle w:val="BodyText"/>
        <w:widowControl/>
        <w:bidi w:val="0"/>
        <w:spacing w:lineRule="auto" w:line="276" w:before="120" w:after="0"/>
        <w:ind w:hanging="0"/>
        <w:jc w:val="both"/>
        <w:rPr>
          <w:rFonts w:ascii="GHEA Grapalat" w:hAnsi="GHEA Grapalat"/>
          <w:sz w:val="22"/>
          <w:szCs w:val="22"/>
          <w:lang w:val="hy-AM"/>
        </w:rPr>
      </w:pPr>
      <w:ins w:id="368" w:author="Unknown Author" w:date="2024-10-31T15:11:51Z">
        <w:r>
          <w:rPr>
            <w:rFonts w:ascii="GHEA Grapalat" w:hAnsi="GHEA Grapalat"/>
            <w:sz w:val="22"/>
            <w:szCs w:val="22"/>
            <w:lang w:val="hy-AM"/>
          </w:rPr>
          <w:t>Կիրառված մեթոդաբանությունը և ընտրված ժամանակահատվածը հիմք են հանդիսանում Արարատյան ՋԿՏ-ում ջրօգտագործման համապարփակ վերլուծության համար։ Այս մոտեցումը, հաշվի առնելով առկա տվյալների սահմանափակումները, տրամադրում է արժեքավոր տեղեկատվություն ավազանում ջրային ռեսուրսների կառավարման և քաղաքականության մշակման համար:</w:t>
        </w:r>
      </w:ins>
    </w:p>
    <w:p>
      <w:pPr>
        <w:pStyle w:val="BodyText"/>
        <w:widowControl/>
        <w:bidi w:val="0"/>
        <w:spacing w:lineRule="auto" w:line="276" w:before="120" w:after="0"/>
        <w:ind w:hanging="0"/>
        <w:jc w:val="both"/>
        <w:rPr>
          <w:rFonts w:ascii="GHEA Grapalat" w:hAnsi="GHEA Grapalat"/>
          <w:sz w:val="22"/>
          <w:szCs w:val="22"/>
          <w:lang w:val="hy-AM"/>
        </w:rPr>
      </w:pPr>
      <w:r>
        <w:rPr>
          <w:rFonts w:ascii="GHEA Grapalat" w:hAnsi="GHEA Grapalat"/>
          <w:sz w:val="22"/>
          <w:szCs w:val="22"/>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84" w:name="_Toc180589671"/>
      <w:r>
        <w:rPr>
          <w:rFonts w:ascii="GHEA Grapalat" w:hAnsi="GHEA Grapalat"/>
          <w:b/>
          <w:bCs/>
          <w:color w:themeColor="accent1" w:val="4F81BD"/>
          <w:sz w:val="24"/>
          <w:szCs w:val="24"/>
          <w:lang w:val="hy-AM"/>
        </w:rPr>
        <w:t>Մակերևութային ջրային ռեսուրսների ջրառաջարկը</w:t>
      </w:r>
      <w:bookmarkEnd w:id="84"/>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Մակերևութային ջրային ռեսուրսները գերակշռող դեր են խաղում Արարատյան ՋԿՏ-ի ջրամատակարարման համակարգում: Ինչպես երևում է </w:t>
      </w:r>
      <w:r>
        <w:rPr>
          <w:rFonts w:ascii="GHEA Grapalat" w:hAnsi="GHEA Grapalat"/>
          <w:sz w:val="22"/>
          <w:szCs w:val="22"/>
          <w:lang w:val="hy-AM"/>
        </w:rPr>
        <w:fldChar w:fldCharType="begin"/>
      </w:r>
      <w:r>
        <w:rPr>
          <w:sz w:val="22"/>
          <w:szCs w:val="22"/>
          <w:rFonts w:ascii="GHEA Grapalat" w:hAnsi="GHEA Grapalat"/>
          <w:lang w:val="hy-AM"/>
        </w:rPr>
        <w:instrText xml:space="preserve"> REF _Ref180575105 \h </w:instrText>
      </w:r>
      <w:r>
        <w:rPr>
          <w:sz w:val="22"/>
          <w:szCs w:val="22"/>
          <w:rFonts w:ascii="GHEA Grapalat" w:hAnsi="GHEA Grapalat"/>
          <w:lang w:val="hy-AM"/>
        </w:rPr>
        <w:fldChar w:fldCharType="separate"/>
      </w:r>
      <w:r>
        <w:rPr>
          <w:sz w:val="22"/>
          <w:szCs w:val="22"/>
          <w:rFonts w:ascii="GHEA Grapalat" w:hAnsi="GHEA Grapalat"/>
          <w:lang w:val="hy-AM"/>
        </w:rPr>
        <w:t>Աղյուսակ 7</w:t>
      </w:r>
      <w:r>
        <w:rPr>
          <w:sz w:val="22"/>
          <w:szCs w:val="22"/>
          <w:rFonts w:ascii="GHEA Grapalat" w:hAnsi="GHEA Grapalat"/>
          <w:lang w:val="hy-AM"/>
        </w:rPr>
        <w:fldChar w:fldCharType="end"/>
      </w:r>
      <w:r>
        <w:rPr>
          <w:rFonts w:ascii="GHEA Grapalat" w:hAnsi="GHEA Grapalat"/>
          <w:sz w:val="22"/>
          <w:szCs w:val="22"/>
          <w:lang w:val="hy-AM"/>
        </w:rPr>
        <w:t>-ի տվյալներից, մակերևութային ջրերը զգալի ներդրում ունեն տարբեր ոլորտներում, հատկապես էլեկտրաէներգիայի արտադրության և ոռոգման մեջ: 2023 թվականին մակերևութային ջրերը կազմել են ավազանում ընդհանուր ջրառի 2,338.56 հազար մ³, ինչը կազմում է ընդհանուր ջրօգտագործման 97.22%-ը:</w:t>
      </w:r>
    </w:p>
    <w:p>
      <w:pPr>
        <w:pStyle w:val="BodyText"/>
        <w:spacing w:lineRule="auto" w:line="276" w:before="120" w:after="0"/>
        <w:ind w:hanging="0"/>
        <w:jc w:val="center"/>
        <w:rPr>
          <w:rFonts w:ascii="GHEA Grapalat" w:hAnsi="GHEA Grapalat"/>
          <w:lang w:val="hy-AM"/>
        </w:rPr>
      </w:pPr>
      <w:r>
        <w:rPr/>
        <w:drawing>
          <wp:inline distT="0" distB="0" distL="0" distR="0">
            <wp:extent cx="4601210" cy="302577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4601210" cy="3025775"/>
                    </a:xfrm>
                    <a:prstGeom prst="rect">
                      <a:avLst/>
                    </a:prstGeom>
                    <a:noFill/>
                  </pic:spPr>
                </pic:pic>
              </a:graphicData>
            </a:graphic>
          </wp:inline>
        </w:drawing>
      </w:r>
    </w:p>
    <w:p>
      <w:pPr>
        <w:pStyle w:val="BodyText"/>
        <w:spacing w:lineRule="auto" w:line="276" w:before="120" w:after="0"/>
        <w:ind w:hanging="0"/>
        <w:jc w:val="center"/>
        <w:rPr>
          <w:rFonts w:ascii="GHEA Grapalat" w:hAnsi="GHEA Grapalat"/>
          <w:sz w:val="22"/>
          <w:szCs w:val="22"/>
          <w:lang w:val="hy-AM"/>
        </w:rPr>
      </w:pPr>
      <w:bookmarkStart w:id="85" w:name="_Ref180576492"/>
      <w:bookmarkStart w:id="86" w:name="_Toc180590494"/>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8</w:t>
      </w:r>
      <w:r>
        <w:rPr>
          <w:sz w:val="22"/>
          <w:bCs/>
          <w:rFonts w:eastAsia="Batang" w:ascii="GHEA Grapalat" w:hAnsi="GHEA Grapalat"/>
          <w:color w:themeColor="dark2" w:val="1F497D"/>
          <w:lang w:val="hy-AM" w:eastAsia="en-GB"/>
        </w:rPr>
        <w:fldChar w:fldCharType="end"/>
      </w:r>
      <w:bookmarkEnd w:id="85"/>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Օրական սեզոնային օգտագործումն ըստ ոլորտների Արարատյան ՋԿՏ-ում (2020-2023թթ.)</w:t>
      </w:r>
      <w:bookmarkEnd w:id="86"/>
    </w:p>
    <w:p>
      <w:pPr>
        <w:pStyle w:val="BodyText"/>
        <w:spacing w:lineRule="auto" w:line="276" w:before="120" w:after="0"/>
        <w:rPr>
          <w:rFonts w:ascii="GHEA Grapalat" w:hAnsi="GHEA Grapalat"/>
          <w:szCs w:val="22"/>
          <w:lang w:val="hy-AM"/>
        </w:rPr>
      </w:pPr>
      <w:r>
        <w:rPr>
          <w:rFonts w:ascii="GHEA Grapalat" w:hAnsi="GHEA Grapalat"/>
          <w:szCs w:val="22"/>
          <w:lang w:val="hy-AM"/>
        </w:rPr>
        <w:t>Աղբյուր</w:t>
      </w:r>
      <w:ins w:id="369" w:author="Alexander Arakelyan" w:date="2024-10-28T19:18:00Z">
        <w:r>
          <w:rPr>
            <w:rFonts w:ascii="Cambria Math" w:hAnsi="Cambria Math"/>
            <w:szCs w:val="22"/>
            <w:lang w:val="hy-AM"/>
          </w:rPr>
          <w:t>․</w:t>
        </w:r>
      </w:ins>
      <w:del w:id="370" w:author="Alexander Arakelyan" w:date="2024-10-28T19:18:00Z">
        <w:r>
          <w:rPr>
            <w:rFonts w:ascii="GHEA Grapalat" w:hAnsi="GHEA Grapalat"/>
            <w:szCs w:val="22"/>
            <w:lang w:val="hy-AM"/>
          </w:rPr>
          <w:delText>:</w:delText>
        </w:r>
      </w:del>
      <w:r>
        <w:rPr>
          <w:rFonts w:ascii="GHEA Grapalat" w:hAnsi="GHEA Grapalat"/>
          <w:szCs w:val="22"/>
          <w:lang w:val="hy-AM"/>
        </w:rPr>
        <w:t xml:space="preserve"> ՀՀ ՇՄՆ ՋՌԿՎ, 01.12.2024թ</w:t>
      </w:r>
      <w:r>
        <w:rPr>
          <w:rFonts w:cs="Cambria Math" w:ascii="Cambria Math" w:hAnsi="Cambria Math"/>
          <w:szCs w:val="22"/>
          <w:lang w:val="hy-AM"/>
        </w:rPr>
        <w:t>․</w:t>
      </w:r>
    </w:p>
    <w:p>
      <w:pPr>
        <w:pStyle w:val="BodyText"/>
        <w:numPr>
          <w:ilvl w:val="0"/>
          <w:numId w:val="34"/>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Էլեկտրաէներգիայի արտադրություն. Այս ոլորտը մակերևութային ջրերի ամենամեծ օգտագործողն է՝ 2023 թվականին կազմելով 1,899.41 հազար մ³ (ընդհանուր ջրօգտագործման 78.96%-ը): Սակայն կարևոր է նշել, որ այս օգտագործումը հիմնականում ոչ սպառողական է, ինչպես քննարկվել է հիդրոէլեկտրակայանների հատուկ դիտարկման մեջ: </w:t>
      </w:r>
    </w:p>
    <w:p>
      <w:pPr>
        <w:pStyle w:val="BodyText"/>
        <w:numPr>
          <w:ilvl w:val="0"/>
          <w:numId w:val="34"/>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Ոռոգում</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երկրորդ</w:t>
      </w:r>
      <w:r>
        <w:rPr>
          <w:rFonts w:ascii="GHEA Grapalat" w:hAnsi="GHEA Grapalat"/>
          <w:sz w:val="22"/>
          <w:szCs w:val="22"/>
          <w:lang w:val="hy-AM"/>
        </w:rPr>
        <w:t xml:space="preserve"> </w:t>
      </w:r>
      <w:r>
        <w:rPr>
          <w:rFonts w:cs="Arial" w:ascii="GHEA Grapalat" w:hAnsi="GHEA Grapalat"/>
          <w:sz w:val="22"/>
          <w:szCs w:val="22"/>
          <w:lang w:val="hy-AM"/>
        </w:rPr>
        <w:t>խոշոր</w:t>
      </w:r>
      <w:r>
        <w:rPr>
          <w:rFonts w:ascii="GHEA Grapalat" w:hAnsi="GHEA Grapalat"/>
          <w:sz w:val="22"/>
          <w:szCs w:val="22"/>
          <w:lang w:val="hy-AM"/>
        </w:rPr>
        <w:t xml:space="preserve"> </w:t>
      </w:r>
      <w:r>
        <w:rPr>
          <w:rFonts w:cs="Arial" w:ascii="GHEA Grapalat" w:hAnsi="GHEA Grapalat"/>
          <w:sz w:val="22"/>
          <w:szCs w:val="22"/>
          <w:lang w:val="hy-AM"/>
        </w:rPr>
        <w:t>սպառողը՝</w:t>
      </w:r>
      <w:r>
        <w:rPr>
          <w:rFonts w:ascii="GHEA Grapalat" w:hAnsi="GHEA Grapalat"/>
          <w:sz w:val="22"/>
          <w:szCs w:val="22"/>
          <w:lang w:val="hy-AM"/>
        </w:rPr>
        <w:t xml:space="preserve"> 2023 </w:t>
      </w:r>
      <w:del w:id="371" w:author="Alexander Arakelyan" w:date="2024-10-28T19:18:00Z">
        <w:r>
          <w:rPr>
            <w:rFonts w:cs="Cambria Math" w:ascii="Cambria Math" w:hAnsi="Cambria Math"/>
            <w:sz w:val="22"/>
            <w:szCs w:val="22"/>
            <w:lang w:val="hy-AM"/>
          </w:rPr>
          <w:delText>․</w:delText>
        </w:r>
      </w:del>
      <w:r>
        <w:rPr>
          <w:rFonts w:cs="GHEA Grapalat" w:ascii="GHEA Grapalat" w:hAnsi="GHEA Grapalat"/>
          <w:sz w:val="22"/>
          <w:szCs w:val="22"/>
          <w:lang w:val="hy-AM"/>
        </w:rPr>
        <w:t>թ</w:t>
      </w:r>
      <w:r>
        <w:rPr>
          <w:rFonts w:cs="Cambria Math" w:ascii="Cambria Math" w:hAnsi="Cambria Math"/>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օգտագործելով</w:t>
      </w:r>
      <w:r>
        <w:rPr>
          <w:rFonts w:ascii="GHEA Grapalat" w:hAnsi="GHEA Grapalat"/>
          <w:sz w:val="22"/>
          <w:szCs w:val="22"/>
          <w:lang w:val="hy-AM"/>
        </w:rPr>
        <w:t xml:space="preserve"> 414.60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17.22%-</w:t>
      </w:r>
      <w:r>
        <w:rPr>
          <w:rFonts w:cs="Arial" w:ascii="GHEA Grapalat" w:hAnsi="GHEA Grapalat"/>
          <w:sz w:val="22"/>
          <w:szCs w:val="22"/>
          <w:lang w:val="hy-AM"/>
        </w:rPr>
        <w:t>ը</w:t>
      </w:r>
      <w:r>
        <w:rPr>
          <w:rFonts w:ascii="GHEA Grapalat" w:hAnsi="GHEA Grapalat"/>
          <w:sz w:val="22"/>
          <w:szCs w:val="22"/>
          <w:lang w:val="hy-AM"/>
        </w:rPr>
        <w:t xml:space="preserve">): </w:t>
      </w:r>
    </w:p>
    <w:p>
      <w:pPr>
        <w:pStyle w:val="BodyText"/>
        <w:numPr>
          <w:ilvl w:val="0"/>
          <w:numId w:val="34"/>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նույնպես</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հիմնվում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2023 </w:t>
      </w:r>
      <w:r>
        <w:rPr>
          <w:rFonts w:cs="Arial" w:ascii="GHEA Grapalat" w:hAnsi="GHEA Grapalat"/>
          <w:sz w:val="22"/>
          <w:szCs w:val="22"/>
          <w:lang w:val="hy-AM"/>
        </w:rPr>
        <w:t>թվականին</w:t>
      </w:r>
      <w:r>
        <w:rPr>
          <w:rFonts w:ascii="GHEA Grapalat" w:hAnsi="GHEA Grapalat"/>
          <w:sz w:val="22"/>
          <w:szCs w:val="22"/>
          <w:lang w:val="hy-AM"/>
        </w:rPr>
        <w:t xml:space="preserve"> </w:t>
      </w:r>
      <w:r>
        <w:rPr>
          <w:rFonts w:cs="Arial" w:ascii="GHEA Grapalat" w:hAnsi="GHEA Grapalat"/>
          <w:sz w:val="22"/>
          <w:szCs w:val="22"/>
          <w:lang w:val="hy-AM"/>
        </w:rPr>
        <w:t>օգտագործելով</w:t>
      </w:r>
      <w:r>
        <w:rPr>
          <w:rFonts w:ascii="GHEA Grapalat" w:hAnsi="GHEA Grapalat"/>
          <w:sz w:val="22"/>
          <w:szCs w:val="22"/>
          <w:lang w:val="hy-AM"/>
        </w:rPr>
        <w:t xml:space="preserve"> 22.86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 xml:space="preserve">: </w:t>
      </w:r>
    </w:p>
    <w:p>
      <w:pPr>
        <w:pStyle w:val="BodyText"/>
        <w:numPr>
          <w:ilvl w:val="0"/>
          <w:numId w:val="34"/>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Արդյունաբերության</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համեմատաբար</w:t>
      </w:r>
      <w:r>
        <w:rPr>
          <w:rFonts w:ascii="GHEA Grapalat" w:hAnsi="GHEA Grapalat"/>
          <w:sz w:val="22"/>
          <w:szCs w:val="22"/>
          <w:lang w:val="hy-AM"/>
        </w:rPr>
        <w:t xml:space="preserve"> </w:t>
      </w:r>
      <w:r>
        <w:rPr>
          <w:rFonts w:cs="Arial" w:ascii="GHEA Grapalat" w:hAnsi="GHEA Grapalat"/>
          <w:sz w:val="22"/>
          <w:szCs w:val="22"/>
          <w:lang w:val="hy-AM"/>
        </w:rPr>
        <w:t>փոքր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1.68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Մակերևութային ջրերի օգտագործման բաշխումը տարբեր վարչական շրջաններում ցույց է տալիս, որ Վայոց Ձորի և Արարատի մարզերը մակերևութային ջրային ռեսուրսների հիմնական օգտագործողներն են, հատկապես էլեկտրաէներգիայի արտադրության և ոռոգման նպատակով:</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դիտարկում</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նշել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հիդրոէլեկտրակայանների</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ծավալի</w:t>
      </w:r>
      <w:r>
        <w:rPr>
          <w:rFonts w:ascii="GHEA Grapalat" w:hAnsi="GHEA Grapalat"/>
          <w:sz w:val="22"/>
          <w:szCs w:val="22"/>
          <w:lang w:val="hy-AM"/>
        </w:rPr>
        <w:t xml:space="preserve"> </w:t>
      </w:r>
      <w:r>
        <w:rPr>
          <w:rFonts w:cs="Arial" w:ascii="GHEA Grapalat" w:hAnsi="GHEA Grapalat"/>
          <w:sz w:val="22"/>
          <w:szCs w:val="22"/>
          <w:lang w:val="hy-AM"/>
        </w:rPr>
        <w:t>հաշվարկը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դիտարկում</w:t>
      </w:r>
      <w:r>
        <w:rPr>
          <w:rFonts w:ascii="GHEA Grapalat" w:hAnsi="GHEA Grapalat"/>
          <w:sz w:val="22"/>
          <w:szCs w:val="22"/>
          <w:lang w:val="hy-AM"/>
        </w:rPr>
        <w:t xml:space="preserve">: </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տարբերություն</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արդյունաբերությունը</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հիդրոէլեկտրաէներգիայի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սպառվում</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կերպ</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հանգեցնում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բանին</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կարելի</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անվանել</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կրկնակի</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երում</w:t>
      </w:r>
      <w:r>
        <w:rPr>
          <w:rFonts w:ascii="GHEA Grapalat" w:hAnsi="GHEA Grapalat"/>
          <w:sz w:val="22"/>
          <w:szCs w:val="22"/>
          <w:lang w:val="hy-AM"/>
        </w:rPr>
        <w:t xml:space="preserve">: </w:t>
      </w:r>
      <w:r>
        <w:rPr>
          <w:rFonts w:cs="Arial" w:ascii="GHEA Grapalat" w:hAnsi="GHEA Grapalat"/>
          <w:sz w:val="22"/>
          <w:szCs w:val="22"/>
          <w:lang w:val="hy-AM"/>
        </w:rPr>
        <w:t>Հիդրոէլեկտրաէներգիայի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շեղվում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տուրբինների</w:t>
      </w:r>
      <w:r>
        <w:rPr>
          <w:rFonts w:ascii="GHEA Grapalat" w:hAnsi="GHEA Grapalat"/>
          <w:sz w:val="22"/>
          <w:szCs w:val="22"/>
          <w:lang w:val="hy-AM"/>
        </w:rPr>
        <w:t xml:space="preserve"> </w:t>
      </w:r>
      <w:r>
        <w:rPr>
          <w:rFonts w:cs="Arial" w:ascii="GHEA Grapalat" w:hAnsi="GHEA Grapalat"/>
          <w:sz w:val="22"/>
          <w:szCs w:val="22"/>
          <w:lang w:val="hy-AM"/>
        </w:rPr>
        <w:t>միջով՝</w:t>
      </w:r>
      <w:r>
        <w:rPr>
          <w:rFonts w:ascii="GHEA Grapalat" w:hAnsi="GHEA Grapalat"/>
          <w:sz w:val="22"/>
          <w:szCs w:val="22"/>
          <w:lang w:val="hy-AM"/>
        </w:rPr>
        <w:t xml:space="preserve"> </w:t>
      </w:r>
      <w:r>
        <w:rPr>
          <w:rFonts w:cs="Arial" w:ascii="GHEA Grapalat" w:hAnsi="GHEA Grapalat"/>
          <w:sz w:val="22"/>
          <w:szCs w:val="22"/>
          <w:lang w:val="hy-AM"/>
        </w:rPr>
        <w:t>էլեկտրաէներգիա</w:t>
      </w:r>
      <w:r>
        <w:rPr>
          <w:rFonts w:ascii="GHEA Grapalat" w:hAnsi="GHEA Grapalat"/>
          <w:sz w:val="22"/>
          <w:szCs w:val="22"/>
          <w:lang w:val="hy-AM"/>
        </w:rPr>
        <w:t xml:space="preserve"> </w:t>
      </w:r>
      <w:r>
        <w:rPr>
          <w:rFonts w:cs="Arial" w:ascii="GHEA Grapalat" w:hAnsi="GHEA Grapalat"/>
          <w:sz w:val="22"/>
          <w:szCs w:val="22"/>
          <w:lang w:val="hy-AM"/>
        </w:rPr>
        <w:t>արտադրելու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սակայն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գործընթացը</w:t>
      </w:r>
      <w:r>
        <w:rPr>
          <w:rFonts w:ascii="GHEA Grapalat" w:hAnsi="GHEA Grapalat"/>
          <w:sz w:val="22"/>
          <w:szCs w:val="22"/>
          <w:lang w:val="hy-AM"/>
        </w:rPr>
        <w:t xml:space="preserve"> </w:t>
      </w:r>
      <w:r>
        <w:rPr>
          <w:rFonts w:cs="Arial" w:ascii="GHEA Grapalat" w:hAnsi="GHEA Grapalat"/>
          <w:sz w:val="22"/>
          <w:szCs w:val="22"/>
          <w:lang w:val="hy-AM"/>
        </w:rPr>
        <w:t>սովորաբար</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հանգեցնում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կորստի</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սպառման</w:t>
      </w:r>
      <w:r>
        <w:rPr>
          <w:rFonts w:ascii="GHEA Grapalat" w:hAnsi="GHEA Grapalat"/>
          <w:sz w:val="22"/>
          <w:szCs w:val="22"/>
          <w:lang w:val="hy-AM"/>
        </w:rPr>
        <w:t xml:space="preserve">: </w:t>
      </w:r>
      <w:r>
        <w:rPr>
          <w:rFonts w:cs="Arial" w:ascii="GHEA Grapalat" w:hAnsi="GHEA Grapalat"/>
          <w:sz w:val="22"/>
          <w:szCs w:val="22"/>
          <w:lang w:val="hy-AM"/>
        </w:rPr>
        <w:t>Տուրբինների</w:t>
      </w:r>
      <w:r>
        <w:rPr>
          <w:rFonts w:ascii="GHEA Grapalat" w:hAnsi="GHEA Grapalat"/>
          <w:sz w:val="22"/>
          <w:szCs w:val="22"/>
          <w:lang w:val="hy-AM"/>
        </w:rPr>
        <w:t xml:space="preserve"> </w:t>
      </w:r>
      <w:r>
        <w:rPr>
          <w:rFonts w:cs="Arial" w:ascii="GHEA Grapalat" w:hAnsi="GHEA Grapalat"/>
          <w:sz w:val="22"/>
          <w:szCs w:val="22"/>
          <w:lang w:val="hy-AM"/>
        </w:rPr>
        <w:t>միջով</w:t>
      </w:r>
      <w:r>
        <w:rPr>
          <w:rFonts w:ascii="GHEA Grapalat" w:hAnsi="GHEA Grapalat"/>
          <w:sz w:val="22"/>
          <w:szCs w:val="22"/>
          <w:lang w:val="hy-AM"/>
        </w:rPr>
        <w:t xml:space="preserve"> </w:t>
      </w:r>
      <w:r>
        <w:rPr>
          <w:rFonts w:cs="Arial" w:ascii="GHEA Grapalat" w:hAnsi="GHEA Grapalat"/>
          <w:sz w:val="22"/>
          <w:szCs w:val="22"/>
          <w:lang w:val="hy-AM"/>
        </w:rPr>
        <w:t>անցնելուց</w:t>
      </w:r>
      <w:r>
        <w:rPr>
          <w:rFonts w:ascii="GHEA Grapalat" w:hAnsi="GHEA Grapalat"/>
          <w:sz w:val="22"/>
          <w:szCs w:val="22"/>
          <w:lang w:val="hy-AM"/>
        </w:rPr>
        <w:t xml:space="preserve"> </w:t>
      </w:r>
      <w:r>
        <w:rPr>
          <w:rFonts w:cs="Arial" w:ascii="GHEA Grapalat" w:hAnsi="GHEA Grapalat"/>
          <w:sz w:val="22"/>
          <w:szCs w:val="22"/>
          <w:lang w:val="hy-AM"/>
        </w:rPr>
        <w:t>հետո</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վերադարձվում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գետային</w:t>
      </w:r>
      <w:r>
        <w:rPr>
          <w:rFonts w:ascii="GHEA Grapalat" w:hAnsi="GHEA Grapalat"/>
          <w:sz w:val="22"/>
          <w:szCs w:val="22"/>
          <w:lang w:val="hy-AM"/>
        </w:rPr>
        <w:t xml:space="preserve"> </w:t>
      </w:r>
      <w:r>
        <w:rPr>
          <w:rFonts w:cs="Arial" w:ascii="GHEA Grapalat" w:hAnsi="GHEA Grapalat"/>
          <w:sz w:val="22"/>
          <w:szCs w:val="22"/>
          <w:lang w:val="hy-AM"/>
        </w:rPr>
        <w:t>համակարգ</w:t>
      </w:r>
      <w:r>
        <w:rPr>
          <w:rFonts w:ascii="GHEA Grapalat" w:hAnsi="GHEA Grapalat"/>
          <w:sz w:val="22"/>
          <w:szCs w:val="22"/>
          <w:lang w:val="hy-AM"/>
        </w:rPr>
        <w:t xml:space="preserve">, </w:t>
      </w:r>
      <w:r>
        <w:rPr>
          <w:rFonts w:cs="Arial" w:ascii="GHEA Grapalat" w:hAnsi="GHEA Grapalat"/>
          <w:sz w:val="22"/>
          <w:szCs w:val="22"/>
          <w:lang w:val="hy-AM"/>
        </w:rPr>
        <w:t>հաճախ</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կետից</w:t>
      </w:r>
      <w:r>
        <w:rPr>
          <w:rFonts w:ascii="GHEA Grapalat" w:hAnsi="GHEA Grapalat"/>
          <w:sz w:val="22"/>
          <w:szCs w:val="22"/>
          <w:lang w:val="hy-AM"/>
        </w:rPr>
        <w:t xml:space="preserve"> </w:t>
      </w:r>
      <w:r>
        <w:rPr>
          <w:rFonts w:cs="Arial" w:ascii="GHEA Grapalat" w:hAnsi="GHEA Grapalat"/>
          <w:sz w:val="22"/>
          <w:szCs w:val="22"/>
          <w:lang w:val="hy-AM"/>
        </w:rPr>
        <w:t>ներքև</w:t>
      </w:r>
      <w:r>
        <w:rPr>
          <w:rFonts w:ascii="GHEA Grapalat" w:hAnsi="GHEA Grapalat"/>
          <w:sz w:val="22"/>
          <w:szCs w:val="22"/>
          <w:lang w:val="hy-AM"/>
        </w:rPr>
        <w:t xml:space="preserve">, </w:t>
      </w:r>
      <w:r>
        <w:rPr>
          <w:rFonts w:cs="Arial" w:ascii="GHEA Grapalat" w:hAnsi="GHEA Grapalat"/>
          <w:sz w:val="22"/>
          <w:szCs w:val="22"/>
          <w:lang w:val="hy-AM"/>
        </w:rPr>
        <w:t>որտեղից</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սկզբնապես</w:t>
      </w:r>
      <w:r>
        <w:rPr>
          <w:rFonts w:ascii="GHEA Grapalat" w:hAnsi="GHEA Grapalat"/>
          <w:sz w:val="22"/>
          <w:szCs w:val="22"/>
          <w:lang w:val="hy-AM"/>
        </w:rPr>
        <w:t xml:space="preserve"> </w:t>
      </w:r>
      <w:r>
        <w:rPr>
          <w:rFonts w:cs="Arial" w:ascii="GHEA Grapalat" w:hAnsi="GHEA Grapalat"/>
          <w:sz w:val="22"/>
          <w:szCs w:val="22"/>
          <w:lang w:val="hy-AM"/>
        </w:rPr>
        <w:t>շեղվել</w:t>
      </w:r>
      <w:r>
        <w:rPr>
          <w:rFonts w:ascii="GHEA Grapalat" w:hAnsi="GHEA Grapalat"/>
          <w:sz w:val="22"/>
          <w:szCs w:val="22"/>
          <w:lang w:val="hy-AM"/>
        </w:rPr>
        <w:t xml:space="preserve"> </w:t>
      </w:r>
      <w:r>
        <w:rPr>
          <w:rFonts w:cs="Arial" w:ascii="GHEA Grapalat" w:hAnsi="GHEA Grapalat"/>
          <w:sz w:val="22"/>
          <w:szCs w:val="22"/>
          <w:lang w:val="hy-AM"/>
        </w:rPr>
        <w:t>էր</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նշանակում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ծավալը</w:t>
      </w:r>
      <w:r>
        <w:rPr>
          <w:rFonts w:ascii="GHEA Grapalat" w:hAnsi="GHEA Grapalat"/>
          <w:sz w:val="22"/>
          <w:szCs w:val="22"/>
          <w:lang w:val="hy-AM"/>
        </w:rPr>
        <w:t xml:space="preserve"> </w:t>
      </w:r>
      <w:r>
        <w:rPr>
          <w:rFonts w:cs="Arial" w:ascii="GHEA Grapalat" w:hAnsi="GHEA Grapalat"/>
          <w:sz w:val="22"/>
          <w:szCs w:val="22"/>
          <w:lang w:val="hy-AM"/>
        </w:rPr>
        <w:t>պոտենցիալ</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բազմակի</w:t>
      </w:r>
      <w:r>
        <w:rPr>
          <w:rFonts w:ascii="GHEA Grapalat" w:hAnsi="GHEA Grapalat"/>
          <w:sz w:val="22"/>
          <w:szCs w:val="22"/>
          <w:lang w:val="hy-AM"/>
        </w:rPr>
        <w:t xml:space="preserve"> </w:t>
      </w:r>
      <w:r>
        <w:rPr>
          <w:rFonts w:cs="Arial" w:ascii="GHEA Grapalat" w:hAnsi="GHEA Grapalat"/>
          <w:sz w:val="22"/>
          <w:szCs w:val="22"/>
          <w:lang w:val="hy-AM"/>
        </w:rPr>
        <w:t>անգամ</w:t>
      </w:r>
      <w:r>
        <w:rPr>
          <w:rFonts w:ascii="GHEA Grapalat" w:hAnsi="GHEA Grapalat"/>
          <w:sz w:val="22"/>
          <w:szCs w:val="22"/>
          <w:lang w:val="hy-AM"/>
        </w:rPr>
        <w:t xml:space="preserve"> </w:t>
      </w:r>
      <w:r>
        <w:rPr>
          <w:rFonts w:cs="Arial" w:ascii="GHEA Grapalat" w:hAnsi="GHEA Grapalat"/>
          <w:sz w:val="22"/>
          <w:szCs w:val="22"/>
          <w:lang w:val="hy-AM"/>
        </w:rPr>
        <w:t>օգտագործվել</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հոսում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երկայնքով</w:t>
      </w:r>
      <w:r>
        <w:rPr>
          <w:rFonts w:ascii="GHEA Grapalat" w:hAnsi="GHEA Grapalat"/>
          <w:sz w:val="22"/>
          <w:szCs w:val="22"/>
          <w:lang w:val="hy-AM"/>
        </w:rPr>
        <w:t xml:space="preserve"> </w:t>
      </w:r>
      <w:r>
        <w:rPr>
          <w:rFonts w:cs="Arial" w:ascii="GHEA Grapalat" w:hAnsi="GHEA Grapalat"/>
          <w:sz w:val="22"/>
          <w:szCs w:val="22"/>
          <w:lang w:val="hy-AM"/>
        </w:rPr>
        <w:t>տեղակայված</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շարքի</w:t>
      </w:r>
      <w:r>
        <w:rPr>
          <w:rFonts w:ascii="GHEA Grapalat" w:hAnsi="GHEA Grapalat"/>
          <w:sz w:val="22"/>
          <w:szCs w:val="22"/>
          <w:lang w:val="hy-AM"/>
        </w:rPr>
        <w:t xml:space="preserve"> </w:t>
      </w:r>
      <w:r>
        <w:rPr>
          <w:rFonts w:cs="Arial" w:ascii="GHEA Grapalat" w:hAnsi="GHEA Grapalat"/>
          <w:sz w:val="22"/>
          <w:szCs w:val="22"/>
          <w:lang w:val="hy-AM"/>
        </w:rPr>
        <w:t>միջով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Հետևաբար</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հասկանալ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արտադրությանը</w:t>
      </w:r>
      <w:r>
        <w:rPr>
          <w:rFonts w:ascii="GHEA Grapalat" w:hAnsi="GHEA Grapalat"/>
          <w:sz w:val="22"/>
          <w:szCs w:val="22"/>
          <w:lang w:val="hy-AM"/>
        </w:rPr>
        <w:t xml:space="preserve"> </w:t>
      </w:r>
      <w:r>
        <w:rPr>
          <w:rFonts w:cs="Arial" w:ascii="GHEA Grapalat" w:hAnsi="GHEA Grapalat"/>
          <w:sz w:val="22"/>
          <w:szCs w:val="22"/>
          <w:lang w:val="hy-AM"/>
        </w:rPr>
        <w:t>վերագրվող</w:t>
      </w:r>
      <w:r>
        <w:rPr>
          <w:rFonts w:ascii="GHEA Grapalat" w:hAnsi="GHEA Grapalat"/>
          <w:sz w:val="22"/>
          <w:szCs w:val="22"/>
          <w:lang w:val="hy-AM"/>
        </w:rPr>
        <w:t xml:space="preserve"> 1,899.41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w:t>
      </w:r>
      <w:r>
        <w:rPr>
          <w:rFonts w:cs="Arial" w:ascii="GHEA Grapalat" w:hAnsi="GHEA Grapalat"/>
          <w:sz w:val="22"/>
          <w:szCs w:val="22"/>
          <w:lang w:val="hy-AM"/>
        </w:rPr>
        <w:t>ը</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78.96%-</w:t>
      </w:r>
      <w:r>
        <w:rPr>
          <w:rFonts w:cs="Arial" w:ascii="GHEA Grapalat" w:hAnsi="GHEA Grapalat"/>
          <w:sz w:val="22"/>
          <w:szCs w:val="22"/>
          <w:lang w:val="hy-AM"/>
        </w:rPr>
        <w:t>ը</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սպառված</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կորսված</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կերպ</w:t>
      </w:r>
      <w:r>
        <w:rPr>
          <w:rFonts w:ascii="GHEA Grapalat" w:hAnsi="GHEA Grapalat"/>
          <w:sz w:val="22"/>
          <w:szCs w:val="22"/>
          <w:lang w:val="hy-AM"/>
        </w:rPr>
        <w:t xml:space="preserve">, </w:t>
      </w: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ծավալն</w:t>
      </w:r>
      <w:r>
        <w:rPr>
          <w:rFonts w:ascii="GHEA Grapalat" w:hAnsi="GHEA Grapalat"/>
          <w:sz w:val="22"/>
          <w:szCs w:val="22"/>
          <w:lang w:val="hy-AM"/>
        </w:rPr>
        <w:t xml:space="preserve"> </w:t>
      </w:r>
      <w:r>
        <w:rPr>
          <w:rFonts w:cs="Arial" w:ascii="GHEA Grapalat" w:hAnsi="GHEA Grapalat"/>
          <w:sz w:val="22"/>
          <w:szCs w:val="22"/>
          <w:lang w:val="hy-AM"/>
        </w:rPr>
        <w:t>ճշգրիտ</w:t>
      </w:r>
      <w:r>
        <w:rPr>
          <w:rFonts w:ascii="GHEA Grapalat" w:hAnsi="GHEA Grapalat"/>
          <w:sz w:val="22"/>
          <w:szCs w:val="22"/>
          <w:lang w:val="hy-AM"/>
        </w:rPr>
        <w:t xml:space="preserve"> </w:t>
      </w:r>
      <w:r>
        <w:rPr>
          <w:rFonts w:cs="Arial" w:ascii="GHEA Grapalat" w:hAnsi="GHEA Grapalat"/>
          <w:sz w:val="22"/>
          <w:szCs w:val="22"/>
          <w:lang w:val="hy-AM"/>
        </w:rPr>
        <w:t>արտացոլում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միջով</w:t>
      </w:r>
      <w:r>
        <w:rPr>
          <w:rFonts w:ascii="GHEA Grapalat" w:hAnsi="GHEA Grapalat"/>
          <w:sz w:val="22"/>
          <w:szCs w:val="22"/>
          <w:lang w:val="hy-AM"/>
        </w:rPr>
        <w:t xml:space="preserve"> </w:t>
      </w:r>
      <w:r>
        <w:rPr>
          <w:rFonts w:cs="Arial" w:ascii="GHEA Grapalat" w:hAnsi="GHEA Grapalat"/>
          <w:sz w:val="22"/>
          <w:szCs w:val="22"/>
          <w:lang w:val="hy-AM"/>
        </w:rPr>
        <w:t>անցնող</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քանակը</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համարժեք</w:t>
      </w:r>
      <w:r>
        <w:rPr>
          <w:rFonts w:ascii="GHEA Grapalat" w:hAnsi="GHEA Grapalat"/>
          <w:sz w:val="22"/>
          <w:szCs w:val="22"/>
          <w:lang w:val="hy-AM"/>
        </w:rPr>
        <w:t xml:space="preserve"> </w:t>
      </w:r>
      <w:r>
        <w:rPr>
          <w:rFonts w:cs="Arial" w:ascii="GHEA Grapalat" w:hAnsi="GHEA Grapalat"/>
          <w:sz w:val="22"/>
          <w:szCs w:val="22"/>
          <w:lang w:val="hy-AM"/>
        </w:rPr>
        <w:t>համակարգից</w:t>
      </w:r>
      <w:r>
        <w:rPr>
          <w:rFonts w:ascii="GHEA Grapalat" w:hAnsi="GHEA Grapalat"/>
          <w:sz w:val="22"/>
          <w:szCs w:val="22"/>
          <w:lang w:val="hy-AM"/>
        </w:rPr>
        <w:t xml:space="preserve"> </w:t>
      </w:r>
      <w:r>
        <w:rPr>
          <w:rFonts w:cs="Arial" w:ascii="GHEA Grapalat" w:hAnsi="GHEA Grapalat"/>
          <w:sz w:val="22"/>
          <w:szCs w:val="22"/>
          <w:lang w:val="hy-AM"/>
        </w:rPr>
        <w:t>հեռացված</w:t>
      </w:r>
      <w:r>
        <w:rPr>
          <w:rFonts w:ascii="GHEA Grapalat" w:hAnsi="GHEA Grapalat"/>
          <w:sz w:val="22"/>
          <w:szCs w:val="22"/>
          <w:lang w:val="hy-AM"/>
        </w:rPr>
        <w:t xml:space="preserve"> </w:t>
      </w:r>
      <w:r>
        <w:rPr>
          <w:rFonts w:cs="Arial" w:ascii="GHEA Grapalat" w:hAnsi="GHEA Grapalat"/>
          <w:sz w:val="22"/>
          <w:szCs w:val="22"/>
          <w:lang w:val="hy-AM"/>
        </w:rPr>
        <w:t>ջրին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տարբերակումը</w:t>
      </w:r>
      <w:r>
        <w:rPr>
          <w:rFonts w:ascii="GHEA Grapalat" w:hAnsi="GHEA Grapalat"/>
          <w:sz w:val="22"/>
          <w:szCs w:val="22"/>
          <w:lang w:val="hy-AM"/>
        </w:rPr>
        <w:t xml:space="preserve"> </w:t>
      </w:r>
      <w:r>
        <w:rPr>
          <w:rFonts w:cs="Arial" w:ascii="GHEA Grapalat" w:hAnsi="GHEA Grapalat"/>
          <w:sz w:val="22"/>
          <w:szCs w:val="22"/>
          <w:lang w:val="hy-AM"/>
        </w:rPr>
        <w:t>մի</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հետևանքներ</w:t>
      </w:r>
      <w:r>
        <w:rPr>
          <w:rFonts w:ascii="GHEA Grapalat" w:hAnsi="GHEA Grapalat"/>
          <w:sz w:val="22"/>
          <w:szCs w:val="22"/>
          <w:lang w:val="hy-AM"/>
        </w:rPr>
        <w:t xml:space="preserve"> </w:t>
      </w:r>
      <w:r>
        <w:rPr>
          <w:rFonts w:cs="Arial" w:ascii="GHEA Grapalat" w:hAnsi="GHEA Grapalat"/>
          <w:sz w:val="22"/>
          <w:szCs w:val="22"/>
          <w:lang w:val="hy-AM"/>
        </w:rPr>
        <w:t>ունի</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numPr>
          <w:ilvl w:val="0"/>
          <w:numId w:val="31"/>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առկայություն</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երում</w:t>
      </w:r>
      <w:r>
        <w:rPr>
          <w:rFonts w:ascii="GHEA Grapalat" w:hAnsi="GHEA Grapalat"/>
          <w:sz w:val="22"/>
          <w:szCs w:val="22"/>
          <w:lang w:val="hy-AM"/>
        </w:rPr>
        <w:t xml:space="preserve"> </w:t>
      </w:r>
      <w:r>
        <w:rPr>
          <w:rFonts w:cs="Arial" w:ascii="GHEA Grapalat" w:hAnsi="GHEA Grapalat"/>
          <w:sz w:val="22"/>
          <w:szCs w:val="22"/>
          <w:lang w:val="hy-AM"/>
        </w:rPr>
        <w:t>օգտագործված</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հասանելի</w:t>
      </w:r>
      <w:r>
        <w:rPr>
          <w:rFonts w:ascii="GHEA Grapalat" w:hAnsi="GHEA Grapalat"/>
          <w:sz w:val="22"/>
          <w:szCs w:val="22"/>
          <w:lang w:val="hy-AM"/>
        </w:rPr>
        <w:t xml:space="preserve"> </w:t>
      </w:r>
      <w:r>
        <w:rPr>
          <w:rFonts w:cs="Arial" w:ascii="GHEA Grapalat" w:hAnsi="GHEA Grapalat"/>
          <w:sz w:val="22"/>
          <w:szCs w:val="22"/>
          <w:lang w:val="hy-AM"/>
        </w:rPr>
        <w:t>ներքևի</w:t>
      </w:r>
      <w:r>
        <w:rPr>
          <w:rFonts w:ascii="GHEA Grapalat" w:hAnsi="GHEA Grapalat"/>
          <w:sz w:val="22"/>
          <w:szCs w:val="22"/>
          <w:lang w:val="hy-AM"/>
        </w:rPr>
        <w:t xml:space="preserve"> </w:t>
      </w:r>
      <w:r>
        <w:rPr>
          <w:rFonts w:cs="Arial" w:ascii="GHEA Grapalat" w:hAnsi="GHEA Grapalat"/>
          <w:sz w:val="22"/>
          <w:szCs w:val="22"/>
          <w:lang w:val="hy-AM"/>
        </w:rPr>
        <w:t>հոսանքի</w:t>
      </w:r>
      <w:r>
        <w:rPr>
          <w:rFonts w:ascii="GHEA Grapalat" w:hAnsi="GHEA Grapalat"/>
          <w:sz w:val="22"/>
          <w:szCs w:val="22"/>
          <w:lang w:val="hy-AM"/>
        </w:rPr>
        <w:t xml:space="preserve"> </w:t>
      </w:r>
      <w:r>
        <w:rPr>
          <w:rFonts w:cs="Arial" w:ascii="GHEA Grapalat" w:hAnsi="GHEA Grapalat"/>
          <w:sz w:val="22"/>
          <w:szCs w:val="22"/>
          <w:lang w:val="hy-AM"/>
        </w:rPr>
        <w:t>օգտագործողների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ներառյալ</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համակարգեր</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էկոհամակարգեր</w:t>
      </w:r>
      <w:r>
        <w:rPr>
          <w:rFonts w:ascii="GHEA Grapalat" w:hAnsi="GHEA Grapalat"/>
          <w:sz w:val="22"/>
          <w:szCs w:val="22"/>
          <w:lang w:val="hy-AM"/>
        </w:rPr>
        <w:t xml:space="preserve">: </w:t>
      </w:r>
    </w:p>
    <w:p>
      <w:pPr>
        <w:pStyle w:val="BodyText"/>
        <w:numPr>
          <w:ilvl w:val="0"/>
          <w:numId w:val="35"/>
        </w:numPr>
        <w:tabs>
          <w:tab w:val="clear" w:pos="720"/>
          <w:tab w:val="left" w:pos="0" w:leader="none"/>
        </w:tabs>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ազդեցություն</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ազդեցությունը</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սովորաբար</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քիչ</w:t>
      </w:r>
      <w:r>
        <w:rPr>
          <w:rFonts w:ascii="GHEA Grapalat" w:hAnsi="GHEA Grapalat"/>
          <w:sz w:val="22"/>
          <w:szCs w:val="22"/>
          <w:lang w:val="hy-AM"/>
        </w:rPr>
        <w:t xml:space="preserve"> </w:t>
      </w:r>
      <w:r>
        <w:rPr>
          <w:rFonts w:cs="Arial" w:ascii="GHEA Grapalat" w:hAnsi="GHEA Grapalat"/>
          <w:sz w:val="22"/>
          <w:szCs w:val="22"/>
          <w:lang w:val="hy-AM"/>
        </w:rPr>
        <w:t>ծանր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քան</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օգտագործումների</w:t>
      </w:r>
      <w:r>
        <w:rPr>
          <w:rFonts w:ascii="GHEA Grapalat" w:hAnsi="GHEA Grapalat"/>
          <w:sz w:val="22"/>
          <w:szCs w:val="22"/>
          <w:lang w:val="hy-AM"/>
        </w:rPr>
        <w:t xml:space="preserve"> </w:t>
      </w:r>
      <w:r>
        <w:rPr>
          <w:rFonts w:cs="Arial" w:ascii="GHEA Grapalat" w:hAnsi="GHEA Grapalat"/>
          <w:sz w:val="22"/>
          <w:szCs w:val="22"/>
          <w:lang w:val="hy-AM"/>
        </w:rPr>
        <w:t>դեպքում</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նկատառումները</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ռեժիմների</w:t>
      </w:r>
      <w:r>
        <w:rPr>
          <w:rFonts w:ascii="GHEA Grapalat" w:hAnsi="GHEA Grapalat"/>
          <w:sz w:val="22"/>
          <w:szCs w:val="22"/>
          <w:lang w:val="hy-AM"/>
        </w:rPr>
        <w:t xml:space="preserve"> </w:t>
      </w:r>
      <w:r>
        <w:rPr>
          <w:rFonts w:cs="Arial" w:ascii="GHEA Grapalat" w:hAnsi="GHEA Grapalat"/>
          <w:sz w:val="22"/>
          <w:szCs w:val="22"/>
          <w:lang w:val="hy-AM"/>
        </w:rPr>
        <w:t>փոփոխությունները</w:t>
      </w:r>
      <w:r>
        <w:rPr>
          <w:rFonts w:ascii="GHEA Grapalat" w:hAnsi="GHEA Grapalat"/>
          <w:sz w:val="22"/>
          <w:szCs w:val="22"/>
          <w:lang w:val="hy-AM"/>
        </w:rPr>
        <w:t xml:space="preserve">) </w:t>
      </w:r>
      <w:r>
        <w:rPr>
          <w:rFonts w:cs="Arial" w:ascii="GHEA Grapalat" w:hAnsi="GHEA Grapalat"/>
          <w:sz w:val="22"/>
          <w:szCs w:val="22"/>
          <w:lang w:val="hy-AM"/>
        </w:rPr>
        <w:t>դեռևս</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առնվեն</w:t>
      </w:r>
      <w:r>
        <w:rPr>
          <w:rFonts w:ascii="GHEA Grapalat" w:hAnsi="GHEA Grapalat"/>
          <w:sz w:val="22"/>
          <w:szCs w:val="22"/>
          <w:lang w:val="hy-AM"/>
        </w:rPr>
        <w:t xml:space="preserve">: </w:t>
      </w:r>
    </w:p>
    <w:p>
      <w:pPr>
        <w:pStyle w:val="BodyText"/>
        <w:numPr>
          <w:ilvl w:val="0"/>
          <w:numId w:val="36"/>
        </w:numPr>
        <w:tabs>
          <w:tab w:val="clear" w:pos="720"/>
          <w:tab w:val="left" w:pos="0" w:leader="none"/>
        </w:tabs>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արդյունավետություն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ավանդական</w:t>
      </w:r>
      <w:r>
        <w:rPr>
          <w:rFonts w:ascii="GHEA Grapalat" w:hAnsi="GHEA Grapalat"/>
          <w:sz w:val="22"/>
          <w:szCs w:val="22"/>
          <w:lang w:val="hy-AM"/>
        </w:rPr>
        <w:t xml:space="preserve"> </w:t>
      </w:r>
      <w:r>
        <w:rPr>
          <w:rFonts w:cs="Arial" w:ascii="GHEA Grapalat" w:hAnsi="GHEA Grapalat"/>
          <w:sz w:val="22"/>
          <w:szCs w:val="22"/>
          <w:lang w:val="hy-AM"/>
        </w:rPr>
        <w:t>չափանիշները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չկիրառվել</w:t>
      </w:r>
      <w:r>
        <w:rPr>
          <w:rFonts w:ascii="GHEA Grapalat" w:hAnsi="GHEA Grapalat"/>
          <w:sz w:val="22"/>
          <w:szCs w:val="22"/>
          <w:lang w:val="hy-AM"/>
        </w:rPr>
        <w:t xml:space="preserve"> </w:t>
      </w:r>
      <w:r>
        <w:rPr>
          <w:rFonts w:cs="Arial" w:ascii="GHEA Grapalat" w:hAnsi="GHEA Grapalat"/>
          <w:sz w:val="22"/>
          <w:szCs w:val="22"/>
          <w:lang w:val="hy-AM"/>
        </w:rPr>
        <w:t>հիդրոէլեկտրաէներգիայի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նկատմամբ</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մոտեցումներ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գնահատման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օպտիմալացման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p>
    <w:p>
      <w:pPr>
        <w:pStyle w:val="BodyText"/>
        <w:numPr>
          <w:ilvl w:val="0"/>
          <w:numId w:val="37"/>
        </w:numPr>
        <w:tabs>
          <w:tab w:val="clear" w:pos="720"/>
          <w:tab w:val="left" w:pos="0" w:leader="none"/>
        </w:tabs>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Քաղաքականություն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պլանավորում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քաղաքականությունը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պլանները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ապահովելով</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բաշխումը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պահանջները</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լինեն</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վերաօգտագործման</w:t>
      </w:r>
      <w:r>
        <w:rPr>
          <w:rFonts w:ascii="GHEA Grapalat" w:hAnsi="GHEA Grapalat"/>
          <w:sz w:val="22"/>
          <w:szCs w:val="22"/>
          <w:lang w:val="hy-AM"/>
        </w:rPr>
        <w:t xml:space="preserve"> </w:t>
      </w:r>
      <w:r>
        <w:rPr>
          <w:rFonts w:cs="Arial" w:ascii="GHEA Grapalat" w:hAnsi="GHEA Grapalat"/>
          <w:sz w:val="22"/>
          <w:szCs w:val="22"/>
          <w:lang w:val="hy-AM"/>
        </w:rPr>
        <w:t>հստակ</w:t>
      </w:r>
      <w:r>
        <w:rPr>
          <w:rFonts w:ascii="GHEA Grapalat" w:hAnsi="GHEA Grapalat"/>
          <w:sz w:val="22"/>
          <w:szCs w:val="22"/>
          <w:lang w:val="hy-AM"/>
        </w:rPr>
        <w:t xml:space="preserve"> </w:t>
      </w:r>
      <w:r>
        <w:rPr>
          <w:rFonts w:cs="Arial" w:ascii="GHEA Grapalat" w:hAnsi="GHEA Grapalat"/>
          <w:sz w:val="22"/>
          <w:szCs w:val="22"/>
          <w:lang w:val="hy-AM"/>
        </w:rPr>
        <w:t>ընկալման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զեկույցի հետագա բաժիններում, որտեղ քննարկվելու է ջրի պահանջարկի և առաջարկի հաշվեկշիռները, մենք կտրամադրենք ավելի մանրամասն վերլուծություն, որը հաշվի կառնի հիդրոէներգետիկայի ոլորտում ջրօգտագործման այս յուրահատուկ ասպեկտը: Սա կներառի գետային համակարգերի երկայնքով բազմաթիվ ՀԷԿ-երի կասկադային էֆեկտի ուսումնասիրությունը և Արարատյան ՋԿՏ-ում ջրի առկայության վրա զուտ ազդեցության գնահատումը: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87" w:name="_Toc180589672"/>
      <w:commentRangeStart w:id="15"/>
      <w:r>
        <w:rPr>
          <w:rFonts w:ascii="GHEA Grapalat" w:hAnsi="GHEA Grapalat"/>
          <w:b/>
          <w:bCs/>
          <w:color w:themeColor="accent1" w:val="4F81BD"/>
          <w:sz w:val="24"/>
          <w:szCs w:val="24"/>
          <w:lang w:val="hy-AM"/>
        </w:rPr>
        <w:t>Ստորերկրյա ջրային ռեսուրսների ջրառաջարկը</w:t>
      </w:r>
      <w:bookmarkEnd w:id="87"/>
      <w:commentRangeEnd w:id="15"/>
      <w:r>
        <w:commentReference w:id="15"/>
      </w:r>
      <w:r>
        <w:rPr/>
      </w:r>
    </w:p>
    <w:p>
      <w:pPr>
        <w:pStyle w:val="BodyText"/>
        <w:spacing w:lineRule="auto" w:line="276" w:before="120" w:after="0"/>
        <w:ind w:hanging="0"/>
        <w:rPr>
          <w:rFonts w:ascii="GHEA Grapalat" w:hAnsi="GHEA Grapalat"/>
          <w:sz w:val="22"/>
          <w:szCs w:val="22"/>
          <w:lang w:val="hy-AM"/>
        </w:rPr>
      </w:pPr>
      <w:del w:id="372" w:author="Unknown Author" w:date="2024-10-31T15:14:54Z">
        <w:r>
          <w:rPr>
            <w:rFonts w:ascii="GHEA Grapalat" w:hAnsi="GHEA Grapalat"/>
            <w:sz w:val="22"/>
            <w:szCs w:val="22"/>
            <w:lang w:val="hy-AM"/>
          </w:rPr>
          <w:delText>Չնայած</w:delText>
        </w:r>
      </w:del>
      <w:ins w:id="373" w:author="Unknown Author" w:date="2024-10-31T15:14:54Z">
        <w:r>
          <w:rPr>
            <w:rFonts w:ascii="GHEA Grapalat" w:hAnsi="GHEA Grapalat"/>
            <w:sz w:val="22"/>
            <w:szCs w:val="22"/>
            <w:lang w:val="hy-AM"/>
          </w:rPr>
          <w:t>Մ</w:t>
        </w:r>
      </w:ins>
      <w:del w:id="374" w:author="Unknown Author" w:date="2024-10-31T15:14:54Z">
        <w:r>
          <w:rPr>
            <w:rFonts w:ascii="GHEA Grapalat" w:hAnsi="GHEA Grapalat"/>
            <w:sz w:val="22"/>
            <w:szCs w:val="22"/>
            <w:lang w:val="hy-AM"/>
          </w:rPr>
          <w:delText xml:space="preserve"> </w:delText>
        </w:r>
      </w:del>
      <w:moveTo w:id="375" w:author="Unknown Author" w:date="2024-10-31T15:14:35Z">
        <w:r>
          <w:rPr>
            <w:rFonts w:ascii="GHEA Grapalat" w:hAnsi="GHEA Grapalat"/>
            <w:sz w:val="22"/>
            <w:szCs w:val="22"/>
            <w:lang w:val="hy-AM"/>
          </w:rPr>
          <w:t>ակերևութային ջրերի համեմատ</w:t>
        </w:r>
      </w:moveTo>
      <w:ins w:id="376" w:author="Unknown Author" w:date="2024-10-31T15:14:35Z">
        <w:r>
          <w:rPr>
            <w:rFonts w:ascii="GHEA Grapalat" w:hAnsi="GHEA Grapalat"/>
            <w:sz w:val="22"/>
            <w:szCs w:val="22"/>
            <w:lang w:val="hy-AM"/>
          </w:rPr>
          <w:t xml:space="preserve"> </w:t>
        </w:r>
      </w:ins>
      <w:r>
        <w:rPr>
          <w:rFonts w:ascii="GHEA Grapalat" w:hAnsi="GHEA Grapalat"/>
          <w:sz w:val="22"/>
          <w:szCs w:val="22"/>
          <w:lang w:val="hy-AM"/>
        </w:rPr>
        <w:t>ստորերկրյա ջրային ռեսուրսները կազմում են Արարատյան ՋԿՏ-ի ջրամատակարարման ավելի փոքր մասը</w:t>
      </w:r>
      <w:del w:id="377" w:author="Unknown Author" w:date="2024-10-31T15:14:40Z">
        <w:r>
          <w:rPr>
            <w:rFonts w:ascii="GHEA Grapalat" w:hAnsi="GHEA Grapalat"/>
            <w:sz w:val="22"/>
            <w:szCs w:val="22"/>
            <w:lang w:val="hy-AM"/>
          </w:rPr>
          <w:delText>՝</w:delText>
        </w:r>
      </w:del>
      <w:ins w:id="378" w:author="Unknown Author" w:date="2024-10-31T15:15:09Z">
        <w:r>
          <w:rPr>
            <w:rFonts w:ascii="GHEA Grapalat" w:hAnsi="GHEA Grapalat"/>
            <w:sz w:val="22"/>
            <w:szCs w:val="22"/>
            <w:lang w:val="hy-AM"/>
          </w:rPr>
          <w:t xml:space="preserve">, </w:t>
        </w:r>
      </w:ins>
      <w:ins w:id="379" w:author="Unknown Author" w:date="2024-10-31T15:15:09Z">
        <w:r>
          <w:rPr>
            <w:rFonts w:ascii="GHEA Grapalat" w:hAnsi="GHEA Grapalat"/>
            <w:sz w:val="22"/>
            <w:szCs w:val="22"/>
            <w:lang w:val="hy-AM"/>
          </w:rPr>
          <w:t>սակայն դրանք նույնպես ունեն կարևոր դեր</w:t>
        </w:r>
      </w:ins>
      <w:moveFrom w:id="380" w:author="Unknown Author" w:date="2024-10-31T15:14:33Z">
        <w:r>
          <w:rPr>
            <w:rFonts w:ascii="GHEA Grapalat" w:hAnsi="GHEA Grapalat"/>
            <w:sz w:val="22"/>
            <w:szCs w:val="22"/>
            <w:lang w:val="hy-AM"/>
          </w:rPr>
          <w:t xml:space="preserve"> մակերևութային ջրերի համեմատ</w:t>
        </w:r>
      </w:moveFrom>
      <w:del w:id="381" w:author="Unknown Author" w:date="2024-10-31T15:15:56Z">
        <w:r>
          <w:rPr>
            <w:rFonts w:ascii="GHEA Grapalat" w:hAnsi="GHEA Grapalat"/>
            <w:sz w:val="22"/>
            <w:szCs w:val="22"/>
            <w:lang w:val="hy-AM"/>
          </w:rPr>
          <w:delText>, դրանք կարևոր դեր են խաղում որոշակի ոլորտներում</w:delText>
        </w:r>
      </w:del>
      <w:r>
        <w:rPr>
          <w:rFonts w:ascii="GHEA Grapalat" w:hAnsi="GHEA Grapalat"/>
          <w:sz w:val="22"/>
          <w:szCs w:val="22"/>
          <w:lang w:val="hy-AM"/>
        </w:rPr>
        <w:t xml:space="preserve">: Համաձայն </w:t>
      </w:r>
      <w:r>
        <w:rPr>
          <w:rFonts w:ascii="GHEA Grapalat" w:hAnsi="GHEA Grapalat"/>
          <w:sz w:val="22"/>
          <w:szCs w:val="22"/>
          <w:lang w:val="hy-AM"/>
        </w:rPr>
        <w:fldChar w:fldCharType="begin"/>
      </w:r>
      <w:r>
        <w:rPr>
          <w:sz w:val="22"/>
          <w:szCs w:val="22"/>
          <w:rFonts w:ascii="GHEA Grapalat" w:hAnsi="GHEA Grapalat"/>
          <w:lang w:val="hy-AM"/>
        </w:rPr>
        <w:instrText xml:space="preserve"> REF _Ref180575105 \h </w:instrText>
      </w:r>
      <w:r>
        <w:rPr>
          <w:sz w:val="22"/>
          <w:szCs w:val="22"/>
          <w:rFonts w:ascii="GHEA Grapalat" w:hAnsi="GHEA Grapalat"/>
          <w:lang w:val="hy-AM"/>
        </w:rPr>
        <w:fldChar w:fldCharType="separate"/>
      </w:r>
      <w:r>
        <w:rPr>
          <w:sz w:val="22"/>
          <w:szCs w:val="22"/>
          <w:rFonts w:ascii="GHEA Grapalat" w:hAnsi="GHEA Grapalat"/>
          <w:lang w:val="hy-AM"/>
        </w:rPr>
        <w:t>Աղյուսակ 7</w:t>
      </w:r>
      <w:r>
        <w:rPr>
          <w:sz w:val="22"/>
          <w:szCs w:val="22"/>
          <w:rFonts w:ascii="GHEA Grapalat" w:hAnsi="GHEA Grapalat"/>
          <w:lang w:val="hy-AM"/>
        </w:rPr>
        <w:fldChar w:fldCharType="end"/>
      </w:r>
      <w:r>
        <w:rPr>
          <w:rFonts w:ascii="GHEA Grapalat" w:hAnsi="GHEA Grapalat"/>
          <w:sz w:val="22"/>
          <w:szCs w:val="22"/>
          <w:lang w:val="hy-AM"/>
        </w:rPr>
        <w:t>-ի, 2023 թվականին ստորերկրյա ջրերի ջրառը կազմել է 66.93 հազար մ³, ինչը կազմում է ընդհանուր ջրօգտագործման 2.78%-ը:</w:t>
      </w:r>
    </w:p>
    <w:p>
      <w:pPr>
        <w:pStyle w:val="BodyText"/>
        <w:spacing w:lineRule="auto" w:line="276" w:before="120" w:after="0"/>
        <w:rPr>
          <w:rFonts w:ascii="GHEA Grapalat" w:hAnsi="GHEA Grapalat"/>
          <w:sz w:val="22"/>
          <w:szCs w:val="22"/>
          <w:lang w:val="hy-AM"/>
        </w:rPr>
      </w:pPr>
      <w:r>
        <w:rPr>
          <w:rFonts w:ascii="GHEA Grapalat" w:hAnsi="GHEA Grapalat"/>
          <w:sz w:val="22"/>
          <w:szCs w:val="22"/>
          <w:lang w:val="hy-AM"/>
        </w:rPr>
        <w:t xml:space="preserve">Ստորերկրյա ջրերի օգտագործման հիմնական </w:t>
      </w:r>
      <w:ins w:id="382" w:author="Unknown Author" w:date="2024-10-31T15:16:11Z">
        <w:r>
          <w:rPr>
            <w:rFonts w:ascii="GHEA Grapalat" w:hAnsi="GHEA Grapalat"/>
            <w:sz w:val="22"/>
            <w:szCs w:val="22"/>
            <w:lang w:val="hy-AM"/>
          </w:rPr>
          <w:t>ուղղություններն են</w:t>
        </w:r>
      </w:ins>
      <w:del w:id="383" w:author="Unknown Author" w:date="2024-10-31T15:16:10Z">
        <w:r>
          <w:rPr>
            <w:rFonts w:ascii="GHEA Grapalat" w:hAnsi="GHEA Grapalat"/>
            <w:sz w:val="22"/>
            <w:szCs w:val="22"/>
            <w:lang w:val="hy-AM"/>
          </w:rPr>
          <w:delText>կետերը ներառում են</w:delText>
        </w:r>
      </w:del>
      <w:r>
        <w:rPr>
          <w:rFonts w:ascii="GHEA Grapalat" w:hAnsi="GHEA Grapalat"/>
          <w:sz w:val="22"/>
          <w:szCs w:val="22"/>
          <w:lang w:val="hy-AM"/>
        </w:rPr>
        <w:t>.</w:t>
      </w:r>
    </w:p>
    <w:p>
      <w:pPr>
        <w:pStyle w:val="BodyText"/>
        <w:numPr>
          <w:ilvl w:val="0"/>
          <w:numId w:val="38"/>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Կենցաղային օգտագործումը ստորերկրյա ջրերի ամենամեծ սպառողն է՝ 2023 թվականին օգտագործելով 24.76 հազար մ³: Սա ենթադրում է, որ ստորերկրյա ջրերը ավազանում կենցաղային ջրամատակարարման կարևոր աղբյուր են: </w:t>
      </w:r>
    </w:p>
    <w:p>
      <w:pPr>
        <w:pStyle w:val="BodyText"/>
        <w:numPr>
          <w:ilvl w:val="0"/>
          <w:numId w:val="38"/>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երկրորդ</w:t>
      </w:r>
      <w:r>
        <w:rPr>
          <w:rFonts w:ascii="GHEA Grapalat" w:hAnsi="GHEA Grapalat"/>
          <w:sz w:val="22"/>
          <w:szCs w:val="22"/>
          <w:lang w:val="hy-AM"/>
        </w:rPr>
        <w:t xml:space="preserve"> </w:t>
      </w:r>
      <w:r>
        <w:rPr>
          <w:rFonts w:cs="Arial" w:ascii="GHEA Grapalat" w:hAnsi="GHEA Grapalat"/>
          <w:sz w:val="22"/>
          <w:szCs w:val="22"/>
          <w:lang w:val="hy-AM"/>
        </w:rPr>
        <w:t>խոշոր</w:t>
      </w:r>
      <w:r>
        <w:rPr>
          <w:rFonts w:ascii="GHEA Grapalat" w:hAnsi="GHEA Grapalat"/>
          <w:sz w:val="22"/>
          <w:szCs w:val="22"/>
          <w:lang w:val="hy-AM"/>
        </w:rPr>
        <w:t xml:space="preserve"> </w:t>
      </w:r>
      <w:r>
        <w:rPr>
          <w:rFonts w:cs="Arial" w:ascii="GHEA Grapalat" w:hAnsi="GHEA Grapalat"/>
          <w:sz w:val="22"/>
          <w:szCs w:val="22"/>
          <w:lang w:val="hy-AM"/>
        </w:rPr>
        <w:t>օգտագործողն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2023 </w:t>
      </w:r>
      <w:r>
        <w:rPr>
          <w:rFonts w:cs="Arial" w:ascii="GHEA Grapalat" w:hAnsi="GHEA Grapalat"/>
          <w:sz w:val="22"/>
          <w:szCs w:val="22"/>
          <w:lang w:val="hy-AM"/>
        </w:rPr>
        <w:t>թ</w:t>
      </w:r>
      <w:r>
        <w:rPr>
          <w:rFonts w:cs="Cambria Math" w:ascii="Cambria Math" w:hAnsi="Cambria Math"/>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ջրառը</w:t>
      </w:r>
      <w:r>
        <w:rPr>
          <w:rFonts w:ascii="GHEA Grapalat" w:hAnsi="GHEA Grapalat"/>
          <w:sz w:val="22"/>
          <w:szCs w:val="22"/>
          <w:lang w:val="hy-AM"/>
        </w:rPr>
        <w:t xml:space="preserve"> </w:t>
      </w:r>
      <w:r>
        <w:rPr>
          <w:rFonts w:cs="Arial" w:ascii="GHEA Grapalat" w:hAnsi="GHEA Grapalat"/>
          <w:sz w:val="22"/>
          <w:szCs w:val="22"/>
          <w:lang w:val="hy-AM"/>
        </w:rPr>
        <w:t>կազմելով</w:t>
      </w:r>
      <w:r>
        <w:rPr>
          <w:rFonts w:ascii="GHEA Grapalat" w:hAnsi="GHEA Grapalat"/>
          <w:sz w:val="22"/>
          <w:szCs w:val="22"/>
          <w:lang w:val="hy-AM"/>
        </w:rPr>
        <w:t xml:space="preserve"> 23.72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 xml:space="preserve">: </w:t>
      </w:r>
    </w:p>
    <w:p>
      <w:pPr>
        <w:pStyle w:val="BodyText"/>
        <w:numPr>
          <w:ilvl w:val="0"/>
          <w:numId w:val="38"/>
        </w:numPr>
        <w:suppressAutoHyphens w:val="true"/>
        <w:spacing w:lineRule="auto" w:line="276" w:before="120" w:after="0"/>
        <w:rPr>
          <w:rFonts w:ascii="GHEA Grapalat" w:hAnsi="GHEA Grapalat"/>
          <w:sz w:val="22"/>
          <w:szCs w:val="22"/>
          <w:lang w:val="hy-AM"/>
        </w:rPr>
      </w:pPr>
      <w:r>
        <w:rPr>
          <w:rFonts w:cs="Arial" w:ascii="GHEA Grapalat" w:hAnsi="GHEA Grapalat"/>
          <w:sz w:val="22"/>
          <w:szCs w:val="22"/>
          <w:lang w:val="hy-AM"/>
        </w:rPr>
        <w:t>Ձկնաբուծությունը</w:t>
      </w:r>
      <w:r>
        <w:rPr>
          <w:rFonts w:ascii="GHEA Grapalat" w:hAnsi="GHEA Grapalat"/>
          <w:sz w:val="22"/>
          <w:szCs w:val="22"/>
          <w:lang w:val="hy-AM"/>
        </w:rPr>
        <w:t xml:space="preserve">, </w:t>
      </w:r>
      <w:r>
        <w:rPr>
          <w:rFonts w:cs="Arial" w:ascii="GHEA Grapalat" w:hAnsi="GHEA Grapalat"/>
          <w:sz w:val="22"/>
          <w:szCs w:val="22"/>
          <w:lang w:val="hy-AM"/>
        </w:rPr>
        <w:t>արդյունաբերությունը</w:t>
      </w:r>
      <w:r>
        <w:rPr>
          <w:rFonts w:ascii="GHEA Grapalat" w:hAnsi="GHEA Grapalat"/>
          <w:sz w:val="22"/>
          <w:szCs w:val="22"/>
          <w:lang w:val="hy-AM"/>
        </w:rPr>
        <w:t xml:space="preserve"> </w:t>
      </w:r>
      <w:r>
        <w:rPr>
          <w:rFonts w:cs="Arial" w:ascii="GHEA Grapalat" w:hAnsi="GHEA Grapalat"/>
          <w:sz w:val="22"/>
          <w:szCs w:val="22"/>
          <w:lang w:val="hy-AM"/>
        </w:rPr>
        <w:t>և</w:t>
      </w:r>
      <w:ins w:id="384" w:author="Unknown Author" w:date="2024-10-31T15:12:30Z">
        <w:r>
          <w:rPr>
            <w:rFonts w:cs="Arial" w:ascii="GHEA Grapalat" w:hAnsi="GHEA Grapalat"/>
            <w:sz w:val="22"/>
            <w:szCs w:val="22"/>
            <w:lang w:val="hy-AM"/>
          </w:rPr>
          <w:t xml:space="preserve"> ջրարբիացում</w:t>
        </w:r>
      </w:ins>
      <w:ins w:id="385" w:author="Unknown Author" w:date="2024-10-31T15:12:30Z">
        <w:r>
          <w:rPr>
            <w:rFonts w:cs="Arial" w:ascii="GHEA Grapalat" w:hAnsi="GHEA Grapalat"/>
            <w:sz w:val="22"/>
            <w:szCs w:val="22"/>
            <w:lang w:val="hy-AM"/>
          </w:rPr>
          <w:t>ը</w:t>
        </w:r>
      </w:ins>
      <w:del w:id="386" w:author="Unknown Author" w:date="2024-10-31T15:13:23Z">
        <w:r>
          <w:rPr>
            <w:rFonts w:cs="Arial" w:ascii="GHEA Grapalat" w:hAnsi="GHEA Grapalat"/>
            <w:sz w:val="22"/>
            <w:szCs w:val="22"/>
            <w:lang w:val="hy-AM"/>
          </w:rPr>
          <w:delText xml:space="preserve"> </w:delText>
        </w:r>
      </w:del>
      <w:del w:id="387" w:author="Unknown Author" w:date="2024-10-31T15:13:23Z">
        <w:commentRangeStart w:id="16"/>
        <w:r>
          <w:rPr>
            <w:rFonts w:cs="Arial" w:ascii="GHEA Grapalat" w:hAnsi="GHEA Grapalat"/>
            <w:sz w:val="22"/>
            <w:szCs w:val="22"/>
            <w:shd w:fill="FFFF00" w:val="clear"/>
            <w:lang w:val="hy-AM"/>
          </w:rPr>
          <w:delText>կլանումը</w:delText>
        </w:r>
      </w:del>
      <w:r>
        <w:rPr/>
      </w:r>
      <w:commentRangeEnd w:id="16"/>
      <w:r>
        <w:commentReference w:id="16"/>
      </w:r>
      <w:r>
        <w:rPr>
          <w:rFonts w:ascii="GHEA Grapalat" w:hAnsi="GHEA Grapalat"/>
          <w:sz w:val="22"/>
          <w:szCs w:val="22"/>
          <w:lang w:val="hy-AM"/>
        </w:rPr>
        <w:t xml:space="preserve"> </w:t>
      </w:r>
      <w:r>
        <w:rPr>
          <w:rFonts w:cs="Arial" w:ascii="GHEA Grapalat" w:hAnsi="GHEA Grapalat"/>
          <w:sz w:val="22"/>
          <w:szCs w:val="22"/>
          <w:lang w:val="hy-AM"/>
        </w:rPr>
        <w:t>նույնպես</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քիչ</w:t>
      </w:r>
      <w:r>
        <w:rPr>
          <w:rFonts w:ascii="GHEA Grapalat" w:hAnsi="GHEA Grapalat"/>
          <w:sz w:val="22"/>
          <w:szCs w:val="22"/>
          <w:lang w:val="hy-AM"/>
        </w:rPr>
        <w:t xml:space="preserve"> </w:t>
      </w:r>
      <w:r>
        <w:rPr>
          <w:rFonts w:cs="Arial" w:ascii="GHEA Grapalat" w:hAnsi="GHEA Grapalat"/>
          <w:sz w:val="22"/>
          <w:szCs w:val="22"/>
          <w:lang w:val="hy-AM"/>
        </w:rPr>
        <w:t>չափով</w:t>
      </w:r>
      <w:r>
        <w:rPr>
          <w:rFonts w:ascii="GHEA Grapalat" w:hAnsi="GHEA Grapalat"/>
          <w:sz w:val="22"/>
          <w:szCs w:val="22"/>
          <w:lang w:val="hy-AM"/>
        </w:rPr>
        <w:t xml:space="preserve">: </w:t>
      </w:r>
    </w:p>
    <w:p>
      <w:pPr>
        <w:pStyle w:val="BodyText"/>
        <w:numPr>
          <w:ilvl w:val="0"/>
          <w:numId w:val="38"/>
        </w:numPr>
        <w:suppressAutoHyphens w:val="true"/>
        <w:spacing w:lineRule="auto" w:line="276" w:before="120" w:after="0"/>
        <w:jc w:val="left"/>
        <w:rPr>
          <w:rFonts w:ascii="GHEA Grapalat" w:hAnsi="GHEA Grapalat"/>
          <w:sz w:val="22"/>
          <w:szCs w:val="22"/>
          <w:lang w:val="hy-AM"/>
        </w:rPr>
      </w:pPr>
      <w:r>
        <w:rPr>
          <w:rFonts w:cs="Arial" w:ascii="GHEA Grapalat" w:hAnsi="GHEA Grapalat"/>
          <w:sz w:val="22"/>
          <w:szCs w:val="22"/>
          <w:lang w:val="hy-AM"/>
        </w:rPr>
        <w:t>Հատկանշական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ըստ</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Կենցաղային օգտագործման և ոռոգման համար ստորերկրյա ջրերի վրա հիմնվելը ընդգծում է այս ռեսուրսների կայուն կառավարման և մոնիթորինգի կարևորությունը՝ գերշահագործումը կանխելու և այս կարևոր կարիքների համար երկարաժամկետ հասանելիությունն ապահովելու համար:</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Տարածաշրջանային</w:t>
      </w:r>
      <w:r>
        <w:rPr>
          <w:rFonts w:ascii="GHEA Grapalat" w:hAnsi="GHEA Grapalat"/>
          <w:sz w:val="22"/>
          <w:szCs w:val="22"/>
          <w:lang w:val="hy-AM"/>
        </w:rPr>
        <w:t xml:space="preserve"> </w:t>
      </w:r>
      <w:r>
        <w:rPr>
          <w:rFonts w:cs="Arial" w:ascii="GHEA Grapalat" w:hAnsi="GHEA Grapalat"/>
          <w:sz w:val="22"/>
          <w:szCs w:val="22"/>
          <w:lang w:val="hy-AM"/>
        </w:rPr>
        <w:t>վերլուծության</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բացահայտումները</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w:t>
      </w:r>
    </w:p>
    <w:p>
      <w:pPr>
        <w:pStyle w:val="BodyText"/>
        <w:numPr>
          <w:ilvl w:val="0"/>
          <w:numId w:val="39"/>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Վայոց Ձոր. Այս մարզը հետևողականորեն ցույց է տալիս ջրառի ամենաբարձր ցուցանիշը, հիմնականում էլեկտրաէներգիայի արտադրության և ոռոգման համար մակերևութային ջրերի զգալի օգտագործման պատճառով: 2023 թ</w:t>
      </w:r>
      <w:r>
        <w:rPr>
          <w:rFonts w:cs="Cambria Math" w:ascii="Cambria Math" w:hAnsi="Cambria Math"/>
          <w:sz w:val="22"/>
          <w:szCs w:val="22"/>
          <w:lang w:val="hy-AM"/>
        </w:rPr>
        <w:t>․</w:t>
      </w:r>
      <w:r>
        <w:rPr>
          <w:rFonts w:ascii="GHEA Grapalat" w:hAnsi="GHEA Grapalat"/>
          <w:sz w:val="22"/>
          <w:szCs w:val="22"/>
          <w:lang w:val="hy-AM"/>
        </w:rPr>
        <w:t xml:space="preserve"> Վայոց Ձորը կազմել է էլեկտրաէներգիայի համար օգտագործվող մակերևութային ջրերի 1,769,396 հազար մ³-ը (83.51%) և ոռոգման համար՝ 318,966 հազար մ³-ը (15.05%): </w:t>
      </w:r>
    </w:p>
    <w:p>
      <w:pPr>
        <w:pStyle w:val="BodyText"/>
        <w:numPr>
          <w:ilvl w:val="0"/>
          <w:numId w:val="39"/>
        </w:numPr>
        <w:suppressAutoHyphens w:val="true"/>
        <w:spacing w:lineRule="auto" w:line="276" w:before="120" w:after="0"/>
        <w:jc w:val="left"/>
        <w:rPr>
          <w:rFonts w:ascii="GHEA Grapalat" w:hAnsi="GHEA Grapalat"/>
          <w:sz w:val="22"/>
          <w:szCs w:val="22"/>
          <w:lang w:val="hy-AM"/>
        </w:rPr>
      </w:pPr>
      <w:r>
        <w:rPr>
          <w:rFonts w:cs="Arial" w:ascii="GHEA Grapalat" w:hAnsi="GHEA Grapalat"/>
          <w:sz w:val="22"/>
          <w:szCs w:val="22"/>
          <w:lang w:val="hy-AM"/>
        </w:rPr>
        <w:t>Արարատ</w:t>
      </w:r>
      <w:r>
        <w:rPr>
          <w:rFonts w:ascii="GHEA Grapalat" w:hAnsi="GHEA Grapalat"/>
          <w:sz w:val="22"/>
          <w:szCs w:val="22"/>
          <w:lang w:val="hy-AM"/>
        </w:rPr>
        <w:t xml:space="preserve">. </w:t>
      </w:r>
      <w:r>
        <w:rPr>
          <w:rFonts w:cs="Arial" w:ascii="GHEA Grapalat" w:hAnsi="GHEA Grapalat"/>
          <w:sz w:val="22"/>
          <w:szCs w:val="22"/>
          <w:lang w:val="hy-AM"/>
        </w:rPr>
        <w:t>Արարատի</w:t>
      </w:r>
      <w:r>
        <w:rPr>
          <w:rFonts w:ascii="GHEA Grapalat" w:hAnsi="GHEA Grapalat"/>
          <w:sz w:val="22"/>
          <w:szCs w:val="22"/>
          <w:lang w:val="hy-AM"/>
        </w:rPr>
        <w:t xml:space="preserve"> </w:t>
      </w:r>
      <w:r>
        <w:rPr>
          <w:rFonts w:cs="Arial" w:ascii="GHEA Grapalat" w:hAnsi="GHEA Grapalat"/>
          <w:sz w:val="22"/>
          <w:szCs w:val="22"/>
          <w:lang w:val="hy-AM"/>
        </w:rPr>
        <w:t>մարզը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բազմազանություն՝</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ծավալներով</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(2023 </w:t>
      </w:r>
      <w:r>
        <w:rPr>
          <w:rFonts w:cs="Arial" w:ascii="GHEA Grapalat" w:hAnsi="GHEA Grapalat"/>
          <w:sz w:val="22"/>
          <w:szCs w:val="22"/>
          <w:lang w:val="hy-AM"/>
        </w:rPr>
        <w:t>թ</w:t>
      </w:r>
      <w:r>
        <w:rPr>
          <w:rFonts w:cs="Cambria Math" w:ascii="Cambria Math" w:hAnsi="Cambria Math"/>
          <w:sz w:val="22"/>
          <w:szCs w:val="22"/>
          <w:lang w:val="hy-AM"/>
        </w:rPr>
        <w:t>․</w:t>
      </w:r>
      <w:r>
        <w:rPr>
          <w:rFonts w:ascii="GHEA Grapalat" w:hAnsi="GHEA Grapalat"/>
          <w:sz w:val="22"/>
          <w:szCs w:val="22"/>
          <w:lang w:val="hy-AM"/>
        </w:rPr>
        <w:t xml:space="preserve"> 117,616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55.82%)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(2023 </w:t>
      </w:r>
      <w:r>
        <w:rPr>
          <w:rFonts w:cs="Arial" w:ascii="GHEA Grapalat" w:hAnsi="GHEA Grapalat"/>
          <w:sz w:val="22"/>
          <w:szCs w:val="22"/>
          <w:lang w:val="hy-AM"/>
        </w:rPr>
        <w:t>թ</w:t>
      </w:r>
      <w:r>
        <w:rPr>
          <w:rFonts w:cs="Cambria Math" w:ascii="Cambria Math" w:hAnsi="Cambria Math"/>
          <w:sz w:val="22"/>
          <w:szCs w:val="22"/>
          <w:lang w:val="hy-AM"/>
        </w:rPr>
        <w:t>․</w:t>
      </w:r>
      <w:r>
        <w:rPr>
          <w:rFonts w:ascii="GHEA Grapalat" w:hAnsi="GHEA Grapalat"/>
          <w:sz w:val="22"/>
          <w:szCs w:val="22"/>
          <w:lang w:val="hy-AM"/>
        </w:rPr>
        <w:t xml:space="preserve"> 56,268 </w:t>
      </w:r>
      <w:r>
        <w:rPr>
          <w:rFonts w:cs="Arial" w:ascii="GHEA Grapalat" w:hAnsi="GHEA Grapalat"/>
          <w:sz w:val="22"/>
          <w:szCs w:val="22"/>
          <w:lang w:val="hy-AM"/>
        </w:rPr>
        <w:t>հազար</w:t>
      </w:r>
      <w:r>
        <w:rPr>
          <w:rFonts w:ascii="GHEA Grapalat" w:hAnsi="GHEA Grapalat"/>
          <w:sz w:val="22"/>
          <w:szCs w:val="22"/>
          <w:lang w:val="hy-AM"/>
        </w:rPr>
        <w:t xml:space="preserve"> </w:t>
      </w:r>
      <w:r>
        <w:rPr>
          <w:rFonts w:cs="Arial" w:ascii="GHEA Grapalat" w:hAnsi="GHEA Grapalat"/>
          <w:sz w:val="22"/>
          <w:szCs w:val="22"/>
          <w:lang w:val="hy-AM"/>
        </w:rPr>
        <w:t>մ</w:t>
      </w:r>
      <w:r>
        <w:rPr>
          <w:rFonts w:cs="Arial Armenian" w:ascii="GHEA Grapalat" w:hAnsi="GHEA Grapalat"/>
          <w:sz w:val="22"/>
          <w:szCs w:val="22"/>
          <w:lang w:val="hy-AM"/>
        </w:rPr>
        <w:t>³</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26.70%) </w:t>
      </w:r>
      <w:r>
        <w:rPr>
          <w:rFonts w:cs="Arial" w:ascii="GHEA Grapalat" w:hAnsi="GHEA Grapalat"/>
          <w:sz w:val="22"/>
          <w:szCs w:val="22"/>
          <w:lang w:val="hy-AM"/>
        </w:rPr>
        <w:t>համար</w:t>
      </w:r>
      <w:r>
        <w:rPr>
          <w:rFonts w:ascii="GHEA Grapalat" w:hAnsi="GHEA Grapalat"/>
          <w:sz w:val="22"/>
          <w:szCs w:val="22"/>
          <w:lang w:val="hy-AM"/>
        </w:rPr>
        <w:t xml:space="preserve">: </w:t>
      </w:r>
    </w:p>
    <w:p>
      <w:pPr>
        <w:pStyle w:val="BodyText"/>
        <w:numPr>
          <w:ilvl w:val="0"/>
          <w:numId w:val="39"/>
        </w:numPr>
        <w:suppressAutoHyphens w:val="true"/>
        <w:spacing w:lineRule="auto" w:line="276" w:before="120" w:after="0"/>
        <w:jc w:val="left"/>
        <w:rPr>
          <w:rFonts w:ascii="GHEA Grapalat" w:hAnsi="GHEA Grapalat"/>
          <w:sz w:val="22"/>
          <w:szCs w:val="22"/>
          <w:shd w:fill="FFFF00" w:val="clear"/>
          <w:lang w:val="hy-AM"/>
        </w:rPr>
      </w:pPr>
      <w:r>
        <w:rPr>
          <w:rFonts w:cs="Arial" w:ascii="GHEA Grapalat" w:hAnsi="GHEA Grapalat"/>
          <w:sz w:val="22"/>
          <w:szCs w:val="22"/>
          <w:shd w:fill="FFFF00" w:val="clear"/>
          <w:lang w:val="hy-AM"/>
          <w:rPrChange w:id="0" w:author="Alexander Arakelyan" w:date="2024-10-28T19:24:00Z"/>
        </w:rPr>
        <w:t>Կոտայք</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Այս</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մարզը</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հիմնականում</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օգտագործում</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է</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մակերևութային</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ջրերը</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էլեկտրաէներգիայի</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արտադրության</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համար՝</w:t>
      </w:r>
      <w:r>
        <w:rPr>
          <w:rFonts w:ascii="GHEA Grapalat" w:hAnsi="GHEA Grapalat"/>
          <w:sz w:val="22"/>
          <w:szCs w:val="22"/>
          <w:shd w:fill="FFFF00" w:val="clear"/>
          <w:lang w:val="hy-AM"/>
          <w:rPrChange w:id="0" w:author="Alexander Arakelyan" w:date="2024-10-28T19:24:00Z"/>
        </w:rPr>
        <w:t xml:space="preserve"> 2023 </w:t>
      </w:r>
      <w:r>
        <w:rPr>
          <w:rFonts w:cs="Arial" w:ascii="GHEA Grapalat" w:hAnsi="GHEA Grapalat"/>
          <w:sz w:val="22"/>
          <w:szCs w:val="22"/>
          <w:shd w:fill="FFFF00" w:val="clear"/>
          <w:lang w:val="hy-AM"/>
          <w:rPrChange w:id="0" w:author="Alexander Arakelyan" w:date="2024-10-28T19:24:00Z"/>
        </w:rPr>
        <w:t>թ</w:t>
      </w:r>
      <w:r>
        <w:rPr>
          <w:rFonts w:cs="Cambria Math" w:ascii="Cambria Math" w:hAnsi="Cambria Math"/>
          <w:sz w:val="22"/>
          <w:szCs w:val="22"/>
          <w:shd w:fill="FFFF00" w:val="clear"/>
          <w:lang w:val="hy-AM"/>
          <w:rPrChange w:id="0" w:author="Alexander Arakelyan" w:date="2024-10-28T19:24:00Z"/>
        </w:rPr>
        <w:t>․</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այս</w:t>
      </w:r>
      <w:r>
        <w:rPr>
          <w:rFonts w:ascii="GHEA Grapalat" w:hAnsi="GHEA Grapalat"/>
          <w:sz w:val="22"/>
          <w:szCs w:val="22"/>
          <w:shd w:fill="FFFF00" w:val="clear"/>
          <w:lang w:val="hy-AM"/>
          <w:rPrChange w:id="0" w:author="Alexander Arakelyan" w:date="2024-10-28T19:24:00Z"/>
        </w:rPr>
        <w:t xml:space="preserve"> </w:t>
      </w:r>
      <w:r>
        <w:rPr>
          <w:rFonts w:cs="Arial" w:ascii="GHEA Grapalat" w:hAnsi="GHEA Grapalat"/>
          <w:sz w:val="22"/>
          <w:szCs w:val="22"/>
          <w:shd w:fill="FFFF00" w:val="clear"/>
          <w:lang w:val="hy-AM"/>
          <w:rPrChange w:id="0" w:author="Alexander Arakelyan" w:date="2024-10-28T19:24:00Z"/>
        </w:rPr>
        <w:t>նպատ</w:t>
      </w:r>
      <w:r>
        <w:rPr>
          <w:rFonts w:ascii="GHEA Grapalat" w:hAnsi="GHEA Grapalat"/>
          <w:sz w:val="22"/>
          <w:szCs w:val="22"/>
          <w:shd w:fill="FFFF00" w:val="clear"/>
          <w:lang w:val="hy-AM"/>
          <w:rPrChange w:id="0" w:author="Alexander Arakelyan" w:date="2024-10-28T19:24:00Z"/>
        </w:rPr>
        <w:t>ակով օգտագործվել է 52,767 հազար մ³ (95.96%): 4. Լոռի. Թեև Լոռին ցույց է տալիս ջրառի համեմատաբար ցածր ծավալներ, ուշագրավ է, որ 2023 թվականին գրանցված ջրօգտագործման 100%-ը (20,980 հազար մ³) եղել է էլեկտրաէներգիայի արտադրության համար:</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կարևոր ոլորտներում ջրառի ծավալների և դրանց հետ կապված ծախսերի ուսումնասիրությամբ մենք կարող ենք արժեքավոր պատկերացումներ ստանալ Արարատյան ՋԿՏ-ում ջրօգտագործման օրինաչափությունների և ֆինանսական հետևանքների վերաբերյալ: Այս վերլուծությունը հանդիսանում է հիմնարար բաղադրիչ ջրային ռեսուրսների կառավարման արդյունավետ ռազմավարությունների մշակման համար՝ ապահովելով ջրային ռեսուրսների կայուն և արդարացի բաշխումը՝ միաժամանակ հաշվի առնելով ջրի տնտեսական արժեքը ավազանի ընդհանուր սոցիալ-տնտեսական զարգացման համար:</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88" w:name="_Toc180589673"/>
      <w:r>
        <w:rPr>
          <w:rFonts w:ascii="GHEA Grapalat" w:hAnsi="GHEA Grapalat"/>
          <w:b/>
          <w:bCs/>
          <w:color w:themeColor="accent1" w:val="4F81BD"/>
          <w:sz w:val="24"/>
          <w:szCs w:val="24"/>
          <w:lang w:val="hy-AM"/>
        </w:rPr>
        <w:t>Ջրօգտագործման սեզոնային տատանումները Արարատյան ՋԿՏ-ում</w:t>
      </w:r>
      <w:bookmarkEnd w:id="88"/>
    </w:p>
    <w:p>
      <w:pPr>
        <w:pStyle w:val="BodyText"/>
        <w:spacing w:lineRule="auto" w:line="276" w:before="120" w:after="0"/>
        <w:ind w:hanging="0"/>
        <w:rPr>
          <w:rFonts w:ascii="GHEA Grapalat" w:hAnsi="GHEA Grapalat"/>
          <w:sz w:val="22"/>
          <w:szCs w:val="22"/>
          <w:lang w:val="hy-AM"/>
        </w:rPr>
      </w:pPr>
      <w:r>
        <w:rPr>
          <w:rFonts w:cs="Arial" w:ascii="GHEA Grapalat" w:hAnsi="GHEA Grapalat"/>
          <w:color w:val="000000"/>
          <w:sz w:val="22"/>
          <w:szCs w:val="22"/>
          <w:lang w:val="hy-AM"/>
        </w:rPr>
        <w:t xml:space="preserve">Ինչպես երևում է </w:t>
      </w:r>
      <w:r>
        <w:rPr>
          <w:rFonts w:cs="Arial" w:ascii="GHEA Grapalat" w:hAnsi="GHEA Grapalat"/>
          <w:color w:val="000000"/>
          <w:sz w:val="22"/>
          <w:szCs w:val="22"/>
          <w:lang w:val="hy-AM"/>
        </w:rPr>
        <w:fldChar w:fldCharType="begin"/>
      </w:r>
      <w:r>
        <w:rPr>
          <w:sz w:val="22"/>
          <w:szCs w:val="22"/>
          <w:rFonts w:cs="Arial" w:ascii="GHEA Grapalat" w:hAnsi="GHEA Grapalat"/>
          <w:color w:val="000000"/>
          <w:lang w:val="hy-AM"/>
        </w:rPr>
        <w:instrText xml:space="preserve"> REF _Ref180576492 \h </w:instrText>
      </w:r>
      <w:r>
        <w:rPr>
          <w:sz w:val="22"/>
          <w:szCs w:val="22"/>
          <w:rFonts w:cs="Arial" w:ascii="GHEA Grapalat" w:hAnsi="GHEA Grapalat"/>
          <w:color w:val="000000"/>
          <w:lang w:val="hy-AM"/>
        </w:rPr>
        <w:fldChar w:fldCharType="separate"/>
      </w:r>
      <w:r>
        <w:rPr>
          <w:sz w:val="22"/>
          <w:szCs w:val="22"/>
          <w:rFonts w:cs="Arial" w:ascii="GHEA Grapalat" w:hAnsi="GHEA Grapalat"/>
          <w:color w:val="000000"/>
          <w:lang w:val="hy-AM"/>
        </w:rPr>
        <w:t>Գծապատկեր 8</w:t>
      </w:r>
      <w:r>
        <w:rPr>
          <w:sz w:val="22"/>
          <w:szCs w:val="22"/>
          <w:rFonts w:cs="Arial" w:ascii="GHEA Grapalat" w:hAnsi="GHEA Grapalat"/>
          <w:color w:val="000000"/>
          <w:lang w:val="hy-AM"/>
        </w:rPr>
        <w:fldChar w:fldCharType="end"/>
      </w:r>
      <w:r>
        <w:rPr>
          <w:rFonts w:cs="Arial" w:ascii="GHEA Grapalat" w:hAnsi="GHEA Grapalat"/>
          <w:color w:val="000000"/>
          <w:sz w:val="22"/>
          <w:szCs w:val="22"/>
          <w:lang w:val="hy-AM"/>
        </w:rPr>
        <w:t xml:space="preserve">-ից, վերջին տարիներին Արարատյան </w:t>
      </w:r>
      <w:r>
        <w:rPr>
          <w:rFonts w:ascii="GHEA Grapalat" w:hAnsi="GHEA Grapalat"/>
          <w:sz w:val="22"/>
          <w:szCs w:val="22"/>
          <w:lang w:val="hy-AM"/>
        </w:rPr>
        <w:t xml:space="preserve">ՋԿՏ-ում </w:t>
      </w:r>
      <w:r>
        <w:rPr>
          <w:rFonts w:cs="Arial" w:ascii="GHEA Grapalat" w:hAnsi="GHEA Grapalat"/>
          <w:color w:val="000000"/>
          <w:sz w:val="22"/>
          <w:szCs w:val="22"/>
          <w:lang w:val="hy-AM"/>
        </w:rPr>
        <w:t>գրանցված ջրօգտագործումն աճել է: Այս աճը հիմնականում պայմանավորված է ջրօգտագործման թույլտվությունների քանակի աճով և փոքր հիդրոէլեկտրակայանների (ՓՀԷԿ) կառուցմամբ:</w:t>
      </w:r>
    </w:p>
    <w:p>
      <w:pPr>
        <w:pStyle w:val="BodyText"/>
        <w:spacing w:lineRule="auto" w:line="276" w:before="120" w:after="0"/>
        <w:ind w:hanging="0"/>
        <w:rPr>
          <w:rFonts w:ascii="GHEA Grapalat" w:hAnsi="GHEA Grapalat"/>
          <w:sz w:val="22"/>
          <w:szCs w:val="22"/>
          <w:lang w:val="hy-AM"/>
        </w:rPr>
      </w:pPr>
      <w:ins w:id="417" w:author="Alexander Arakelyan" w:date="2024-10-28T19:25:00Z">
        <w:r>
          <w:rPr>
            <w:rFonts w:ascii="GHEA Grapalat" w:hAnsi="GHEA Grapalat"/>
            <w:sz w:val="22"/>
            <w:szCs w:val="22"/>
            <w:lang w:val="hy-AM"/>
          </w:rPr>
          <w:t>Գ</w:t>
        </w:r>
      </w:ins>
      <w:del w:id="418" w:author="Alexander Arakelyan" w:date="2024-10-28T19:25:00Z">
        <w:r>
          <w:rPr>
            <w:rFonts w:ascii="GHEA Grapalat" w:hAnsi="GHEA Grapalat"/>
            <w:sz w:val="22"/>
            <w:szCs w:val="22"/>
            <w:lang w:val="hy-AM"/>
          </w:rPr>
          <w:delText>գ</w:delText>
        </w:r>
      </w:del>
      <w:r>
        <w:rPr>
          <w:rFonts w:ascii="GHEA Grapalat" w:hAnsi="GHEA Grapalat"/>
          <w:sz w:val="22"/>
          <w:szCs w:val="22"/>
          <w:lang w:val="hy-AM"/>
        </w:rPr>
        <w:t>ծապատկերի տվյալների մեկնաբանության հիման վրա, բացառությամբ էլեկտրաէներգիայի, բոլոր ոլորտների համար առավելագույն ջրօգտագործումը հաշվարկվում է՝ հաշվի առնելով գործող պայմանագրերի ժամային ջրօգտագործումը, որը ներկայացնում է ոռոգման գագաթնակետային ամիսները: Միջին օրական ջրօգտագործումը որոշվում է՝ տարեկան օգտագործման տվյալները բաժանելով 365 օրվա վրա, որը տալիս է միջին արժեք: Նվազագույն ջրօգտագործումը գնահատվում է՝ հաշվի առնելով առավելագույն և միջին արժեքների տարբերությունը, որը ներկայացնում է օգտագործումը ձմռան ամիսներին, երբ ոռոգում չկա:</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տրամադրվում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ամսական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տվյալները</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հաշվարկվում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որպես</w:t>
      </w:r>
      <w:r>
        <w:rPr>
          <w:rFonts w:ascii="GHEA Grapalat" w:hAnsi="GHEA Grapalat"/>
          <w:sz w:val="22"/>
          <w:szCs w:val="22"/>
          <w:lang w:val="hy-AM"/>
        </w:rPr>
        <w:t xml:space="preserve"> </w:t>
      </w:r>
      <w:r>
        <w:rPr>
          <w:rFonts w:cs="Arial" w:ascii="GHEA Grapalat" w:hAnsi="GHEA Grapalat"/>
          <w:sz w:val="22"/>
          <w:szCs w:val="22"/>
          <w:lang w:val="hy-AM"/>
        </w:rPr>
        <w:t>մարտից</w:t>
      </w:r>
      <w:r>
        <w:rPr>
          <w:rFonts w:ascii="GHEA Grapalat" w:hAnsi="GHEA Grapalat"/>
          <w:sz w:val="22"/>
          <w:szCs w:val="22"/>
          <w:lang w:val="hy-AM"/>
        </w:rPr>
        <w:t xml:space="preserve"> </w:t>
      </w:r>
      <w:r>
        <w:rPr>
          <w:rFonts w:cs="Arial" w:ascii="GHEA Grapalat" w:hAnsi="GHEA Grapalat"/>
          <w:sz w:val="22"/>
          <w:szCs w:val="22"/>
          <w:lang w:val="hy-AM"/>
        </w:rPr>
        <w:t>հուլիս</w:t>
      </w:r>
      <w:r>
        <w:rPr>
          <w:rFonts w:ascii="GHEA Grapalat" w:hAnsi="GHEA Grapalat"/>
          <w:sz w:val="22"/>
          <w:szCs w:val="22"/>
          <w:lang w:val="hy-AM"/>
        </w:rPr>
        <w:t xml:space="preserve"> </w:t>
      </w:r>
      <w:r>
        <w:rPr>
          <w:rFonts w:cs="Arial" w:ascii="GHEA Grapalat" w:hAnsi="GHEA Grapalat"/>
          <w:sz w:val="22"/>
          <w:szCs w:val="22"/>
          <w:lang w:val="hy-AM"/>
        </w:rPr>
        <w:t>ամիսների</w:t>
      </w:r>
      <w:r>
        <w:rPr>
          <w:rFonts w:ascii="GHEA Grapalat" w:hAnsi="GHEA Grapalat"/>
          <w:sz w:val="22"/>
          <w:szCs w:val="22"/>
          <w:lang w:val="hy-AM"/>
        </w:rPr>
        <w:t xml:space="preserve"> </w:t>
      </w:r>
      <w:r>
        <w:rPr>
          <w:rFonts w:cs="Arial" w:ascii="GHEA Grapalat" w:hAnsi="GHEA Grapalat"/>
          <w:sz w:val="22"/>
          <w:szCs w:val="22"/>
          <w:lang w:val="hy-AM"/>
        </w:rPr>
        <w:t>կշռված</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օրական</w:t>
      </w:r>
      <w:r>
        <w:rPr>
          <w:rFonts w:ascii="GHEA Grapalat" w:hAnsi="GHEA Grapalat"/>
          <w:sz w:val="22"/>
          <w:szCs w:val="22"/>
          <w:lang w:val="hy-AM"/>
        </w:rPr>
        <w:t xml:space="preserve"> </w:t>
      </w:r>
      <w:r>
        <w:rPr>
          <w:rFonts w:cs="Arial" w:ascii="GHEA Grapalat" w:hAnsi="GHEA Grapalat"/>
          <w:sz w:val="22"/>
          <w:szCs w:val="22"/>
          <w:lang w:val="hy-AM"/>
        </w:rPr>
        <w:t>արժեք</w:t>
      </w:r>
      <w:r>
        <w:rPr>
          <w:rFonts w:ascii="GHEA Grapalat" w:hAnsi="GHEA Grapalat"/>
          <w:sz w:val="22"/>
          <w:szCs w:val="22"/>
          <w:lang w:val="hy-AM"/>
        </w:rPr>
        <w:t xml:space="preserve">, </w:t>
      </w:r>
      <w:r>
        <w:rPr>
          <w:rFonts w:cs="Arial" w:ascii="GHEA Grapalat" w:hAnsi="GHEA Grapalat"/>
          <w:sz w:val="22"/>
          <w:szCs w:val="22"/>
          <w:lang w:val="hy-AM"/>
        </w:rPr>
        <w:t>իսկ</w:t>
      </w:r>
      <w:r>
        <w:rPr>
          <w:rFonts w:ascii="GHEA Grapalat" w:hAnsi="GHEA Grapalat"/>
          <w:sz w:val="22"/>
          <w:szCs w:val="22"/>
          <w:lang w:val="hy-AM"/>
        </w:rPr>
        <w:t xml:space="preserve"> </w:t>
      </w:r>
      <w:r>
        <w:rPr>
          <w:rFonts w:cs="Arial" w:ascii="GHEA Grapalat" w:hAnsi="GHEA Grapalat"/>
          <w:sz w:val="22"/>
          <w:szCs w:val="22"/>
          <w:lang w:val="hy-AM"/>
        </w:rPr>
        <w:t>նվազագույնը՝</w:t>
      </w:r>
      <w:r>
        <w:rPr>
          <w:rFonts w:ascii="GHEA Grapalat" w:hAnsi="GHEA Grapalat"/>
          <w:sz w:val="22"/>
          <w:szCs w:val="22"/>
          <w:lang w:val="hy-AM"/>
        </w:rPr>
        <w:t xml:space="preserve"> </w:t>
      </w:r>
      <w:r>
        <w:rPr>
          <w:rFonts w:cs="Arial" w:ascii="GHEA Grapalat" w:hAnsi="GHEA Grapalat"/>
          <w:sz w:val="22"/>
          <w:szCs w:val="22"/>
          <w:lang w:val="hy-AM"/>
        </w:rPr>
        <w:t>ձմռան</w:t>
      </w:r>
      <w:r>
        <w:rPr>
          <w:rFonts w:ascii="GHEA Grapalat" w:hAnsi="GHEA Grapalat"/>
          <w:sz w:val="22"/>
          <w:szCs w:val="22"/>
          <w:lang w:val="hy-AM"/>
        </w:rPr>
        <w:t xml:space="preserve"> </w:t>
      </w:r>
      <w:r>
        <w:rPr>
          <w:rFonts w:cs="Arial" w:ascii="GHEA Grapalat" w:hAnsi="GHEA Grapalat"/>
          <w:sz w:val="22"/>
          <w:szCs w:val="22"/>
          <w:lang w:val="hy-AM"/>
        </w:rPr>
        <w:t>ամիսների</w:t>
      </w:r>
      <w:r>
        <w:rPr>
          <w:rFonts w:ascii="GHEA Grapalat" w:hAnsi="GHEA Grapalat"/>
          <w:sz w:val="22"/>
          <w:szCs w:val="22"/>
          <w:lang w:val="hy-AM"/>
        </w:rPr>
        <w:t xml:space="preserve"> </w:t>
      </w:r>
      <w:r>
        <w:rPr>
          <w:rFonts w:cs="Arial" w:ascii="GHEA Grapalat" w:hAnsi="GHEA Grapalat"/>
          <w:sz w:val="22"/>
          <w:szCs w:val="22"/>
          <w:lang w:val="hy-AM"/>
        </w:rPr>
        <w:t>կշռված</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օրական</w:t>
      </w:r>
      <w:r>
        <w:rPr>
          <w:rFonts w:ascii="GHEA Grapalat" w:hAnsi="GHEA Grapalat"/>
          <w:sz w:val="22"/>
          <w:szCs w:val="22"/>
          <w:lang w:val="hy-AM"/>
        </w:rPr>
        <w:t xml:space="preserve"> </w:t>
      </w:r>
      <w:r>
        <w:rPr>
          <w:rFonts w:cs="Arial" w:ascii="GHEA Grapalat" w:hAnsi="GHEA Grapalat"/>
          <w:sz w:val="22"/>
          <w:szCs w:val="22"/>
          <w:lang w:val="hy-AM"/>
        </w:rPr>
        <w:t>արժեք</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մատակարարումն</w:t>
      </w:r>
      <w:r>
        <w:rPr>
          <w:rFonts w:ascii="GHEA Grapalat" w:hAnsi="GHEA Grapalat"/>
          <w:sz w:val="22"/>
          <w:szCs w:val="22"/>
          <w:lang w:val="hy-AM"/>
        </w:rPr>
        <w:t xml:space="preserve"> </w:t>
      </w:r>
      <w:r>
        <w:rPr>
          <w:rFonts w:cs="Arial" w:ascii="GHEA Grapalat" w:hAnsi="GHEA Grapalat"/>
          <w:sz w:val="22"/>
          <w:szCs w:val="22"/>
          <w:lang w:val="hy-AM"/>
        </w:rPr>
        <w:t>ամենացածրն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նշել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հետևում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օրինաչափության՝</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օգտագործմամբ</w:t>
      </w:r>
      <w:r>
        <w:rPr>
          <w:rFonts w:ascii="GHEA Grapalat" w:hAnsi="GHEA Grapalat"/>
          <w:sz w:val="22"/>
          <w:szCs w:val="22"/>
          <w:lang w:val="hy-AM"/>
        </w:rPr>
        <w:t xml:space="preserve"> </w:t>
      </w:r>
      <w:r>
        <w:rPr>
          <w:rFonts w:cs="Arial" w:ascii="GHEA Grapalat" w:hAnsi="GHEA Grapalat"/>
          <w:sz w:val="22"/>
          <w:szCs w:val="22"/>
          <w:lang w:val="hy-AM"/>
        </w:rPr>
        <w:t>գարնանը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ամռան</w:t>
      </w:r>
      <w:r>
        <w:rPr>
          <w:rFonts w:ascii="GHEA Grapalat" w:hAnsi="GHEA Grapalat"/>
          <w:sz w:val="22"/>
          <w:szCs w:val="22"/>
          <w:lang w:val="hy-AM"/>
        </w:rPr>
        <w:t xml:space="preserve"> </w:t>
      </w:r>
      <w:r>
        <w:rPr>
          <w:rFonts w:cs="Arial" w:ascii="GHEA Grapalat" w:hAnsi="GHEA Grapalat"/>
          <w:sz w:val="22"/>
          <w:szCs w:val="22"/>
          <w:lang w:val="hy-AM"/>
        </w:rPr>
        <w:t>սկզբին՝</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ձնհալից</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անձրևներից</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ավելացմամբ</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օգտագործմամբ</w:t>
      </w:r>
      <w:r>
        <w:rPr>
          <w:rFonts w:ascii="GHEA Grapalat" w:hAnsi="GHEA Grapalat"/>
          <w:sz w:val="22"/>
          <w:szCs w:val="22"/>
          <w:lang w:val="hy-AM"/>
        </w:rPr>
        <w:t xml:space="preserve"> </w:t>
      </w:r>
      <w:r>
        <w:rPr>
          <w:rFonts w:cs="Arial" w:ascii="GHEA Grapalat" w:hAnsi="GHEA Grapalat"/>
          <w:sz w:val="22"/>
          <w:szCs w:val="22"/>
          <w:lang w:val="hy-AM"/>
        </w:rPr>
        <w:t>ձմռանը</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հոսքերը</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Հիմնավորված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ձմռան</w:t>
      </w:r>
      <w:r>
        <w:rPr>
          <w:rFonts w:ascii="GHEA Grapalat" w:hAnsi="GHEA Grapalat"/>
          <w:sz w:val="22"/>
          <w:szCs w:val="22"/>
          <w:lang w:val="hy-AM"/>
        </w:rPr>
        <w:t xml:space="preserve"> </w:t>
      </w:r>
      <w:r>
        <w:rPr>
          <w:rFonts w:cs="Arial" w:ascii="GHEA Grapalat" w:hAnsi="GHEA Grapalat"/>
          <w:sz w:val="22"/>
          <w:szCs w:val="22"/>
          <w:lang w:val="hy-AM"/>
        </w:rPr>
        <w:t>ամիսների</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0-</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հավասարեցնելը՝</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արժեքների</w:t>
      </w:r>
      <w:r>
        <w:rPr>
          <w:rFonts w:ascii="GHEA Grapalat" w:hAnsi="GHEA Grapalat"/>
          <w:sz w:val="22"/>
          <w:szCs w:val="22"/>
          <w:lang w:val="hy-AM"/>
        </w:rPr>
        <w:t xml:space="preserve"> </w:t>
      </w:r>
      <w:r>
        <w:rPr>
          <w:rFonts w:cs="Arial" w:ascii="GHEA Grapalat" w:hAnsi="GHEA Grapalat"/>
          <w:sz w:val="22"/>
          <w:szCs w:val="22"/>
          <w:lang w:val="hy-AM"/>
        </w:rPr>
        <w:t>միջև</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տարբերությամբ</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անհամապատասխանությունը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գագաթնակետային</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աճում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ձմռան</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կարիքը</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որտեղ</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հիմնականում</w:t>
      </w:r>
      <w:r>
        <w:rPr>
          <w:rFonts w:ascii="GHEA Grapalat" w:hAnsi="GHEA Grapalat"/>
          <w:sz w:val="22"/>
          <w:szCs w:val="22"/>
          <w:lang w:val="hy-AM"/>
        </w:rPr>
        <w:t xml:space="preserve"> </w:t>
      </w:r>
      <w:r>
        <w:rPr>
          <w:rFonts w:cs="Arial" w:ascii="GHEA Grapalat" w:hAnsi="GHEA Grapalat"/>
          <w:sz w:val="22"/>
          <w:szCs w:val="22"/>
          <w:lang w:val="hy-AM"/>
        </w:rPr>
        <w:t>օգտագործվում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նպատակներով</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տատանումը</w:t>
      </w:r>
      <w:r>
        <w:rPr>
          <w:rFonts w:ascii="GHEA Grapalat" w:hAnsi="GHEA Grapalat"/>
          <w:sz w:val="22"/>
          <w:szCs w:val="22"/>
          <w:lang w:val="hy-AM"/>
        </w:rPr>
        <w:t xml:space="preserve"> </w:t>
      </w:r>
      <w:r>
        <w:rPr>
          <w:rFonts w:cs="Arial" w:ascii="GHEA Grapalat" w:hAnsi="GHEA Grapalat"/>
          <w:sz w:val="22"/>
          <w:szCs w:val="22"/>
          <w:lang w:val="hy-AM"/>
        </w:rPr>
        <w:t>սովորական</w:t>
      </w:r>
      <w:r>
        <w:rPr>
          <w:rFonts w:ascii="GHEA Grapalat" w:hAnsi="GHEA Grapalat"/>
          <w:sz w:val="22"/>
          <w:szCs w:val="22"/>
          <w:lang w:val="hy-AM"/>
        </w:rPr>
        <w:t xml:space="preserve"> </w:t>
      </w:r>
      <w:r>
        <w:rPr>
          <w:rFonts w:cs="Arial" w:ascii="GHEA Grapalat" w:hAnsi="GHEA Grapalat"/>
          <w:sz w:val="22"/>
          <w:szCs w:val="22"/>
          <w:lang w:val="hy-AM"/>
        </w:rPr>
        <w:t>երևույթ</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արտահայտված</w:t>
      </w:r>
      <w:r>
        <w:rPr>
          <w:rFonts w:ascii="GHEA Grapalat" w:hAnsi="GHEA Grapalat"/>
          <w:sz w:val="22"/>
          <w:szCs w:val="22"/>
          <w:lang w:val="hy-AM"/>
        </w:rPr>
        <w:t xml:space="preserve"> </w:t>
      </w:r>
      <w:r>
        <w:rPr>
          <w:rFonts w:cs="Arial" w:ascii="GHEA Grapalat" w:hAnsi="GHEA Grapalat"/>
          <w:sz w:val="22"/>
          <w:szCs w:val="22"/>
          <w:lang w:val="hy-AM"/>
        </w:rPr>
        <w:t>կլիմայական</w:t>
      </w:r>
      <w:r>
        <w:rPr>
          <w:rFonts w:ascii="GHEA Grapalat" w:hAnsi="GHEA Grapalat"/>
          <w:sz w:val="22"/>
          <w:szCs w:val="22"/>
          <w:lang w:val="hy-AM"/>
        </w:rPr>
        <w:t xml:space="preserve"> </w:t>
      </w:r>
      <w:r>
        <w:rPr>
          <w:rFonts w:cs="Arial" w:ascii="GHEA Grapalat" w:hAnsi="GHEA Grapalat"/>
          <w:sz w:val="22"/>
          <w:szCs w:val="22"/>
          <w:lang w:val="hy-AM"/>
        </w:rPr>
        <w:t>փոփոխություններ</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տարածաշրջաններում</w:t>
      </w:r>
      <w:r>
        <w:rPr>
          <w:rFonts w:ascii="GHEA Grapalat" w:hAnsi="GHEA Grapalat"/>
          <w:sz w:val="22"/>
          <w:szCs w:val="22"/>
          <w:lang w:val="hy-AM"/>
        </w:rPr>
        <w:t xml:space="preserve">, </w:t>
      </w:r>
      <w:r>
        <w:rPr>
          <w:rFonts w:cs="Arial" w:ascii="GHEA Grapalat" w:hAnsi="GHEA Grapalat"/>
          <w:sz w:val="22"/>
          <w:szCs w:val="22"/>
          <w:lang w:val="hy-AM"/>
        </w:rPr>
        <w:t>որտեղ</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r>
        <w:rPr>
          <w:rFonts w:cs="Arial" w:ascii="GHEA Grapalat" w:hAnsi="GHEA Grapalat"/>
          <w:sz w:val="22"/>
          <w:szCs w:val="22"/>
          <w:lang w:val="hy-AM"/>
        </w:rPr>
        <w:t>տատանվում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կախված</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գործունեությունից</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կլիմայական</w:t>
      </w:r>
      <w:r>
        <w:rPr>
          <w:rFonts w:ascii="GHEA Grapalat" w:hAnsi="GHEA Grapalat"/>
          <w:sz w:val="22"/>
          <w:szCs w:val="22"/>
          <w:lang w:val="hy-AM"/>
        </w:rPr>
        <w:t xml:space="preserve"> </w:t>
      </w:r>
      <w:r>
        <w:rPr>
          <w:rFonts w:cs="Arial" w:ascii="GHEA Grapalat" w:hAnsi="GHEA Grapalat"/>
          <w:sz w:val="22"/>
          <w:szCs w:val="22"/>
          <w:lang w:val="hy-AM"/>
        </w:rPr>
        <w:t>պայմաններից</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երևում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color w:val="000000"/>
          <w:sz w:val="22"/>
          <w:szCs w:val="22"/>
          <w:lang w:val="hy-AM"/>
        </w:rPr>
        <w:fldChar w:fldCharType="begin"/>
      </w:r>
      <w:r>
        <w:rPr>
          <w:sz w:val="22"/>
          <w:szCs w:val="22"/>
          <w:rFonts w:cs="Arial" w:ascii="GHEA Grapalat" w:hAnsi="GHEA Grapalat"/>
          <w:color w:val="000000"/>
          <w:lang w:val="hy-AM"/>
        </w:rPr>
        <w:instrText xml:space="preserve"> REF _Ref180576492 \h </w:instrText>
      </w:r>
      <w:r>
        <w:rPr>
          <w:sz w:val="22"/>
          <w:szCs w:val="22"/>
          <w:rFonts w:cs="Arial" w:ascii="GHEA Grapalat" w:hAnsi="GHEA Grapalat"/>
          <w:color w:val="000000"/>
          <w:lang w:val="hy-AM"/>
        </w:rPr>
        <w:fldChar w:fldCharType="separate"/>
      </w:r>
      <w:r>
        <w:rPr>
          <w:sz w:val="22"/>
          <w:szCs w:val="22"/>
          <w:rFonts w:cs="Arial" w:ascii="GHEA Grapalat" w:hAnsi="GHEA Grapalat"/>
          <w:color w:val="000000"/>
          <w:lang w:val="hy-AM"/>
        </w:rPr>
        <w:t>Գծապատկեր 8</w:t>
      </w:r>
      <w:r>
        <w:rPr>
          <w:sz w:val="22"/>
          <w:szCs w:val="22"/>
          <w:rFonts w:cs="Arial" w:ascii="GHEA Grapalat" w:hAnsi="GHEA Grapalat"/>
          <w:color w:val="000000"/>
          <w:lang w:val="hy-AM"/>
        </w:rPr>
        <w:fldChar w:fldCharType="end"/>
      </w:r>
      <w:r>
        <w:rPr>
          <w:rFonts w:cs="Arial" w:ascii="GHEA Grapalat" w:hAnsi="GHEA Grapalat"/>
          <w:color w:val="000000"/>
          <w:sz w:val="22"/>
          <w:szCs w:val="22"/>
          <w:lang w:val="hy-AM"/>
        </w:rPr>
        <w:t>-ից</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ամենաբարձր</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w:t>
      </w:r>
      <w:r>
        <w:rPr>
          <w:rFonts w:cs="Arial" w:ascii="GHEA Grapalat" w:hAnsi="GHEA Grapalat"/>
          <w:sz w:val="22"/>
          <w:szCs w:val="22"/>
          <w:lang w:val="hy-AM"/>
        </w:rPr>
        <w:t>սեզոններում՝</w:t>
      </w:r>
      <w:r>
        <w:rPr>
          <w:rFonts w:ascii="GHEA Grapalat" w:hAnsi="GHEA Grapalat"/>
          <w:sz w:val="22"/>
          <w:szCs w:val="22"/>
          <w:lang w:val="hy-AM"/>
        </w:rPr>
        <w:t xml:space="preserve"> 2020-</w:t>
      </w:r>
      <w:r>
        <w:rPr>
          <w:rFonts w:cs="Arial" w:ascii="GHEA Grapalat" w:hAnsi="GHEA Grapalat"/>
          <w:sz w:val="22"/>
          <w:szCs w:val="22"/>
          <w:lang w:val="hy-AM"/>
        </w:rPr>
        <w:t>ից</w:t>
      </w:r>
      <w:r>
        <w:rPr>
          <w:rFonts w:ascii="GHEA Grapalat" w:hAnsi="GHEA Grapalat"/>
          <w:sz w:val="22"/>
          <w:szCs w:val="22"/>
          <w:lang w:val="hy-AM"/>
        </w:rPr>
        <w:t xml:space="preserve"> 2023 </w:t>
      </w:r>
      <w:r>
        <w:rPr>
          <w:rFonts w:cs="Arial" w:ascii="GHEA Grapalat" w:hAnsi="GHEA Grapalat"/>
          <w:sz w:val="22"/>
          <w:szCs w:val="22"/>
          <w:lang w:val="hy-AM"/>
        </w:rPr>
        <w:t>թվականներին</w:t>
      </w:r>
      <w:r>
        <w:rPr>
          <w:rFonts w:ascii="GHEA Grapalat" w:hAnsi="GHEA Grapalat"/>
          <w:sz w:val="22"/>
          <w:szCs w:val="22"/>
          <w:lang w:val="hy-AM"/>
        </w:rPr>
        <w:t xml:space="preserve"> </w:t>
      </w:r>
      <w:r>
        <w:rPr>
          <w:rFonts w:cs="Arial" w:ascii="GHEA Grapalat" w:hAnsi="GHEA Grapalat"/>
          <w:sz w:val="22"/>
          <w:szCs w:val="22"/>
          <w:lang w:val="hy-AM"/>
        </w:rPr>
        <w:t>նկատելի</w:t>
      </w:r>
      <w:r>
        <w:rPr>
          <w:rFonts w:ascii="GHEA Grapalat" w:hAnsi="GHEA Grapalat"/>
          <w:sz w:val="22"/>
          <w:szCs w:val="22"/>
          <w:lang w:val="hy-AM"/>
        </w:rPr>
        <w:t xml:space="preserve"> </w:t>
      </w:r>
      <w:r>
        <w:rPr>
          <w:rFonts w:cs="Arial" w:ascii="GHEA Grapalat" w:hAnsi="GHEA Grapalat"/>
          <w:sz w:val="22"/>
          <w:szCs w:val="22"/>
          <w:lang w:val="hy-AM"/>
        </w:rPr>
        <w:t>աճով</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ցուցաբերում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ամենազգալի</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տատանումը՝</w:t>
      </w:r>
      <w:r>
        <w:rPr>
          <w:rFonts w:ascii="GHEA Grapalat" w:hAnsi="GHEA Grapalat"/>
          <w:sz w:val="22"/>
          <w:szCs w:val="22"/>
          <w:lang w:val="hy-AM"/>
        </w:rPr>
        <w:t xml:space="preserve"> </w:t>
      </w:r>
      <w:r>
        <w:rPr>
          <w:rFonts w:cs="Arial" w:ascii="GHEA Grapalat" w:hAnsi="GHEA Grapalat"/>
          <w:sz w:val="22"/>
          <w:szCs w:val="22"/>
          <w:lang w:val="hy-AM"/>
        </w:rPr>
        <w:t>գագաթնակետային</w:t>
      </w:r>
      <w:r>
        <w:rPr>
          <w:rFonts w:ascii="GHEA Grapalat" w:hAnsi="GHEA Grapalat"/>
          <w:sz w:val="22"/>
          <w:szCs w:val="22"/>
          <w:lang w:val="hy-AM"/>
        </w:rPr>
        <w:t xml:space="preserve"> </w:t>
      </w:r>
      <w:r>
        <w:rPr>
          <w:rFonts w:cs="Arial" w:ascii="GHEA Grapalat" w:hAnsi="GHEA Grapalat"/>
          <w:sz w:val="22"/>
          <w:szCs w:val="22"/>
          <w:lang w:val="hy-AM"/>
        </w:rPr>
        <w:t>օգտագործմամբ</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ժամանակահատվածում</w:t>
      </w:r>
      <w:r>
        <w:rPr>
          <w:rFonts w:ascii="GHEA Grapalat" w:hAnsi="GHEA Grapalat"/>
          <w:sz w:val="22"/>
          <w:szCs w:val="22"/>
          <w:lang w:val="hy-AM"/>
        </w:rPr>
        <w:t xml:space="preserve"> (</w:t>
      </w:r>
      <w:r>
        <w:rPr>
          <w:rFonts w:cs="Arial" w:ascii="GHEA Grapalat" w:hAnsi="GHEA Grapalat"/>
          <w:sz w:val="22"/>
          <w:szCs w:val="22"/>
          <w:lang w:val="hy-AM"/>
        </w:rPr>
        <w:t>մարտ</w:t>
      </w:r>
      <w:r>
        <w:rPr>
          <w:rFonts w:ascii="GHEA Grapalat" w:hAnsi="GHEA Grapalat"/>
          <w:sz w:val="22"/>
          <w:szCs w:val="22"/>
          <w:lang w:val="hy-AM"/>
        </w:rPr>
        <w:t>-</w:t>
      </w:r>
      <w:r>
        <w:rPr>
          <w:rFonts w:cs="Arial" w:ascii="GHEA Grapalat" w:hAnsi="GHEA Grapalat"/>
          <w:sz w:val="22"/>
          <w:szCs w:val="22"/>
          <w:lang w:val="hy-AM"/>
        </w:rPr>
        <w:t>հունիս</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զրոյական</w:t>
      </w:r>
      <w:r>
        <w:rPr>
          <w:rFonts w:ascii="GHEA Grapalat" w:hAnsi="GHEA Grapalat"/>
          <w:sz w:val="22"/>
          <w:szCs w:val="22"/>
          <w:lang w:val="hy-AM"/>
        </w:rPr>
        <w:t xml:space="preserve"> </w:t>
      </w:r>
      <w:r>
        <w:rPr>
          <w:rFonts w:cs="Arial" w:ascii="GHEA Grapalat" w:hAnsi="GHEA Grapalat"/>
          <w:sz w:val="22"/>
          <w:szCs w:val="22"/>
          <w:lang w:val="hy-AM"/>
        </w:rPr>
        <w:t>օգտագործմամբ</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ժամանակահատվածում</w:t>
      </w:r>
      <w:r>
        <w:rPr>
          <w:rFonts w:ascii="GHEA Grapalat" w:hAnsi="GHEA Grapalat"/>
          <w:sz w:val="22"/>
          <w:szCs w:val="22"/>
          <w:lang w:val="hy-AM"/>
        </w:rPr>
        <w:t xml:space="preserve"> (</w:t>
      </w:r>
      <w:r>
        <w:rPr>
          <w:rFonts w:cs="Arial" w:ascii="GHEA Grapalat" w:hAnsi="GHEA Grapalat"/>
          <w:sz w:val="22"/>
          <w:szCs w:val="22"/>
          <w:lang w:val="hy-AM"/>
        </w:rPr>
        <w:t>դեկտեմբեր</w:t>
      </w:r>
      <w:r>
        <w:rPr>
          <w:rFonts w:ascii="GHEA Grapalat" w:hAnsi="GHEA Grapalat"/>
          <w:sz w:val="22"/>
          <w:szCs w:val="22"/>
          <w:lang w:val="hy-AM"/>
        </w:rPr>
        <w:t>-</w:t>
      </w:r>
      <w:r>
        <w:rPr>
          <w:rFonts w:cs="Arial" w:ascii="GHEA Grapalat" w:hAnsi="GHEA Grapalat"/>
          <w:sz w:val="22"/>
          <w:szCs w:val="22"/>
          <w:lang w:val="hy-AM"/>
        </w:rPr>
        <w:t>փետրվար</w:t>
      </w:r>
      <w:r>
        <w:rPr>
          <w:rFonts w:ascii="GHEA Grapalat" w:hAnsi="GHEA Grapalat"/>
          <w:sz w:val="22"/>
          <w:szCs w:val="22"/>
          <w:lang w:val="hy-AM"/>
        </w:rPr>
        <w:t>):</w:t>
      </w:r>
    </w:p>
    <w:p>
      <w:pPr>
        <w:pStyle w:val="Normal"/>
        <w:spacing w:before="120" w:after="0"/>
        <w:ind w:hanging="0"/>
        <w:jc w:val="center"/>
        <w:rPr>
          <w:rFonts w:ascii="GHEA Grapalat" w:hAnsi="GHEA Grapalat"/>
          <w:lang w:val="hy-AM"/>
        </w:rPr>
      </w:pPr>
      <w:r>
        <w:rPr/>
        <w:drawing>
          <wp:inline distT="0" distB="0" distL="0" distR="0">
            <wp:extent cx="5328920" cy="350456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5328920" cy="3504565"/>
                    </a:xfrm>
                    <a:prstGeom prst="rect">
                      <a:avLst/>
                    </a:prstGeom>
                    <a:noFill/>
                  </pic:spPr>
                </pic:pic>
              </a:graphicData>
            </a:graphic>
          </wp:inline>
        </w:drawing>
      </w:r>
    </w:p>
    <w:p>
      <w:pPr>
        <w:pStyle w:val="Normal"/>
        <w:spacing w:before="120" w:after="0"/>
        <w:ind w:hanging="0"/>
        <w:jc w:val="center"/>
        <w:rPr>
          <w:rFonts w:ascii="GHEA Grapalat" w:hAnsi="GHEA Grapalat"/>
          <w:lang w:val="hy-AM"/>
        </w:rPr>
      </w:pPr>
      <w:bookmarkStart w:id="89" w:name="_Toc180590495"/>
      <w:bookmarkStart w:id="90" w:name="_Ref180576615"/>
      <w:r>
        <w:rPr>
          <w:rFonts w:eastAsia="Batang" w:ascii="GHEA Grapalat" w:hAnsi="GHEA Grapalat"/>
          <w:bCs/>
          <w:color w:themeColor="dark2" w:val="1F497D"/>
          <w:lang w:val="hy-AM" w:eastAsia="en-GB"/>
        </w:rPr>
        <w:t xml:space="preserve">Գծապատկեր </w:t>
      </w:r>
      <w:r>
        <w:rPr>
          <w:rFonts w:eastAsia="Batang" w:ascii="GHEA Grapalat" w:hAnsi="GHEA Grapalat"/>
          <w:bCs/>
          <w:color w:themeColor="dark2" w:val="1F497D"/>
          <w:lang w:val="hy-AM" w:eastAsia="en-GB"/>
        </w:rPr>
        <w:fldChar w:fldCharType="begin"/>
      </w:r>
      <w:r>
        <w:rPr>
          <w:bCs/>
          <w:rFonts w:eastAsia="Batang" w:ascii="GHEA Grapalat" w:hAnsi="GHEA Grapalat"/>
          <w:color w:themeColor="dark2" w:val="1F497D"/>
          <w:lang w:val="hy-AM" w:eastAsia="en-GB"/>
        </w:rPr>
        <w:instrText xml:space="preserve"> SEQ Գծապատկեր \* ARABIC </w:instrText>
      </w:r>
      <w:r>
        <w:rPr>
          <w:bCs/>
          <w:rFonts w:eastAsia="Batang" w:ascii="GHEA Grapalat" w:hAnsi="GHEA Grapalat"/>
          <w:color w:themeColor="dark2" w:val="1F497D"/>
          <w:lang w:val="hy-AM" w:eastAsia="en-GB"/>
        </w:rPr>
        <w:fldChar w:fldCharType="separate"/>
      </w:r>
      <w:r>
        <w:rPr>
          <w:bCs/>
          <w:rFonts w:eastAsia="Batang" w:ascii="GHEA Grapalat" w:hAnsi="GHEA Grapalat"/>
          <w:color w:themeColor="dark2" w:val="1F497D"/>
          <w:lang w:val="hy-AM" w:eastAsia="en-GB"/>
        </w:rPr>
        <w:t>9</w:t>
      </w:r>
      <w:r>
        <w:rPr>
          <w:bCs/>
          <w:rFonts w:eastAsia="Batang" w:ascii="GHEA Grapalat" w:hAnsi="GHEA Grapalat"/>
          <w:color w:themeColor="dark2" w:val="1F497D"/>
          <w:lang w:val="hy-AM" w:eastAsia="en-GB"/>
        </w:rPr>
        <w:fldChar w:fldCharType="end"/>
      </w:r>
      <w:bookmarkEnd w:id="90"/>
      <w:r>
        <w:rPr>
          <w:rFonts w:eastAsia="Batang" w:cs="Cambria Math" w:ascii="Cambria Math" w:hAnsi="Cambria Math"/>
          <w:bCs/>
          <w:color w:themeColor="dark2" w:val="1F497D"/>
          <w:lang w:val="hy-AM" w:eastAsia="en-GB"/>
        </w:rPr>
        <w:t>․</w:t>
      </w:r>
      <w:r>
        <w:rPr>
          <w:rFonts w:eastAsia="Batang" w:ascii="GHEA Grapalat" w:hAnsi="GHEA Grapalat"/>
          <w:bCs/>
          <w:color w:themeColor="dark2" w:val="1F497D"/>
          <w:lang w:val="hy-AM" w:eastAsia="en-GB"/>
        </w:rPr>
        <w:t xml:space="preserve"> </w:t>
      </w:r>
      <w:r>
        <w:rPr>
          <w:rFonts w:eastAsia="Batang" w:cs="Times New Roman" w:ascii="GHEA Grapalat" w:hAnsi="GHEA Grapalat"/>
          <w:bCs/>
          <w:color w:themeColor="dark2" w:val="1F497D"/>
          <w:szCs w:val="20"/>
          <w:lang w:val="hy-AM" w:eastAsia="en-GB"/>
        </w:rPr>
        <w:t>Ամսական ջրօգտագործումն ըստ նպատակի 2023 և 2024 թվականներին</w:t>
      </w:r>
      <w:bookmarkEnd w:id="89"/>
    </w:p>
    <w:p>
      <w:pPr>
        <w:pStyle w:val="BodyText"/>
        <w:spacing w:lineRule="auto" w:line="276" w:before="120" w:after="0"/>
        <w:rPr>
          <w:rFonts w:ascii="GHEA Grapalat" w:hAnsi="GHEA Grapalat"/>
          <w:szCs w:val="22"/>
          <w:lang w:val="hy-AM"/>
        </w:rPr>
      </w:pPr>
      <w:r>
        <w:rPr>
          <w:rFonts w:ascii="GHEA Grapalat" w:hAnsi="GHEA Grapalat"/>
          <w:szCs w:val="22"/>
          <w:lang w:val="hy-AM"/>
        </w:rPr>
        <w:t>Աղբյուր: ՀՀ ՇՄՆ ՋՌԿՎ, 01.12.2024թ</w:t>
      </w:r>
      <w:r>
        <w:rPr>
          <w:rFonts w:cs="Cambria Math" w:ascii="Cambria Math" w:hAnsi="Cambria Math"/>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color w:val="000000"/>
          <w:sz w:val="22"/>
          <w:szCs w:val="22"/>
          <w:lang w:val="hy-AM" w:eastAsia="de-DE"/>
        </w:rPr>
        <w:fldChar w:fldCharType="begin"/>
      </w:r>
      <w:r>
        <w:rPr>
          <w:sz w:val="22"/>
          <w:szCs w:val="22"/>
          <w:rFonts w:cs="Arial" w:ascii="GHEA Grapalat" w:hAnsi="GHEA Grapalat"/>
          <w:color w:val="000000"/>
          <w:lang w:val="hy-AM" w:eastAsia="de-DE"/>
        </w:rPr>
        <w:instrText xml:space="preserve"> REF _Ref180576615 \h </w:instrText>
      </w:r>
      <w:r>
        <w:rPr>
          <w:sz w:val="22"/>
          <w:szCs w:val="22"/>
          <w:rFonts w:cs="Arial" w:ascii="GHEA Grapalat" w:hAnsi="GHEA Grapalat"/>
          <w:color w:val="000000"/>
          <w:lang w:val="hy-AM" w:eastAsia="de-DE"/>
        </w:rPr>
        <w:fldChar w:fldCharType="separate"/>
      </w:r>
      <w:r>
        <w:rPr>
          <w:sz w:val="22"/>
          <w:szCs w:val="22"/>
          <w:rFonts w:cs="Arial" w:ascii="GHEA Grapalat" w:hAnsi="GHEA Grapalat"/>
          <w:color w:val="000000"/>
          <w:lang w:val="hy-AM" w:eastAsia="de-DE"/>
        </w:rPr>
        <w:t>Գծապատկեր 9</w:t>
      </w:r>
      <w:r>
        <w:rPr>
          <w:sz w:val="22"/>
          <w:szCs w:val="22"/>
          <w:rFonts w:cs="Arial" w:ascii="GHEA Grapalat" w:hAnsi="GHEA Grapalat"/>
          <w:color w:val="000000"/>
          <w:lang w:val="hy-AM" w:eastAsia="de-DE"/>
        </w:rPr>
        <w:fldChar w:fldCharType="end"/>
      </w:r>
      <w:r>
        <w:rPr>
          <w:rFonts w:cs="Arial" w:ascii="GHEA Grapalat" w:hAnsi="GHEA Grapalat"/>
          <w:color w:val="000000"/>
          <w:sz w:val="22"/>
          <w:szCs w:val="22"/>
          <w:lang w:val="hy-AM" w:eastAsia="de-DE"/>
        </w:rPr>
        <w:t xml:space="preserve">-ը տրամադրում է Արարատյան </w:t>
      </w:r>
      <w:r>
        <w:rPr>
          <w:rFonts w:ascii="GHEA Grapalat" w:hAnsi="GHEA Grapalat"/>
          <w:sz w:val="22"/>
          <w:szCs w:val="22"/>
          <w:lang w:val="hy-AM"/>
        </w:rPr>
        <w:t xml:space="preserve">ՋԿՏ-ում </w:t>
      </w:r>
      <w:r>
        <w:rPr>
          <w:rFonts w:cs="Arial" w:ascii="GHEA Grapalat" w:hAnsi="GHEA Grapalat"/>
          <w:color w:val="000000"/>
          <w:sz w:val="22"/>
          <w:szCs w:val="22"/>
          <w:lang w:val="hy-AM" w:eastAsia="de-DE"/>
        </w:rPr>
        <w:t>հիմնական ոլորտների, հիմնականում Էլեկտրաէներգիայի և Ոռոգման, ամսական ջրառի ավելի մանրամասն պատկերը: Կարևոր է նշել, որ մինչդեռ Էլեկտրաէներգիայի ոլորտում ամսական օգտագործման տվյալները հասանելի և հուսալի են, Ոռոգման տվյալները գնահատված են՝ հիմնվելով մի քանի ամսական տվյալների կետերի վրա:</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Գրաֆիկը</w:t>
      </w:r>
      <w:r>
        <w:rPr>
          <w:rFonts w:ascii="GHEA Grapalat" w:hAnsi="GHEA Grapalat"/>
          <w:sz w:val="22"/>
          <w:szCs w:val="22"/>
          <w:lang w:val="hy-AM"/>
        </w:rPr>
        <w:t xml:space="preserve"> </w:t>
      </w:r>
      <w:r>
        <w:rPr>
          <w:rFonts w:cs="Arial" w:ascii="GHEA Grapalat" w:hAnsi="GHEA Grapalat"/>
          <w:sz w:val="22"/>
          <w:szCs w:val="22"/>
          <w:lang w:val="hy-AM"/>
        </w:rPr>
        <w:t>հստակ</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օրինաչափությունը</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ոլորտի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գերակշռում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երը</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գագաթնակետին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հասնում</w:t>
      </w:r>
      <w:r>
        <w:rPr>
          <w:rFonts w:ascii="GHEA Grapalat" w:hAnsi="GHEA Grapalat"/>
          <w:sz w:val="22"/>
          <w:szCs w:val="22"/>
          <w:lang w:val="hy-AM"/>
        </w:rPr>
        <w:t xml:space="preserve"> </w:t>
      </w:r>
      <w:r>
        <w:rPr>
          <w:rFonts w:cs="Arial" w:ascii="GHEA Grapalat" w:hAnsi="GHEA Grapalat"/>
          <w:sz w:val="22"/>
          <w:szCs w:val="22"/>
          <w:lang w:val="hy-AM"/>
        </w:rPr>
        <w:t>գարնանը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ամռան</w:t>
      </w:r>
      <w:r>
        <w:rPr>
          <w:rFonts w:ascii="GHEA Grapalat" w:hAnsi="GHEA Grapalat"/>
          <w:sz w:val="22"/>
          <w:szCs w:val="22"/>
          <w:lang w:val="hy-AM"/>
        </w:rPr>
        <w:t xml:space="preserve"> </w:t>
      </w:r>
      <w:r>
        <w:rPr>
          <w:rFonts w:cs="Arial" w:ascii="GHEA Grapalat" w:hAnsi="GHEA Grapalat"/>
          <w:sz w:val="22"/>
          <w:szCs w:val="22"/>
          <w:lang w:val="hy-AM"/>
        </w:rPr>
        <w:t>սկզբին</w:t>
      </w:r>
      <w:r>
        <w:rPr>
          <w:rFonts w:ascii="GHEA Grapalat" w:hAnsi="GHEA Grapalat"/>
          <w:sz w:val="22"/>
          <w:szCs w:val="22"/>
          <w:lang w:val="hy-AM"/>
        </w:rPr>
        <w:t xml:space="preserve"> (</w:t>
      </w:r>
      <w:r>
        <w:rPr>
          <w:rFonts w:cs="Arial" w:ascii="GHEA Grapalat" w:hAnsi="GHEA Grapalat"/>
          <w:sz w:val="22"/>
          <w:szCs w:val="22"/>
          <w:lang w:val="hy-AM"/>
        </w:rPr>
        <w:t>մարտից</w:t>
      </w:r>
      <w:r>
        <w:rPr>
          <w:rFonts w:ascii="GHEA Grapalat" w:hAnsi="GHEA Grapalat"/>
          <w:sz w:val="22"/>
          <w:szCs w:val="22"/>
          <w:lang w:val="hy-AM"/>
        </w:rPr>
        <w:t xml:space="preserve"> </w:t>
      </w:r>
      <w:r>
        <w:rPr>
          <w:rFonts w:cs="Arial" w:ascii="GHEA Grapalat" w:hAnsi="GHEA Grapalat"/>
          <w:sz w:val="22"/>
          <w:szCs w:val="22"/>
          <w:lang w:val="hy-AM"/>
        </w:rPr>
        <w:t>հուլիս</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համընկնում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ձնհալից</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գարնանային</w:t>
      </w:r>
      <w:r>
        <w:rPr>
          <w:rFonts w:ascii="GHEA Grapalat" w:hAnsi="GHEA Grapalat"/>
          <w:sz w:val="22"/>
          <w:szCs w:val="22"/>
          <w:lang w:val="hy-AM"/>
        </w:rPr>
        <w:t xml:space="preserve"> </w:t>
      </w:r>
      <w:r>
        <w:rPr>
          <w:rFonts w:cs="Arial" w:ascii="GHEA Grapalat" w:hAnsi="GHEA Grapalat"/>
          <w:sz w:val="22"/>
          <w:szCs w:val="22"/>
          <w:lang w:val="hy-AM"/>
        </w:rPr>
        <w:t>անձրևներից</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ավելացման</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Այնուհետև</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ուշ</w:t>
      </w:r>
      <w:r>
        <w:rPr>
          <w:rFonts w:ascii="GHEA Grapalat" w:hAnsi="GHEA Grapalat"/>
          <w:sz w:val="22"/>
          <w:szCs w:val="22"/>
          <w:lang w:val="hy-AM"/>
        </w:rPr>
        <w:t xml:space="preserve"> </w:t>
      </w:r>
      <w:r>
        <w:rPr>
          <w:rFonts w:cs="Arial" w:ascii="GHEA Grapalat" w:hAnsi="GHEA Grapalat"/>
          <w:sz w:val="22"/>
          <w:szCs w:val="22"/>
          <w:lang w:val="hy-AM"/>
        </w:rPr>
        <w:t>ամռանը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աշնանը՝</w:t>
      </w:r>
      <w:r>
        <w:rPr>
          <w:rFonts w:ascii="GHEA Grapalat" w:hAnsi="GHEA Grapalat"/>
          <w:sz w:val="22"/>
          <w:szCs w:val="22"/>
          <w:lang w:val="hy-AM"/>
        </w:rPr>
        <w:t xml:space="preserve"> </w:t>
      </w:r>
      <w:r>
        <w:rPr>
          <w:rFonts w:cs="Arial" w:ascii="GHEA Grapalat" w:hAnsi="GHEA Grapalat"/>
          <w:sz w:val="22"/>
          <w:szCs w:val="22"/>
          <w:lang w:val="hy-AM"/>
        </w:rPr>
        <w:t>հասնելով</w:t>
      </w:r>
      <w:r>
        <w:rPr>
          <w:rFonts w:ascii="GHEA Grapalat" w:hAnsi="GHEA Grapalat"/>
          <w:sz w:val="22"/>
          <w:szCs w:val="22"/>
          <w:lang w:val="hy-AM"/>
        </w:rPr>
        <w:t xml:space="preserve"> </w:t>
      </w:r>
      <w:r>
        <w:rPr>
          <w:rFonts w:cs="Arial" w:ascii="GHEA Grapalat" w:hAnsi="GHEA Grapalat"/>
          <w:sz w:val="22"/>
          <w:szCs w:val="22"/>
          <w:lang w:val="hy-AM"/>
        </w:rPr>
        <w:t>իր</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կետին</w:t>
      </w:r>
      <w:r>
        <w:rPr>
          <w:rFonts w:ascii="GHEA Grapalat" w:hAnsi="GHEA Grapalat"/>
          <w:sz w:val="22"/>
          <w:szCs w:val="22"/>
          <w:lang w:val="hy-AM"/>
        </w:rPr>
        <w:t xml:space="preserve"> </w:t>
      </w:r>
      <w:r>
        <w:rPr>
          <w:rFonts w:cs="Arial" w:ascii="GHEA Grapalat" w:hAnsi="GHEA Grapalat"/>
          <w:sz w:val="22"/>
          <w:szCs w:val="22"/>
          <w:lang w:val="hy-AM"/>
        </w:rPr>
        <w:t>ձմռանը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լրացուցիչ</w:t>
      </w:r>
      <w:r>
        <w:rPr>
          <w:rFonts w:ascii="GHEA Grapalat" w:hAnsi="GHEA Grapalat"/>
          <w:sz w:val="22"/>
          <w:szCs w:val="22"/>
          <w:lang w:val="hy-AM"/>
        </w:rPr>
        <w:t xml:space="preserve"> </w:t>
      </w:r>
      <w:r>
        <w:rPr>
          <w:rFonts w:cs="Arial" w:ascii="GHEA Grapalat" w:hAnsi="GHEA Grapalat"/>
          <w:sz w:val="22"/>
          <w:szCs w:val="22"/>
          <w:lang w:val="hy-AM"/>
        </w:rPr>
        <w:t>օրինաչափություն՝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կտրուկ</w:t>
      </w:r>
      <w:r>
        <w:rPr>
          <w:rFonts w:ascii="GHEA Grapalat" w:hAnsi="GHEA Grapalat"/>
          <w:sz w:val="22"/>
          <w:szCs w:val="22"/>
          <w:lang w:val="hy-AM"/>
        </w:rPr>
        <w:t xml:space="preserve"> </w:t>
      </w:r>
      <w:r>
        <w:rPr>
          <w:rFonts w:cs="Arial" w:ascii="GHEA Grapalat" w:hAnsi="GHEA Grapalat"/>
          <w:sz w:val="22"/>
          <w:szCs w:val="22"/>
          <w:lang w:val="hy-AM"/>
        </w:rPr>
        <w:t>աճով</w:t>
      </w:r>
      <w:r>
        <w:rPr>
          <w:rFonts w:ascii="GHEA Grapalat" w:hAnsi="GHEA Grapalat"/>
          <w:sz w:val="22"/>
          <w:szCs w:val="22"/>
          <w:lang w:val="hy-AM"/>
        </w:rPr>
        <w:t xml:space="preserve"> </w:t>
      </w:r>
      <w:r>
        <w:rPr>
          <w:rFonts w:cs="Arial" w:ascii="GHEA Grapalat" w:hAnsi="GHEA Grapalat"/>
          <w:sz w:val="22"/>
          <w:szCs w:val="22"/>
          <w:lang w:val="hy-AM"/>
        </w:rPr>
        <w:t>ապրիլից</w:t>
      </w:r>
      <w:r>
        <w:rPr>
          <w:rFonts w:ascii="GHEA Grapalat" w:hAnsi="GHEA Grapalat"/>
          <w:sz w:val="22"/>
          <w:szCs w:val="22"/>
          <w:lang w:val="hy-AM"/>
        </w:rPr>
        <w:t xml:space="preserve"> </w:t>
      </w:r>
      <w:r>
        <w:rPr>
          <w:rFonts w:cs="Arial" w:ascii="GHEA Grapalat" w:hAnsi="GHEA Grapalat"/>
          <w:sz w:val="22"/>
          <w:szCs w:val="22"/>
          <w:lang w:val="hy-AM"/>
        </w:rPr>
        <w:t>օգոստոս</w:t>
      </w:r>
      <w:r>
        <w:rPr>
          <w:rFonts w:ascii="GHEA Grapalat" w:hAnsi="GHEA Grapalat"/>
          <w:sz w:val="22"/>
          <w:szCs w:val="22"/>
          <w:lang w:val="hy-AM"/>
        </w:rPr>
        <w:t xml:space="preserve">, </w:t>
      </w:r>
      <w:r>
        <w:rPr>
          <w:rFonts w:cs="Arial" w:ascii="GHEA Grapalat" w:hAnsi="GHEA Grapalat"/>
          <w:sz w:val="22"/>
          <w:szCs w:val="22"/>
          <w:lang w:val="hy-AM"/>
        </w:rPr>
        <w:t>գագաթնակետին</w:t>
      </w:r>
      <w:r>
        <w:rPr>
          <w:rFonts w:ascii="GHEA Grapalat" w:hAnsi="GHEA Grapalat"/>
          <w:sz w:val="22"/>
          <w:szCs w:val="22"/>
          <w:lang w:val="hy-AM"/>
        </w:rPr>
        <w:t xml:space="preserve"> </w:t>
      </w:r>
      <w:r>
        <w:rPr>
          <w:rFonts w:cs="Arial" w:ascii="GHEA Grapalat" w:hAnsi="GHEA Grapalat"/>
          <w:sz w:val="22"/>
          <w:szCs w:val="22"/>
          <w:lang w:val="hy-AM"/>
        </w:rPr>
        <w:t>հասնելով</w:t>
      </w:r>
      <w:r>
        <w:rPr>
          <w:rFonts w:ascii="GHEA Grapalat" w:hAnsi="GHEA Grapalat"/>
          <w:sz w:val="22"/>
          <w:szCs w:val="22"/>
          <w:lang w:val="hy-AM"/>
        </w:rPr>
        <w:t xml:space="preserve"> </w:t>
      </w:r>
      <w:r>
        <w:rPr>
          <w:rFonts w:cs="Arial" w:ascii="GHEA Grapalat" w:hAnsi="GHEA Grapalat"/>
          <w:sz w:val="22"/>
          <w:szCs w:val="22"/>
          <w:lang w:val="hy-AM"/>
        </w:rPr>
        <w:t>ամռան</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մշակաբույսերի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պահանջները</w:t>
      </w:r>
      <w:r>
        <w:rPr>
          <w:rFonts w:ascii="GHEA Grapalat" w:hAnsi="GHEA Grapalat"/>
          <w:sz w:val="22"/>
          <w:szCs w:val="22"/>
          <w:lang w:val="hy-AM"/>
        </w:rPr>
        <w:t xml:space="preserve"> </w:t>
      </w:r>
      <w:r>
        <w:rPr>
          <w:rFonts w:cs="Arial" w:ascii="GHEA Grapalat" w:hAnsi="GHEA Grapalat"/>
          <w:sz w:val="22"/>
          <w:szCs w:val="22"/>
          <w:lang w:val="hy-AM"/>
        </w:rPr>
        <w:t>ամենաբարձրն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Այնուհետև</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կտրուկ</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աշնանը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ձմռանը</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կարիքները</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Արժե</w:t>
      </w:r>
      <w:r>
        <w:rPr>
          <w:rFonts w:ascii="GHEA Grapalat" w:hAnsi="GHEA Grapalat"/>
          <w:sz w:val="22"/>
          <w:szCs w:val="22"/>
          <w:lang w:val="hy-AM"/>
        </w:rPr>
        <w:t xml:space="preserve"> </w:t>
      </w:r>
      <w:r>
        <w:rPr>
          <w:rFonts w:cs="Arial" w:ascii="GHEA Grapalat" w:hAnsi="GHEA Grapalat"/>
          <w:sz w:val="22"/>
          <w:szCs w:val="22"/>
          <w:lang w:val="hy-AM"/>
        </w:rPr>
        <w:t>նշել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միջնաժամկետ</w:t>
      </w:r>
      <w:r>
        <w:rPr>
          <w:rFonts w:ascii="GHEA Grapalat" w:hAnsi="GHEA Grapalat"/>
          <w:sz w:val="22"/>
          <w:szCs w:val="22"/>
          <w:lang w:val="hy-AM"/>
        </w:rPr>
        <w:t xml:space="preserve"> </w:t>
      </w:r>
      <w:r>
        <w:rPr>
          <w:rFonts w:cs="Arial" w:ascii="GHEA Grapalat" w:hAnsi="GHEA Grapalat"/>
          <w:sz w:val="22"/>
          <w:szCs w:val="22"/>
          <w:lang w:val="hy-AM"/>
        </w:rPr>
        <w:t>հեռանկարում</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մարմնում</w:t>
      </w:r>
      <w:r>
        <w:rPr>
          <w:rFonts w:ascii="GHEA Grapalat" w:hAnsi="GHEA Grapalat"/>
          <w:sz w:val="22"/>
          <w:szCs w:val="22"/>
          <w:lang w:val="hy-AM"/>
        </w:rPr>
        <w:t xml:space="preserve"> (</w:t>
      </w:r>
      <w:r>
        <w:rPr>
          <w:rFonts w:cs="Arial" w:ascii="GHEA Grapalat" w:hAnsi="GHEA Grapalat"/>
          <w:sz w:val="22"/>
          <w:szCs w:val="22"/>
          <w:lang w:val="hy-AM"/>
        </w:rPr>
        <w:t>ՋՊԿՄ</w:t>
      </w:r>
      <w:r>
        <w:rPr>
          <w:rFonts w:ascii="GHEA Grapalat" w:hAnsi="GHEA Grapalat"/>
          <w:sz w:val="22"/>
          <w:szCs w:val="22"/>
          <w:lang w:val="hy-AM"/>
        </w:rPr>
        <w:t xml:space="preserve">) </w:t>
      </w:r>
      <w:r>
        <w:rPr>
          <w:rFonts w:cs="Arial" w:ascii="GHEA Grapalat" w:hAnsi="GHEA Grapalat"/>
          <w:sz w:val="22"/>
          <w:szCs w:val="22"/>
          <w:lang w:val="hy-AM"/>
        </w:rPr>
        <w:t>նոր</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թույլտվություններ</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ակնկալվում</w:t>
      </w:r>
      <w:r>
        <w:rPr>
          <w:rFonts w:ascii="GHEA Grapalat" w:hAnsi="GHEA Grapalat"/>
          <w:sz w:val="22"/>
          <w:szCs w:val="22"/>
          <w:lang w:val="hy-AM"/>
        </w:rPr>
        <w:t xml:space="preserve">, </w:t>
      </w:r>
      <w:r>
        <w:rPr>
          <w:rFonts w:cs="Arial" w:ascii="GHEA Grapalat" w:hAnsi="GHEA Grapalat"/>
          <w:sz w:val="22"/>
          <w:szCs w:val="22"/>
          <w:lang w:val="hy-AM"/>
        </w:rPr>
        <w:t>ջրառի</w:t>
      </w:r>
      <w:r>
        <w:rPr>
          <w:rFonts w:ascii="GHEA Grapalat" w:hAnsi="GHEA Grapalat"/>
          <w:sz w:val="22"/>
          <w:szCs w:val="22"/>
          <w:lang w:val="hy-AM"/>
        </w:rPr>
        <w:t xml:space="preserve"> </w:t>
      </w:r>
      <w:r>
        <w:rPr>
          <w:rFonts w:cs="Arial" w:ascii="GHEA Grapalat" w:hAnsi="GHEA Grapalat"/>
          <w:sz w:val="22"/>
          <w:szCs w:val="22"/>
          <w:lang w:val="hy-AM"/>
        </w:rPr>
        <w:t>օրինաչափությունը</w:t>
      </w:r>
      <w:r>
        <w:rPr>
          <w:rFonts w:ascii="GHEA Grapalat" w:hAnsi="GHEA Grapalat"/>
          <w:sz w:val="22"/>
          <w:szCs w:val="22"/>
          <w:lang w:val="hy-AM"/>
        </w:rPr>
        <w:t xml:space="preserve"> </w:t>
      </w:r>
      <w:r>
        <w:rPr>
          <w:rFonts w:cs="Arial" w:ascii="GHEA Grapalat" w:hAnsi="GHEA Grapalat"/>
          <w:sz w:val="22"/>
          <w:szCs w:val="22"/>
          <w:lang w:val="hy-AM"/>
        </w:rPr>
        <w:t>հավանաբար</w:t>
      </w:r>
      <w:r>
        <w:rPr>
          <w:rFonts w:ascii="GHEA Grapalat" w:hAnsi="GHEA Grapalat"/>
          <w:sz w:val="22"/>
          <w:szCs w:val="22"/>
          <w:lang w:val="hy-AM"/>
        </w:rPr>
        <w:t xml:space="preserve"> </w:t>
      </w:r>
      <w:r>
        <w:rPr>
          <w:rFonts w:cs="Arial" w:ascii="GHEA Grapalat" w:hAnsi="GHEA Grapalat"/>
          <w:sz w:val="22"/>
          <w:szCs w:val="22"/>
          <w:lang w:val="hy-AM"/>
        </w:rPr>
        <w:t>կմնա</w:t>
      </w:r>
      <w:r>
        <w:rPr>
          <w:rFonts w:ascii="GHEA Grapalat" w:hAnsi="GHEA Grapalat"/>
          <w:sz w:val="22"/>
          <w:szCs w:val="22"/>
          <w:lang w:val="hy-AM"/>
        </w:rPr>
        <w:t xml:space="preserve"> </w:t>
      </w:r>
      <w:r>
        <w:rPr>
          <w:rFonts w:cs="Arial" w:ascii="GHEA Grapalat" w:hAnsi="GHEA Grapalat"/>
          <w:sz w:val="22"/>
          <w:szCs w:val="22"/>
          <w:lang w:val="hy-AM"/>
        </w:rPr>
        <w:t>նման</w:t>
      </w:r>
      <w:r>
        <w:rPr>
          <w:rFonts w:ascii="GHEA Grapalat" w:hAnsi="GHEA Grapalat"/>
          <w:sz w:val="22"/>
          <w:szCs w:val="22"/>
          <w:lang w:val="hy-AM"/>
        </w:rPr>
        <w:t xml:space="preserve"> </w:t>
      </w:r>
      <w:r>
        <w:rPr>
          <w:rFonts w:cs="Arial" w:ascii="GHEA Grapalat" w:hAnsi="GHEA Grapalat"/>
          <w:sz w:val="22"/>
          <w:szCs w:val="22"/>
          <w:lang w:val="hy-AM"/>
        </w:rPr>
        <w:t>գրաֆիկում</w:t>
      </w:r>
      <w:r>
        <w:rPr>
          <w:rFonts w:ascii="GHEA Grapalat" w:hAnsi="GHEA Grapalat"/>
          <w:sz w:val="22"/>
          <w:szCs w:val="22"/>
          <w:lang w:val="hy-AM"/>
        </w:rPr>
        <w:t xml:space="preserve"> </w:t>
      </w:r>
      <w:r>
        <w:rPr>
          <w:rFonts w:cs="Arial" w:ascii="GHEA Grapalat" w:hAnsi="GHEA Grapalat"/>
          <w:sz w:val="22"/>
          <w:szCs w:val="22"/>
          <w:lang w:val="hy-AM"/>
        </w:rPr>
        <w:t>ցուցադրվածին՝</w:t>
      </w:r>
      <w:r>
        <w:rPr>
          <w:rFonts w:ascii="GHEA Grapalat" w:hAnsi="GHEA Grapalat"/>
          <w:sz w:val="22"/>
          <w:szCs w:val="22"/>
          <w:lang w:val="hy-AM"/>
        </w:rPr>
        <w:t xml:space="preserve"> </w:t>
      </w:r>
      <w:r>
        <w:rPr>
          <w:rFonts w:cs="Arial" w:ascii="GHEA Grapalat" w:hAnsi="GHEA Grapalat"/>
          <w:sz w:val="22"/>
          <w:szCs w:val="22"/>
          <w:lang w:val="hy-AM"/>
        </w:rPr>
        <w:t>կլիմայական</w:t>
      </w:r>
      <w:r>
        <w:rPr>
          <w:rFonts w:ascii="GHEA Grapalat" w:hAnsi="GHEA Grapalat"/>
          <w:sz w:val="22"/>
          <w:szCs w:val="22"/>
          <w:lang w:val="hy-AM"/>
        </w:rPr>
        <w:t xml:space="preserve"> </w:t>
      </w:r>
      <w:r>
        <w:rPr>
          <w:rFonts w:cs="Arial" w:ascii="GHEA Grapalat" w:hAnsi="GHEA Grapalat"/>
          <w:sz w:val="22"/>
          <w:szCs w:val="22"/>
          <w:lang w:val="hy-AM"/>
        </w:rPr>
        <w:t>գործոններով</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որոշ</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տատանումներով</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տրամադրման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կայունությունը</w:t>
      </w:r>
      <w:r>
        <w:rPr>
          <w:rFonts w:ascii="GHEA Grapalat" w:hAnsi="GHEA Grapalat"/>
          <w:sz w:val="22"/>
          <w:szCs w:val="22"/>
          <w:lang w:val="hy-AM"/>
        </w:rPr>
        <w:t xml:space="preserve"> </w:t>
      </w:r>
      <w:r>
        <w:rPr>
          <w:rFonts w:cs="Arial" w:ascii="GHEA Grapalat" w:hAnsi="GHEA Grapalat"/>
          <w:sz w:val="22"/>
          <w:szCs w:val="22"/>
          <w:lang w:val="hy-AM"/>
        </w:rPr>
        <w:t>որոշակի</w:t>
      </w:r>
      <w:r>
        <w:rPr>
          <w:rFonts w:ascii="GHEA Grapalat" w:hAnsi="GHEA Grapalat"/>
          <w:sz w:val="22"/>
          <w:szCs w:val="22"/>
          <w:lang w:val="hy-AM"/>
        </w:rPr>
        <w:t xml:space="preserve"> </w:t>
      </w:r>
      <w:r>
        <w:rPr>
          <w:rFonts w:cs="Arial" w:ascii="GHEA Grapalat" w:hAnsi="GHEA Grapalat"/>
          <w:sz w:val="22"/>
          <w:szCs w:val="22"/>
          <w:lang w:val="hy-AM"/>
        </w:rPr>
        <w:t>կանխատեսելիություն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ապահովում</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բայց</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գոյություն</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բաշխման</w:t>
      </w:r>
      <w:r>
        <w:rPr>
          <w:rFonts w:ascii="GHEA Grapalat" w:hAnsi="GHEA Grapalat"/>
          <w:sz w:val="22"/>
          <w:szCs w:val="22"/>
          <w:lang w:val="hy-AM"/>
        </w:rPr>
        <w:t xml:space="preserve"> </w:t>
      </w:r>
      <w:r>
        <w:rPr>
          <w:rFonts w:cs="Arial" w:ascii="GHEA Grapalat" w:hAnsi="GHEA Grapalat"/>
          <w:sz w:val="22"/>
          <w:szCs w:val="22"/>
          <w:lang w:val="hy-AM"/>
        </w:rPr>
        <w:t>շրջանակներում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օպտիմալացման</w:t>
      </w:r>
      <w:r>
        <w:rPr>
          <w:rFonts w:ascii="GHEA Grapalat" w:hAnsi="GHEA Grapalat"/>
          <w:sz w:val="22"/>
          <w:szCs w:val="22"/>
          <w:lang w:val="hy-AM"/>
        </w:rPr>
        <w:t xml:space="preserve"> </w:t>
      </w:r>
      <w:r>
        <w:rPr>
          <w:rFonts w:cs="Arial" w:ascii="GHEA Grapalat" w:hAnsi="GHEA Grapalat"/>
          <w:sz w:val="22"/>
          <w:szCs w:val="22"/>
          <w:lang w:val="hy-AM"/>
        </w:rPr>
        <w:t>կարևորությունը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Երկու</w:t>
      </w:r>
      <w:r>
        <w:rPr>
          <w:rFonts w:ascii="GHEA Grapalat" w:hAnsi="GHEA Grapalat"/>
          <w:sz w:val="22"/>
          <w:szCs w:val="22"/>
          <w:lang w:val="hy-AM"/>
        </w:rPr>
        <w:t xml:space="preserve"> </w:t>
      </w:r>
      <w:r>
        <w:rPr>
          <w:rFonts w:cs="Arial" w:ascii="GHEA Grapalat" w:hAnsi="GHEA Grapalat"/>
          <w:sz w:val="22"/>
          <w:szCs w:val="22"/>
          <w:lang w:val="hy-AM"/>
        </w:rPr>
        <w:t>գծապատկերներում</w:t>
      </w:r>
      <w:r>
        <w:rPr>
          <w:rFonts w:ascii="GHEA Grapalat" w:hAnsi="GHEA Grapalat"/>
          <w:sz w:val="22"/>
          <w:szCs w:val="22"/>
          <w:lang w:val="hy-AM"/>
        </w:rPr>
        <w:t xml:space="preserve"> </w:t>
      </w:r>
      <w:r>
        <w:rPr>
          <w:rFonts w:cs="Arial" w:ascii="GHEA Grapalat" w:hAnsi="GHEA Grapalat"/>
          <w:sz w:val="22"/>
          <w:szCs w:val="22"/>
          <w:lang w:val="hy-AM"/>
        </w:rPr>
        <w:t>դիտարկված</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արդյունավետ</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բաշխման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ռազմավարությունների</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օրինաչափությունների</w:t>
      </w:r>
      <w:r>
        <w:rPr>
          <w:rFonts w:ascii="GHEA Grapalat" w:hAnsi="GHEA Grapalat"/>
          <w:sz w:val="22"/>
          <w:szCs w:val="22"/>
          <w:lang w:val="hy-AM"/>
        </w:rPr>
        <w:t xml:space="preserve"> </w:t>
      </w:r>
      <w:r>
        <w:rPr>
          <w:rFonts w:cs="Arial" w:ascii="GHEA Grapalat" w:hAnsi="GHEA Grapalat"/>
          <w:sz w:val="22"/>
          <w:szCs w:val="22"/>
          <w:lang w:val="hy-AM"/>
        </w:rPr>
        <w:t>ըմբռնումը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հարմարվողական</w:t>
      </w:r>
      <w:r>
        <w:rPr>
          <w:rFonts w:ascii="GHEA Grapalat" w:hAnsi="GHEA Grapalat"/>
          <w:sz w:val="22"/>
          <w:szCs w:val="22"/>
          <w:lang w:val="hy-AM"/>
        </w:rPr>
        <w:t xml:space="preserve"> </w:t>
      </w:r>
      <w:r>
        <w:rPr>
          <w:rFonts w:cs="Arial" w:ascii="GHEA Grapalat" w:hAnsi="GHEA Grapalat"/>
          <w:sz w:val="22"/>
          <w:szCs w:val="22"/>
          <w:lang w:val="hy-AM"/>
        </w:rPr>
        <w:t>մոտեցումների</w:t>
      </w:r>
      <w:r>
        <w:rPr>
          <w:rFonts w:ascii="GHEA Grapalat" w:hAnsi="GHEA Grapalat"/>
          <w:sz w:val="22"/>
          <w:szCs w:val="22"/>
          <w:lang w:val="hy-AM"/>
        </w:rPr>
        <w:t xml:space="preserve"> </w:t>
      </w:r>
      <w:r>
        <w:rPr>
          <w:rFonts w:cs="Arial" w:ascii="GHEA Grapalat" w:hAnsi="GHEA Grapalat"/>
          <w:sz w:val="22"/>
          <w:szCs w:val="22"/>
          <w:lang w:val="hy-AM"/>
        </w:rPr>
        <w:t>մշակման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բավարար</w:t>
      </w:r>
      <w:r>
        <w:rPr>
          <w:rFonts w:ascii="GHEA Grapalat" w:hAnsi="GHEA Grapalat"/>
          <w:sz w:val="22"/>
          <w:szCs w:val="22"/>
          <w:lang w:val="hy-AM"/>
        </w:rPr>
        <w:t xml:space="preserve"> </w:t>
      </w:r>
      <w:r>
        <w:rPr>
          <w:rFonts w:cs="Arial" w:ascii="GHEA Grapalat" w:hAnsi="GHEA Grapalat"/>
          <w:sz w:val="22"/>
          <w:szCs w:val="22"/>
          <w:lang w:val="hy-AM"/>
        </w:rPr>
        <w:t>ջրամատակարարում</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ժամանակահատվածներում</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օպտիմալացնելու</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ամբողջ</w:t>
      </w:r>
      <w:r>
        <w:rPr>
          <w:rFonts w:ascii="GHEA Grapalat" w:hAnsi="GHEA Grapalat"/>
          <w:sz w:val="22"/>
          <w:szCs w:val="22"/>
          <w:lang w:val="hy-AM"/>
        </w:rPr>
        <w:t xml:space="preserve"> </w:t>
      </w:r>
      <w:r>
        <w:rPr>
          <w:rFonts w:cs="Arial" w:ascii="GHEA Grapalat" w:hAnsi="GHEA Grapalat"/>
          <w:sz w:val="22"/>
          <w:szCs w:val="22"/>
          <w:lang w:val="hy-AM"/>
        </w:rPr>
        <w:t>տարվա</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առնելով</w:t>
      </w:r>
      <w:r>
        <w:rPr>
          <w:rFonts w:ascii="GHEA Grapalat" w:hAnsi="GHEA Grapalat"/>
          <w:sz w:val="22"/>
          <w:szCs w:val="22"/>
          <w:lang w:val="hy-AM"/>
        </w:rPr>
        <w:t xml:space="preserve"> </w:t>
      </w:r>
      <w:r>
        <w:rPr>
          <w:rFonts w:cs="Arial" w:ascii="GHEA Grapalat" w:hAnsi="GHEA Grapalat"/>
          <w:sz w:val="22"/>
          <w:szCs w:val="22"/>
          <w:lang w:val="hy-AM"/>
        </w:rPr>
        <w:t>ոլորտին</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օրինաչափությունները</w:t>
      </w:r>
      <w:r>
        <w:rPr>
          <w:rFonts w:ascii="GHEA Grapalat" w:hAnsi="GHEA Grapalat"/>
          <w:sz w:val="22"/>
          <w:szCs w:val="22"/>
          <w:lang w:val="hy-AM"/>
        </w:rPr>
        <w:t xml:space="preserve">, </w:t>
      </w:r>
      <w:r>
        <w:rPr>
          <w:rFonts w:cs="Arial" w:ascii="GHEA Grapalat" w:hAnsi="GHEA Grapalat"/>
          <w:sz w:val="22"/>
          <w:szCs w:val="22"/>
          <w:lang w:val="hy-AM"/>
        </w:rPr>
        <w:t>շահագրգիռ</w:t>
      </w:r>
      <w:r>
        <w:rPr>
          <w:rFonts w:ascii="GHEA Grapalat" w:hAnsi="GHEA Grapalat"/>
          <w:sz w:val="22"/>
          <w:szCs w:val="22"/>
          <w:lang w:val="hy-AM"/>
        </w:rPr>
        <w:t xml:space="preserve"> </w:t>
      </w:r>
      <w:r>
        <w:rPr>
          <w:rFonts w:cs="Arial" w:ascii="GHEA Grapalat" w:hAnsi="GHEA Grapalat"/>
          <w:sz w:val="22"/>
          <w:szCs w:val="22"/>
          <w:lang w:val="hy-AM"/>
        </w:rPr>
        <w:t>կողմերը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կայացնել</w:t>
      </w:r>
      <w:r>
        <w:rPr>
          <w:rFonts w:ascii="GHEA Grapalat" w:hAnsi="GHEA Grapalat"/>
          <w:sz w:val="22"/>
          <w:szCs w:val="22"/>
          <w:lang w:val="hy-AM"/>
        </w:rPr>
        <w:t xml:space="preserve"> </w:t>
      </w:r>
      <w:r>
        <w:rPr>
          <w:rFonts w:cs="Arial" w:ascii="GHEA Grapalat" w:hAnsi="GHEA Grapalat"/>
          <w:sz w:val="22"/>
          <w:szCs w:val="22"/>
          <w:lang w:val="hy-AM"/>
        </w:rPr>
        <w:t>տեղեկացված</w:t>
      </w:r>
      <w:r>
        <w:rPr>
          <w:rFonts w:ascii="GHEA Grapalat" w:hAnsi="GHEA Grapalat"/>
          <w:sz w:val="22"/>
          <w:szCs w:val="22"/>
          <w:lang w:val="hy-AM"/>
        </w:rPr>
        <w:t xml:space="preserve"> </w:t>
      </w:r>
      <w:r>
        <w:rPr>
          <w:rFonts w:cs="Arial" w:ascii="GHEA Grapalat" w:hAnsi="GHEA Grapalat"/>
          <w:sz w:val="22"/>
          <w:szCs w:val="22"/>
          <w:lang w:val="hy-AM"/>
        </w:rPr>
        <w:t>որոշումներ</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իրականացնել</w:t>
      </w:r>
      <w:r>
        <w:rPr>
          <w:rFonts w:ascii="GHEA Grapalat" w:hAnsi="GHEA Grapalat"/>
          <w:sz w:val="22"/>
          <w:szCs w:val="22"/>
          <w:lang w:val="hy-AM"/>
        </w:rPr>
        <w:t xml:space="preserve"> </w:t>
      </w:r>
      <w:r>
        <w:rPr>
          <w:rFonts w:cs="Arial" w:ascii="GHEA Grapalat" w:hAnsi="GHEA Grapalat"/>
          <w:sz w:val="22"/>
          <w:szCs w:val="22"/>
          <w:lang w:val="hy-AM"/>
        </w:rPr>
        <w:t>թիրախավորված</w:t>
      </w:r>
      <w:r>
        <w:rPr>
          <w:rFonts w:ascii="GHEA Grapalat" w:hAnsi="GHEA Grapalat"/>
          <w:sz w:val="22"/>
          <w:szCs w:val="22"/>
          <w:lang w:val="hy-AM"/>
        </w:rPr>
        <w:t xml:space="preserve"> </w:t>
      </w:r>
      <w:r>
        <w:rPr>
          <w:rFonts w:cs="Arial" w:ascii="GHEA Grapalat" w:hAnsi="GHEA Grapalat"/>
          <w:sz w:val="22"/>
          <w:szCs w:val="22"/>
          <w:lang w:val="hy-AM"/>
        </w:rPr>
        <w:t>միջոցառումներ՝</w:t>
      </w:r>
      <w:r>
        <w:rPr>
          <w:rFonts w:ascii="GHEA Grapalat" w:hAnsi="GHEA Grapalat"/>
          <w:sz w:val="22"/>
          <w:szCs w:val="22"/>
          <w:lang w:val="hy-AM"/>
        </w:rPr>
        <w:t xml:space="preserve"> </w:t>
      </w:r>
      <w:r>
        <w:rPr>
          <w:rFonts w:cs="Arial" w:ascii="GHEA Grapalat" w:hAnsi="GHEA Grapalat"/>
          <w:sz w:val="22"/>
          <w:szCs w:val="22"/>
          <w:lang w:val="hy-AM"/>
        </w:rPr>
        <w:t>բարելավելու</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կառավարումը</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w:t>
      </w:r>
    </w:p>
    <w:p>
      <w:pPr>
        <w:pStyle w:val="BodyText"/>
        <w:spacing w:lineRule="auto" w:line="276" w:before="120" w:after="0"/>
        <w:ind w:hanging="0"/>
        <w:rPr>
          <w:rFonts w:ascii="GHEA Grapalat" w:hAnsi="GHEA Grapalat"/>
          <w:b/>
          <w:bCs/>
          <w:sz w:val="22"/>
          <w:szCs w:val="22"/>
          <w:lang w:val="hy-AM"/>
        </w:rPr>
      </w:pPr>
      <w:r>
        <w:rPr>
          <w:rFonts w:ascii="GHEA Grapalat" w:hAnsi="GHEA Grapalat"/>
          <w:b/>
          <w:bCs/>
          <w:sz w:val="22"/>
          <w:szCs w:val="22"/>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91" w:name="_Toc180589674"/>
      <w:r>
        <w:rPr>
          <w:rFonts w:ascii="GHEA Grapalat" w:hAnsi="GHEA Grapalat"/>
          <w:b/>
          <w:bCs/>
          <w:color w:themeColor="accent1" w:val="4F81BD"/>
          <w:sz w:val="24"/>
          <w:szCs w:val="24"/>
          <w:lang w:val="hy-AM"/>
        </w:rPr>
        <w:t>Օգտագործելի, ռազմավարական և ազգային ջրային պաշարներ</w:t>
      </w:r>
      <w:bookmarkEnd w:id="91"/>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Հայաստանի Հանրապետության Ջրի ազգային ծրագիրը սահմանում է հիմնարար սկզբունքներ ազգային, ռազմավարական և օգտագործելի ջրային պաշարների գնահատման, ինչպես նաև ջրամատակարարման և պահանջարկի գնահատման, հիմնական խնդիրների լուծման և ջրային ոլորտի պահպանության ու զարգացման հեռանկարների ուրվագծման համար: Հաշվի առնելով ջրի սահմանափակ հասանելիությունը, դրա նշանակությունը մարդու բարեկեցության և էկոհամակարգերի պահպանման համար, ծրագիրը շեշտադրում է ջրային ռեսուրսների գնահատումը՝ կապված պահանջարկի հետ, ինչպես ջրային, այնպես էլ ավելի լայն էկոհամակարգերում էկոլոգիական հավասարակշռությունը պահպանելու համար:</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ծրագիրը</w:t>
      </w:r>
      <w:r>
        <w:rPr>
          <w:rFonts w:ascii="GHEA Grapalat" w:hAnsi="GHEA Grapalat"/>
          <w:sz w:val="22"/>
          <w:szCs w:val="22"/>
          <w:lang w:val="hy-AM"/>
        </w:rPr>
        <w:t xml:space="preserve"> </w:t>
      </w:r>
      <w:r>
        <w:rPr>
          <w:rFonts w:cs="Arial" w:ascii="GHEA Grapalat" w:hAnsi="GHEA Grapalat"/>
          <w:sz w:val="22"/>
          <w:szCs w:val="22"/>
          <w:lang w:val="hy-AM"/>
        </w:rPr>
        <w:t>սահմանում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պաշարների</w:t>
      </w:r>
      <w:r>
        <w:rPr>
          <w:rFonts w:ascii="GHEA Grapalat" w:hAnsi="GHEA Grapalat"/>
          <w:sz w:val="22"/>
          <w:szCs w:val="22"/>
          <w:lang w:val="hy-AM"/>
        </w:rPr>
        <w:t xml:space="preserve"> </w:t>
      </w:r>
      <w:r>
        <w:rPr>
          <w:rFonts w:cs="Arial" w:ascii="GHEA Grapalat" w:hAnsi="GHEA Grapalat"/>
          <w:sz w:val="22"/>
          <w:szCs w:val="22"/>
          <w:lang w:val="hy-AM"/>
        </w:rPr>
        <w:t>գնահատականները</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6 </w:t>
      </w:r>
      <w:r>
        <w:rPr>
          <w:rFonts w:cs="Arial" w:ascii="GHEA Grapalat" w:hAnsi="GHEA Grapalat"/>
          <w:sz w:val="22"/>
          <w:szCs w:val="22"/>
          <w:lang w:val="hy-AM"/>
        </w:rPr>
        <w:t>գետավազանային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տարածքների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w:t>
      </w:r>
      <w:r>
        <w:rPr>
          <w:rFonts w:ascii="GHEA Grapalat" w:hAnsi="GHEA Grapalat"/>
          <w:sz w:val="22"/>
          <w:szCs w:val="22"/>
          <w:lang w:val="hy-AM"/>
        </w:rPr>
        <w:t xml:space="preserve">. </w:t>
      </w:r>
      <w:r>
        <w:rPr>
          <w:rFonts w:cs="Arial" w:ascii="GHEA Grapalat" w:hAnsi="GHEA Grapalat"/>
          <w:sz w:val="22"/>
          <w:szCs w:val="22"/>
          <w:lang w:val="hy-AM"/>
        </w:rPr>
        <w:t>Սրանք</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հասանելի</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առանց</w:t>
      </w:r>
      <w:r>
        <w:rPr>
          <w:rFonts w:ascii="GHEA Grapalat" w:hAnsi="GHEA Grapalat"/>
          <w:sz w:val="22"/>
          <w:szCs w:val="22"/>
          <w:lang w:val="hy-AM"/>
        </w:rPr>
        <w:t xml:space="preserve"> </w:t>
      </w:r>
      <w:r>
        <w:rPr>
          <w:rFonts w:cs="Arial" w:ascii="GHEA Grapalat" w:hAnsi="GHEA Grapalat"/>
          <w:sz w:val="22"/>
          <w:szCs w:val="22"/>
          <w:lang w:val="hy-AM"/>
        </w:rPr>
        <w:t>վտանգելու</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պաշարը</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տարածքում</w:t>
      </w:r>
      <w:r>
        <w:rPr>
          <w:rFonts w:ascii="GHEA Grapalat" w:hAnsi="GHEA Grapalat"/>
          <w:sz w:val="22"/>
          <w:szCs w:val="22"/>
          <w:lang w:val="hy-AM"/>
        </w:rPr>
        <w:t xml:space="preserve"> </w:t>
      </w:r>
      <w:r>
        <w:rPr>
          <w:rFonts w:cs="Arial" w:ascii="GHEA Grapalat" w:hAnsi="GHEA Grapalat"/>
          <w:sz w:val="22"/>
          <w:szCs w:val="22"/>
          <w:lang w:val="hy-AM"/>
        </w:rPr>
        <w:t>գոյացած</w:t>
      </w:r>
      <w:r>
        <w:rPr>
          <w:rFonts w:ascii="GHEA Grapalat" w:hAnsi="GHEA Grapalat"/>
          <w:sz w:val="22"/>
          <w:szCs w:val="22"/>
          <w:lang w:val="hy-AM"/>
        </w:rPr>
        <w:t xml:space="preserve"> </w:t>
      </w:r>
      <w:r>
        <w:rPr>
          <w:rFonts w:cs="Arial" w:ascii="GHEA Grapalat" w:hAnsi="GHEA Grapalat"/>
          <w:sz w:val="22"/>
          <w:szCs w:val="22"/>
          <w:lang w:val="hy-AM"/>
        </w:rPr>
        <w:t>գետային</w:t>
      </w:r>
      <w:r>
        <w:rPr>
          <w:rFonts w:ascii="GHEA Grapalat" w:hAnsi="GHEA Grapalat"/>
          <w:sz w:val="22"/>
          <w:szCs w:val="22"/>
          <w:lang w:val="hy-AM"/>
        </w:rPr>
        <w:t xml:space="preserve"> </w:t>
      </w:r>
      <w:r>
        <w:rPr>
          <w:rFonts w:cs="Arial" w:ascii="GHEA Grapalat" w:hAnsi="GHEA Grapalat"/>
          <w:sz w:val="22"/>
          <w:szCs w:val="22"/>
          <w:lang w:val="hy-AM"/>
        </w:rPr>
        <w:t>հոսքը</w:t>
      </w:r>
      <w:r>
        <w:rPr>
          <w:rFonts w:ascii="GHEA Grapalat" w:hAnsi="GHEA Grapalat"/>
          <w:sz w:val="22"/>
          <w:szCs w:val="22"/>
          <w:lang w:val="hy-AM"/>
        </w:rPr>
        <w:t xml:space="preserve">, </w:t>
      </w:r>
      <w:r>
        <w:rPr>
          <w:rFonts w:cs="Arial" w:ascii="GHEA Grapalat" w:hAnsi="GHEA Grapalat"/>
          <w:sz w:val="22"/>
          <w:szCs w:val="22"/>
          <w:lang w:val="hy-AM"/>
        </w:rPr>
        <w:t>գետային</w:t>
      </w:r>
      <w:r>
        <w:rPr>
          <w:rFonts w:ascii="GHEA Grapalat" w:hAnsi="GHEA Grapalat"/>
          <w:sz w:val="22"/>
          <w:szCs w:val="22"/>
          <w:lang w:val="hy-AM"/>
        </w:rPr>
        <w:t xml:space="preserve"> </w:t>
      </w:r>
      <w:r>
        <w:rPr>
          <w:rFonts w:cs="Arial" w:ascii="GHEA Grapalat" w:hAnsi="GHEA Grapalat"/>
          <w:sz w:val="22"/>
          <w:szCs w:val="22"/>
          <w:lang w:val="hy-AM"/>
        </w:rPr>
        <w:t>հոսքերի</w:t>
      </w:r>
      <w:r>
        <w:rPr>
          <w:rFonts w:ascii="GHEA Grapalat" w:hAnsi="GHEA Grapalat"/>
          <w:sz w:val="22"/>
          <w:szCs w:val="22"/>
          <w:lang w:val="hy-AM"/>
        </w:rPr>
        <w:t xml:space="preserve"> </w:t>
      </w:r>
      <w:r>
        <w:rPr>
          <w:rFonts w:cs="Arial" w:ascii="GHEA Grapalat" w:hAnsi="GHEA Grapalat"/>
          <w:sz w:val="22"/>
          <w:szCs w:val="22"/>
          <w:lang w:val="hy-AM"/>
        </w:rPr>
        <w:t>մի</w:t>
      </w:r>
      <w:r>
        <w:rPr>
          <w:rFonts w:ascii="GHEA Grapalat" w:hAnsi="GHEA Grapalat"/>
          <w:sz w:val="22"/>
          <w:szCs w:val="22"/>
          <w:lang w:val="hy-AM"/>
        </w:rPr>
        <w:t xml:space="preserve"> </w:t>
      </w:r>
      <w:r>
        <w:rPr>
          <w:rFonts w:cs="Arial" w:ascii="GHEA Grapalat" w:hAnsi="GHEA Grapalat"/>
          <w:sz w:val="22"/>
          <w:szCs w:val="22"/>
          <w:lang w:val="hy-AM"/>
        </w:rPr>
        <w:t>մասը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վերականգնվող</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 xml:space="preserve"> </w:t>
      </w:r>
      <w:r>
        <w:rPr>
          <w:rFonts w:cs="Arial" w:ascii="GHEA Grapalat" w:hAnsi="GHEA Grapalat"/>
          <w:sz w:val="22"/>
          <w:szCs w:val="22"/>
          <w:lang w:val="hy-AM"/>
        </w:rPr>
        <w:t>բացառությամբ</w:t>
      </w:r>
      <w:r>
        <w:rPr>
          <w:rFonts w:ascii="GHEA Grapalat" w:hAnsi="GHEA Grapalat"/>
          <w:sz w:val="22"/>
          <w:szCs w:val="22"/>
          <w:lang w:val="hy-AM"/>
        </w:rPr>
        <w:t xml:space="preserve"> </w:t>
      </w:r>
      <w:r>
        <w:rPr>
          <w:rFonts w:cs="Arial" w:ascii="GHEA Grapalat" w:hAnsi="GHEA Grapalat"/>
          <w:sz w:val="22"/>
          <w:szCs w:val="22"/>
          <w:lang w:val="hy-AM"/>
        </w:rPr>
        <w:t>էկոլոգիական</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թույլտվությունները</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գերազանցել</w:t>
      </w:r>
      <w:r>
        <w:rPr>
          <w:rFonts w:ascii="GHEA Grapalat" w:hAnsi="GHEA Grapalat"/>
          <w:sz w:val="22"/>
          <w:szCs w:val="22"/>
          <w:lang w:val="hy-AM"/>
        </w:rPr>
        <w:t xml:space="preserve"> </w:t>
      </w:r>
      <w:r>
        <w:rPr>
          <w:rFonts w:cs="Arial" w:ascii="GHEA Grapalat" w:hAnsi="GHEA Grapalat"/>
          <w:sz w:val="22"/>
          <w:szCs w:val="22"/>
          <w:lang w:val="hy-AM"/>
        </w:rPr>
        <w:t>ավազանային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պլաններին</w:t>
      </w:r>
      <w:r>
        <w:rPr>
          <w:rFonts w:ascii="GHEA Grapalat" w:hAnsi="GHEA Grapalat"/>
          <w:sz w:val="22"/>
          <w:szCs w:val="22"/>
          <w:lang w:val="hy-AM"/>
        </w:rPr>
        <w:t xml:space="preserve"> </w:t>
      </w:r>
      <w:r>
        <w:rPr>
          <w:rFonts w:cs="Arial" w:ascii="GHEA Grapalat" w:hAnsi="GHEA Grapalat"/>
          <w:sz w:val="22"/>
          <w:szCs w:val="22"/>
          <w:lang w:val="hy-AM"/>
        </w:rPr>
        <w:t>համապատասխան</w:t>
      </w:r>
      <w:r>
        <w:rPr>
          <w:rFonts w:ascii="GHEA Grapalat" w:hAnsi="GHEA Grapalat"/>
          <w:sz w:val="22"/>
          <w:szCs w:val="22"/>
          <w:lang w:val="hy-AM"/>
        </w:rPr>
        <w:t xml:space="preserve"> </w:t>
      </w:r>
      <w:r>
        <w:rPr>
          <w:rFonts w:cs="Arial" w:ascii="GHEA Grapalat" w:hAnsi="GHEA Grapalat"/>
          <w:sz w:val="22"/>
          <w:szCs w:val="22"/>
          <w:lang w:val="hy-AM"/>
        </w:rPr>
        <w:t>կոնկրետ</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մարմիններին</w:t>
      </w:r>
      <w:r>
        <w:rPr>
          <w:rFonts w:ascii="GHEA Grapalat" w:hAnsi="GHEA Grapalat"/>
          <w:sz w:val="22"/>
          <w:szCs w:val="22"/>
          <w:lang w:val="hy-AM"/>
        </w:rPr>
        <w:t xml:space="preserve"> </w:t>
      </w:r>
      <w:r>
        <w:rPr>
          <w:rFonts w:cs="Arial" w:ascii="GHEA Grapalat" w:hAnsi="GHEA Grapalat"/>
          <w:sz w:val="22"/>
          <w:szCs w:val="22"/>
          <w:lang w:val="hy-AM"/>
        </w:rPr>
        <w:t>հատկացված</w:t>
      </w:r>
      <w:r>
        <w:rPr>
          <w:rFonts w:ascii="GHEA Grapalat" w:hAnsi="GHEA Grapalat"/>
          <w:sz w:val="22"/>
          <w:szCs w:val="22"/>
          <w:lang w:val="hy-AM"/>
        </w:rPr>
        <w:t xml:space="preserve"> </w:t>
      </w: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վերաբերում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որակին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քանակին</w:t>
      </w:r>
      <w:r>
        <w:rPr>
          <w:rFonts w:ascii="GHEA Grapalat" w:hAnsi="GHEA Grapalat"/>
          <w:sz w:val="22"/>
          <w:szCs w:val="22"/>
          <w:lang w:val="hy-AM"/>
        </w:rPr>
        <w:t xml:space="preserve">, </w:t>
      </w:r>
      <w:r>
        <w:rPr>
          <w:rFonts w:cs="Arial" w:ascii="GHEA Grapalat" w:hAnsi="GHEA Grapalat"/>
          <w:sz w:val="22"/>
          <w:szCs w:val="22"/>
          <w:lang w:val="hy-AM"/>
        </w:rPr>
        <w:t>որն</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մարդու</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կարիքները</w:t>
      </w:r>
      <w:r>
        <w:rPr>
          <w:rFonts w:ascii="GHEA Grapalat" w:hAnsi="GHEA Grapalat"/>
          <w:sz w:val="22"/>
          <w:szCs w:val="22"/>
          <w:lang w:val="hy-AM"/>
        </w:rPr>
        <w:t xml:space="preserve"> </w:t>
      </w:r>
      <w:r>
        <w:rPr>
          <w:rFonts w:cs="Arial" w:ascii="GHEA Grapalat" w:hAnsi="GHEA Grapalat"/>
          <w:sz w:val="22"/>
          <w:szCs w:val="22"/>
          <w:lang w:val="hy-AM"/>
        </w:rPr>
        <w:t>բավարարելու</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էկոհամակարգերը</w:t>
      </w:r>
      <w:r>
        <w:rPr>
          <w:rFonts w:ascii="GHEA Grapalat" w:hAnsi="GHEA Grapalat"/>
          <w:sz w:val="22"/>
          <w:szCs w:val="22"/>
          <w:lang w:val="hy-AM"/>
        </w:rPr>
        <w:t xml:space="preserve"> </w:t>
      </w:r>
      <w:r>
        <w:rPr>
          <w:rFonts w:cs="Arial" w:ascii="GHEA Grapalat" w:hAnsi="GHEA Grapalat"/>
          <w:sz w:val="22"/>
          <w:szCs w:val="22"/>
          <w:lang w:val="hy-AM"/>
        </w:rPr>
        <w:t>պաշտպանելու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արտակարգ</w:t>
      </w:r>
      <w:r>
        <w:rPr>
          <w:rFonts w:ascii="GHEA Grapalat" w:hAnsi="GHEA Grapalat"/>
          <w:sz w:val="22"/>
          <w:szCs w:val="22"/>
          <w:lang w:val="hy-AM"/>
        </w:rPr>
        <w:t xml:space="preserve"> </w:t>
      </w:r>
      <w:r>
        <w:rPr>
          <w:rFonts w:cs="Arial" w:ascii="GHEA Grapalat" w:hAnsi="GHEA Grapalat"/>
          <w:sz w:val="22"/>
          <w:szCs w:val="22"/>
          <w:lang w:val="hy-AM"/>
        </w:rPr>
        <w:t>իրավիճակների</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երաշտները</w:t>
      </w:r>
      <w:r>
        <w:rPr>
          <w:rFonts w:ascii="GHEA Grapalat" w:hAnsi="GHEA Grapalat"/>
          <w:sz w:val="22"/>
          <w:szCs w:val="22"/>
          <w:lang w:val="hy-AM"/>
        </w:rPr>
        <w:t xml:space="preserve">, </w:t>
      </w:r>
      <w:r>
        <w:rPr>
          <w:rFonts w:cs="Arial" w:ascii="GHEA Grapalat" w:hAnsi="GHEA Grapalat"/>
          <w:sz w:val="22"/>
          <w:szCs w:val="22"/>
          <w:lang w:val="hy-AM"/>
        </w:rPr>
        <w:t>էկոլոգիական</w:t>
      </w:r>
      <w:r>
        <w:rPr>
          <w:rFonts w:ascii="GHEA Grapalat" w:hAnsi="GHEA Grapalat"/>
          <w:sz w:val="22"/>
          <w:szCs w:val="22"/>
          <w:lang w:val="hy-AM"/>
        </w:rPr>
        <w:t xml:space="preserve"> </w:t>
      </w:r>
      <w:r>
        <w:rPr>
          <w:rFonts w:cs="Arial" w:ascii="GHEA Grapalat" w:hAnsi="GHEA Grapalat"/>
          <w:sz w:val="22"/>
          <w:szCs w:val="22"/>
          <w:lang w:val="hy-AM"/>
        </w:rPr>
        <w:t>աղետները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ճգնաժամերը</w:t>
      </w:r>
      <w:r>
        <w:rPr>
          <w:rFonts w:ascii="GHEA Grapalat" w:hAnsi="GHEA Grapalat"/>
          <w:sz w:val="22"/>
          <w:szCs w:val="22"/>
          <w:lang w:val="hy-AM"/>
        </w:rPr>
        <w:t xml:space="preserve">: </w:t>
      </w: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պաշարները</w:t>
      </w:r>
      <w:r>
        <w:rPr>
          <w:rFonts w:ascii="GHEA Grapalat" w:hAnsi="GHEA Grapalat"/>
          <w:sz w:val="22"/>
          <w:szCs w:val="22"/>
          <w:lang w:val="hy-AM"/>
        </w:rPr>
        <w:t xml:space="preserve"> </w:t>
      </w:r>
      <w:r>
        <w:rPr>
          <w:rFonts w:cs="Arial" w:ascii="GHEA Grapalat" w:hAnsi="GHEA Grapalat"/>
          <w:sz w:val="22"/>
          <w:szCs w:val="22"/>
          <w:lang w:val="hy-AM"/>
        </w:rPr>
        <w:t>ստացվում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գոյություն</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նոր</w:t>
      </w:r>
      <w:r>
        <w:rPr>
          <w:rFonts w:ascii="GHEA Grapalat" w:hAnsi="GHEA Grapalat"/>
          <w:sz w:val="22"/>
          <w:szCs w:val="22"/>
          <w:lang w:val="hy-AM"/>
        </w:rPr>
        <w:t xml:space="preserve"> </w:t>
      </w:r>
      <w:r>
        <w:rPr>
          <w:rFonts w:cs="Arial" w:ascii="GHEA Grapalat" w:hAnsi="GHEA Grapalat"/>
          <w:sz w:val="22"/>
          <w:szCs w:val="22"/>
          <w:lang w:val="hy-AM"/>
        </w:rPr>
        <w:t>հորատված</w:t>
      </w:r>
      <w:r>
        <w:rPr>
          <w:rFonts w:ascii="GHEA Grapalat" w:hAnsi="GHEA Grapalat"/>
          <w:sz w:val="22"/>
          <w:szCs w:val="22"/>
          <w:lang w:val="hy-AM"/>
        </w:rPr>
        <w:t xml:space="preserve"> </w:t>
      </w:r>
      <w:r>
        <w:rPr>
          <w:rFonts w:cs="Arial" w:ascii="GHEA Grapalat" w:hAnsi="GHEA Grapalat"/>
          <w:sz w:val="22"/>
          <w:szCs w:val="22"/>
          <w:lang w:val="hy-AM"/>
        </w:rPr>
        <w:t>հորերից</w:t>
      </w:r>
      <w:r>
        <w:rPr>
          <w:rFonts w:ascii="GHEA Grapalat" w:hAnsi="GHEA Grapalat"/>
          <w:sz w:val="22"/>
          <w:szCs w:val="22"/>
          <w:lang w:val="hy-AM"/>
        </w:rPr>
        <w:t xml:space="preserve"> </w:t>
      </w:r>
      <w:r>
        <w:rPr>
          <w:rFonts w:cs="Arial" w:ascii="GHEA Grapalat" w:hAnsi="GHEA Grapalat"/>
          <w:sz w:val="22"/>
          <w:szCs w:val="22"/>
          <w:lang w:val="hy-AM"/>
        </w:rPr>
        <w:t>հոսքերի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օգտագործումից</w:t>
      </w:r>
      <w:r>
        <w:rPr>
          <w:rFonts w:ascii="GHEA Grapalat" w:hAnsi="GHEA Grapalat"/>
          <w:sz w:val="22"/>
          <w:szCs w:val="22"/>
          <w:lang w:val="hy-AM"/>
        </w:rPr>
        <w:t xml:space="preserve">: </w:t>
      </w: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պաշարները</w:t>
      </w:r>
      <w:r>
        <w:rPr>
          <w:rFonts w:ascii="GHEA Grapalat" w:hAnsi="GHEA Grapalat"/>
          <w:sz w:val="22"/>
          <w:szCs w:val="22"/>
          <w:lang w:val="hy-AM"/>
        </w:rPr>
        <w:t xml:space="preserve"> </w:t>
      </w:r>
      <w:r>
        <w:rPr>
          <w:rFonts w:cs="Arial" w:ascii="GHEA Grapalat" w:hAnsi="GHEA Grapalat"/>
          <w:sz w:val="22"/>
          <w:szCs w:val="22"/>
          <w:lang w:val="hy-AM"/>
        </w:rPr>
        <w:t>պարբերաբար</w:t>
      </w:r>
      <w:r>
        <w:rPr>
          <w:rFonts w:ascii="GHEA Grapalat" w:hAnsi="GHEA Grapalat"/>
          <w:sz w:val="22"/>
          <w:szCs w:val="22"/>
          <w:lang w:val="hy-AM"/>
        </w:rPr>
        <w:t xml:space="preserve"> </w:t>
      </w:r>
      <w:r>
        <w:rPr>
          <w:rFonts w:cs="Arial" w:ascii="GHEA Grapalat" w:hAnsi="GHEA Grapalat"/>
          <w:sz w:val="22"/>
          <w:szCs w:val="22"/>
          <w:lang w:val="hy-AM"/>
        </w:rPr>
        <w:t>ճշգրտվում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կառավարության</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օգտագործվում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կառավարության</w:t>
      </w:r>
      <w:r>
        <w:rPr>
          <w:rFonts w:ascii="GHEA Grapalat" w:hAnsi="GHEA Grapalat"/>
          <w:sz w:val="22"/>
          <w:szCs w:val="22"/>
          <w:lang w:val="hy-AM"/>
        </w:rPr>
        <w:t xml:space="preserve"> </w:t>
      </w:r>
      <w:r>
        <w:rPr>
          <w:rFonts w:cs="Arial" w:ascii="GHEA Grapalat" w:hAnsi="GHEA Grapalat"/>
          <w:sz w:val="22"/>
          <w:szCs w:val="22"/>
          <w:lang w:val="hy-AM"/>
        </w:rPr>
        <w:t>որոշումների</w:t>
      </w:r>
      <w:r>
        <w:rPr>
          <w:rFonts w:ascii="GHEA Grapalat" w:hAnsi="GHEA Grapalat"/>
          <w:sz w:val="22"/>
          <w:szCs w:val="22"/>
          <w:lang w:val="hy-AM"/>
        </w:rPr>
        <w:t xml:space="preserve"> </w:t>
      </w:r>
      <w:r>
        <w:rPr>
          <w:rFonts w:cs="Arial" w:ascii="GHEA Grapalat" w:hAnsi="GHEA Grapalat"/>
          <w:sz w:val="22"/>
          <w:szCs w:val="22"/>
          <w:lang w:val="hy-AM"/>
        </w:rPr>
        <w:t>հիման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ընդգրկում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քանակը</w:t>
      </w:r>
      <w:r>
        <w:rPr>
          <w:rFonts w:ascii="GHEA Grapalat" w:hAnsi="GHEA Grapalat"/>
          <w:sz w:val="22"/>
          <w:szCs w:val="22"/>
          <w:lang w:val="hy-AM"/>
        </w:rPr>
        <w:t xml:space="preserve">, </w:t>
      </w:r>
      <w:r>
        <w:rPr>
          <w:rFonts w:cs="Arial" w:ascii="GHEA Grapalat" w:hAnsi="GHEA Grapalat"/>
          <w:sz w:val="22"/>
          <w:szCs w:val="22"/>
          <w:lang w:val="hy-AM"/>
        </w:rPr>
        <w:t>որն</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մարդու</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կարիքները</w:t>
      </w:r>
      <w:r>
        <w:rPr>
          <w:rFonts w:ascii="GHEA Grapalat" w:hAnsi="GHEA Grapalat"/>
          <w:sz w:val="22"/>
          <w:szCs w:val="22"/>
          <w:lang w:val="hy-AM"/>
        </w:rPr>
        <w:t xml:space="preserve"> </w:t>
      </w:r>
      <w:r>
        <w:rPr>
          <w:rFonts w:cs="Arial" w:ascii="GHEA Grapalat" w:hAnsi="GHEA Grapalat"/>
          <w:sz w:val="22"/>
          <w:szCs w:val="22"/>
          <w:lang w:val="hy-AM"/>
        </w:rPr>
        <w:t>բավարարելու</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էկոհամակարգերը</w:t>
      </w:r>
      <w:r>
        <w:rPr>
          <w:rFonts w:ascii="GHEA Grapalat" w:hAnsi="GHEA Grapalat"/>
          <w:sz w:val="22"/>
          <w:szCs w:val="22"/>
          <w:lang w:val="hy-AM"/>
        </w:rPr>
        <w:t xml:space="preserve"> </w:t>
      </w:r>
      <w:r>
        <w:rPr>
          <w:rFonts w:cs="Arial" w:ascii="GHEA Grapalat" w:hAnsi="GHEA Grapalat"/>
          <w:sz w:val="22"/>
          <w:szCs w:val="22"/>
          <w:lang w:val="hy-AM"/>
        </w:rPr>
        <w:t>պաշտպանելու</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զարգացումն</w:t>
      </w:r>
      <w:r>
        <w:rPr>
          <w:rFonts w:ascii="GHEA Grapalat" w:hAnsi="GHEA Grapalat"/>
          <w:sz w:val="22"/>
          <w:szCs w:val="22"/>
          <w:lang w:val="hy-AM"/>
        </w:rPr>
        <w:t xml:space="preserve"> </w:t>
      </w:r>
      <w:r>
        <w:rPr>
          <w:rFonts w:cs="Arial" w:ascii="GHEA Grapalat" w:hAnsi="GHEA Grapalat"/>
          <w:sz w:val="22"/>
          <w:szCs w:val="22"/>
          <w:lang w:val="hy-AM"/>
        </w:rPr>
        <w:t>ու</w:t>
      </w:r>
      <w:r>
        <w:rPr>
          <w:rFonts w:ascii="GHEA Grapalat" w:hAnsi="GHEA Grapalat"/>
          <w:sz w:val="22"/>
          <w:szCs w:val="22"/>
          <w:lang w:val="hy-AM"/>
        </w:rPr>
        <w:t xml:space="preserve"> </w:t>
      </w:r>
      <w:r>
        <w:rPr>
          <w:rFonts w:cs="Arial" w:ascii="GHEA Grapalat" w:hAnsi="GHEA Grapalat"/>
          <w:sz w:val="22"/>
          <w:szCs w:val="22"/>
          <w:lang w:val="hy-AM"/>
        </w:rPr>
        <w:t>օգտագործումն</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պաշարը</w:t>
      </w:r>
      <w:r>
        <w:rPr>
          <w:rFonts w:ascii="GHEA Grapalat" w:hAnsi="GHEA Grapalat"/>
          <w:sz w:val="22"/>
          <w:szCs w:val="22"/>
          <w:lang w:val="hy-AM"/>
        </w:rPr>
        <w:t xml:space="preserve"> </w:t>
      </w:r>
      <w:r>
        <w:rPr>
          <w:rFonts w:cs="Arial" w:ascii="GHEA Grapalat" w:hAnsi="GHEA Grapalat"/>
          <w:sz w:val="22"/>
          <w:szCs w:val="22"/>
          <w:lang w:val="hy-AM"/>
        </w:rPr>
        <w:t>հաշվարկվում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որպես</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ու</w:t>
      </w:r>
      <w:r>
        <w:rPr>
          <w:rFonts w:ascii="GHEA Grapalat" w:hAnsi="GHEA Grapalat"/>
          <w:sz w:val="22"/>
          <w:szCs w:val="22"/>
          <w:lang w:val="hy-AM"/>
        </w:rPr>
        <w:t xml:space="preserve"> </w:t>
      </w: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պաշարների</w:t>
      </w:r>
      <w:r>
        <w:rPr>
          <w:rFonts w:ascii="GHEA Grapalat" w:hAnsi="GHEA Grapalat"/>
          <w:sz w:val="22"/>
          <w:szCs w:val="22"/>
          <w:lang w:val="hy-AM"/>
        </w:rPr>
        <w:t xml:space="preserve"> </w:t>
      </w:r>
      <w:r>
        <w:rPr>
          <w:rFonts w:cs="Arial" w:ascii="GHEA Grapalat" w:hAnsi="GHEA Grapalat"/>
          <w:sz w:val="22"/>
          <w:szCs w:val="22"/>
          <w:lang w:val="hy-AM"/>
        </w:rPr>
        <w:t>գումարի</w:t>
      </w:r>
      <w:r>
        <w:rPr>
          <w:rFonts w:ascii="GHEA Grapalat" w:hAnsi="GHEA Grapalat"/>
          <w:sz w:val="22"/>
          <w:szCs w:val="22"/>
          <w:lang w:val="hy-AM"/>
        </w:rPr>
        <w:t xml:space="preserve"> </w:t>
      </w:r>
      <w:r>
        <w:rPr>
          <w:rFonts w:cs="Arial" w:ascii="GHEA Grapalat" w:hAnsi="GHEA Grapalat"/>
          <w:sz w:val="22"/>
          <w:szCs w:val="22"/>
          <w:lang w:val="hy-AM"/>
        </w:rPr>
        <w:t>տարբերություն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սովորաբար</w:t>
      </w:r>
      <w:r>
        <w:rPr>
          <w:rFonts w:ascii="GHEA Grapalat" w:hAnsi="GHEA Grapalat"/>
          <w:sz w:val="22"/>
          <w:szCs w:val="22"/>
          <w:lang w:val="hy-AM"/>
        </w:rPr>
        <w:t xml:space="preserve"> </w:t>
      </w:r>
      <w:r>
        <w:rPr>
          <w:rFonts w:cs="Arial" w:ascii="GHEA Grapalat" w:hAnsi="GHEA Grapalat"/>
          <w:sz w:val="22"/>
          <w:szCs w:val="22"/>
          <w:lang w:val="hy-AM"/>
        </w:rPr>
        <w:t>արգելված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բացառությամբ</w:t>
      </w:r>
      <w:r>
        <w:rPr>
          <w:rFonts w:ascii="GHEA Grapalat" w:hAnsi="GHEA Grapalat"/>
          <w:sz w:val="22"/>
          <w:szCs w:val="22"/>
          <w:lang w:val="hy-AM"/>
        </w:rPr>
        <w:t xml:space="preserve"> </w:t>
      </w:r>
      <w:r>
        <w:rPr>
          <w:rFonts w:cs="Arial" w:ascii="GHEA Grapalat" w:hAnsi="GHEA Grapalat"/>
          <w:sz w:val="22"/>
          <w:szCs w:val="22"/>
          <w:lang w:val="hy-AM"/>
        </w:rPr>
        <w:t>ռազմավարական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պաշարի</w:t>
      </w:r>
      <w:r>
        <w:rPr>
          <w:rFonts w:ascii="GHEA Grapalat" w:hAnsi="GHEA Grapalat"/>
          <w:sz w:val="22"/>
          <w:szCs w:val="22"/>
          <w:lang w:val="hy-AM"/>
        </w:rPr>
        <w:t xml:space="preserve"> </w:t>
      </w:r>
      <w:r>
        <w:rPr>
          <w:rFonts w:cs="Arial" w:ascii="GHEA Grapalat" w:hAnsi="GHEA Grapalat"/>
          <w:sz w:val="22"/>
          <w:szCs w:val="22"/>
          <w:lang w:val="hy-AM"/>
        </w:rPr>
        <w:t>սպառման</w:t>
      </w:r>
      <w:r>
        <w:rPr>
          <w:rFonts w:ascii="GHEA Grapalat" w:hAnsi="GHEA Grapalat"/>
          <w:sz w:val="22"/>
          <w:szCs w:val="22"/>
          <w:lang w:val="hy-AM"/>
        </w:rPr>
        <w:t xml:space="preserve"> </w:t>
      </w:r>
      <w:r>
        <w:rPr>
          <w:rFonts w:cs="Arial" w:ascii="GHEA Grapalat" w:hAnsi="GHEA Grapalat"/>
          <w:sz w:val="22"/>
          <w:szCs w:val="22"/>
          <w:lang w:val="hy-AM"/>
        </w:rPr>
        <w:t>դեպքերի</w:t>
      </w:r>
      <w:r>
        <w:rPr>
          <w:rFonts w:ascii="GHEA Grapalat" w:hAnsi="GHEA Grapalat"/>
          <w:sz w:val="22"/>
          <w:szCs w:val="22"/>
          <w:lang w:val="hy-AM"/>
        </w:rPr>
        <w:t xml:space="preserve">: </w:t>
      </w:r>
      <w:r>
        <w:rPr>
          <w:rFonts w:cs="Arial" w:ascii="GHEA Grapalat" w:hAnsi="GHEA Grapalat"/>
          <w:sz w:val="22"/>
          <w:szCs w:val="22"/>
          <w:lang w:val="hy-AM"/>
        </w:rPr>
        <w:t>Նման</w:t>
      </w:r>
      <w:r>
        <w:rPr>
          <w:rFonts w:ascii="GHEA Grapalat" w:hAnsi="GHEA Grapalat"/>
          <w:sz w:val="22"/>
          <w:szCs w:val="22"/>
          <w:lang w:val="hy-AM"/>
        </w:rPr>
        <w:t xml:space="preserve"> </w:t>
      </w:r>
      <w:r>
        <w:rPr>
          <w:rFonts w:cs="Arial" w:ascii="GHEA Grapalat" w:hAnsi="GHEA Grapalat"/>
          <w:sz w:val="22"/>
          <w:szCs w:val="22"/>
          <w:lang w:val="hy-AM"/>
        </w:rPr>
        <w:t>որոշումները</w:t>
      </w:r>
      <w:r>
        <w:rPr>
          <w:rFonts w:ascii="GHEA Grapalat" w:hAnsi="GHEA Grapalat"/>
          <w:sz w:val="22"/>
          <w:szCs w:val="22"/>
          <w:lang w:val="hy-AM"/>
        </w:rPr>
        <w:t xml:space="preserve"> </w:t>
      </w:r>
      <w:r>
        <w:rPr>
          <w:rFonts w:cs="Arial" w:ascii="GHEA Grapalat" w:hAnsi="GHEA Grapalat"/>
          <w:sz w:val="22"/>
          <w:szCs w:val="22"/>
          <w:lang w:val="hy-AM"/>
        </w:rPr>
        <w:t>կայացվում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Հանրապետության</w:t>
      </w:r>
      <w:r>
        <w:rPr>
          <w:rFonts w:ascii="GHEA Grapalat" w:hAnsi="GHEA Grapalat"/>
          <w:sz w:val="22"/>
          <w:szCs w:val="22"/>
          <w:lang w:val="hy-AM"/>
        </w:rPr>
        <w:t xml:space="preserve"> </w:t>
      </w:r>
      <w:r>
        <w:rPr>
          <w:rFonts w:cs="Arial" w:ascii="GHEA Grapalat" w:hAnsi="GHEA Grapalat"/>
          <w:sz w:val="22"/>
          <w:szCs w:val="22"/>
          <w:lang w:val="hy-AM"/>
        </w:rPr>
        <w:t>կառավարության</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հետևելով</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խորհրդի</w:t>
      </w:r>
      <w:r>
        <w:rPr>
          <w:rFonts w:ascii="GHEA Grapalat" w:hAnsi="GHEA Grapalat"/>
          <w:sz w:val="22"/>
          <w:szCs w:val="22"/>
          <w:lang w:val="hy-AM"/>
        </w:rPr>
        <w:t xml:space="preserve"> </w:t>
      </w:r>
      <w:r>
        <w:rPr>
          <w:rFonts w:cs="Arial" w:ascii="GHEA Grapalat" w:hAnsi="GHEA Grapalat"/>
          <w:sz w:val="22"/>
          <w:szCs w:val="22"/>
          <w:lang w:val="hy-AM"/>
        </w:rPr>
        <w:t>առաջարկություններին</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պաշարը</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այնպիսի</w:t>
      </w:r>
      <w:r>
        <w:rPr>
          <w:rFonts w:ascii="GHEA Grapalat" w:hAnsi="GHEA Grapalat"/>
          <w:sz w:val="22"/>
          <w:szCs w:val="22"/>
          <w:lang w:val="hy-AM"/>
        </w:rPr>
        <w:t xml:space="preserve"> </w:t>
      </w:r>
      <w:r>
        <w:rPr>
          <w:rFonts w:cs="Arial" w:ascii="GHEA Grapalat" w:hAnsi="GHEA Grapalat"/>
          <w:sz w:val="22"/>
          <w:szCs w:val="22"/>
          <w:lang w:val="hy-AM"/>
        </w:rPr>
        <w:t>տարրեր</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լճերի</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 xml:space="preserve">, </w:t>
      </w:r>
      <w:r>
        <w:rPr>
          <w:rFonts w:cs="Arial" w:ascii="GHEA Grapalat" w:hAnsi="GHEA Grapalat"/>
          <w:sz w:val="22"/>
          <w:szCs w:val="22"/>
          <w:lang w:val="hy-AM"/>
        </w:rPr>
        <w:t>խորքային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սառցադաշտերը՝</w:t>
      </w:r>
      <w:r>
        <w:rPr>
          <w:rFonts w:ascii="GHEA Grapalat" w:hAnsi="GHEA Grapalat"/>
          <w:sz w:val="22"/>
          <w:szCs w:val="22"/>
          <w:lang w:val="hy-AM"/>
        </w:rPr>
        <w:t xml:space="preserve"> </w:t>
      </w:r>
      <w:r>
        <w:rPr>
          <w:rFonts w:cs="Arial" w:ascii="GHEA Grapalat" w:hAnsi="GHEA Grapalat"/>
          <w:sz w:val="22"/>
          <w:szCs w:val="22"/>
          <w:lang w:val="hy-AM"/>
        </w:rPr>
        <w:t>մինչև</w:t>
      </w:r>
      <w:r>
        <w:rPr>
          <w:rFonts w:ascii="GHEA Grapalat" w:hAnsi="GHEA Grapalat"/>
          <w:sz w:val="22"/>
          <w:szCs w:val="22"/>
          <w:lang w:val="hy-AM"/>
        </w:rPr>
        <w:t xml:space="preserve"> </w:t>
      </w:r>
      <w:r>
        <w:rPr>
          <w:rFonts w:cs="Arial" w:ascii="GHEA Grapalat" w:hAnsi="GHEA Grapalat"/>
          <w:sz w:val="22"/>
          <w:szCs w:val="22"/>
          <w:lang w:val="hy-AM"/>
        </w:rPr>
        <w:t>հալվելը</w:t>
      </w:r>
      <w:r>
        <w:rPr>
          <w:rFonts w:ascii="GHEA Grapalat" w:hAnsi="GHEA Grapalat"/>
          <w:sz w:val="22"/>
          <w:szCs w:val="22"/>
          <w:lang w:val="hy-AM"/>
        </w:rPr>
        <w:t>:</w:t>
      </w:r>
    </w:p>
    <w:p>
      <w:pPr>
        <w:pStyle w:val="BodyText"/>
        <w:spacing w:lineRule="auto" w:line="276" w:before="120" w:after="0"/>
        <w:rPr>
          <w:rFonts w:ascii="GHEA Grapalat" w:hAnsi="GHEA Grapalat"/>
          <w:sz w:val="22"/>
          <w:szCs w:val="22"/>
          <w:lang w:val="hy-AM"/>
        </w:rPr>
      </w:pPr>
      <w:r>
        <w:rPr>
          <w:rFonts w:ascii="GHEA Grapalat" w:hAnsi="GHEA Grapalat"/>
          <w:sz w:val="22"/>
          <w:szCs w:val="22"/>
          <w:lang w:val="hy-AM"/>
        </w:rPr>
      </w:r>
    </w:p>
    <w:p>
      <w:pPr>
        <w:pStyle w:val="ListParagraph"/>
        <w:numPr>
          <w:ilvl w:val="2"/>
          <w:numId w:val="58"/>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92" w:name="_Toc180589675"/>
      <w:r>
        <w:rPr>
          <w:rFonts w:ascii="GHEA Grapalat" w:hAnsi="GHEA Grapalat"/>
          <w:b/>
          <w:bCs/>
          <w:color w:themeColor="accent1" w:val="4F81BD"/>
          <w:sz w:val="24"/>
          <w:szCs w:val="24"/>
          <w:lang w:val="hy-AM"/>
        </w:rPr>
        <w:t>Ջրառաջարկի ներկա և ապագա վիճակը Արարատյան ՋԿՏ-ում</w:t>
      </w:r>
      <w:bookmarkEnd w:id="92"/>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Այս բաժինը կենտրոնանում է Արարատյան ՋԿՏ-ի հիմնական գետավազաններում մակերևութային ջրառաջարկի գնահատման վրա: </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_Ref180577849 \h </w:instrText>
      </w:r>
      <w:r>
        <w:rPr>
          <w:sz w:val="22"/>
          <w:szCs w:val="22"/>
          <w:rFonts w:ascii="GHEA Grapalat" w:hAnsi="GHEA Grapalat"/>
          <w:lang w:val="hy-AM"/>
        </w:rPr>
        <w:fldChar w:fldCharType="separate"/>
      </w:r>
      <w:r>
        <w:rPr>
          <w:sz w:val="22"/>
          <w:szCs w:val="22"/>
          <w:rFonts w:ascii="GHEA Grapalat" w:hAnsi="GHEA Grapalat"/>
          <w:lang w:val="hy-AM"/>
        </w:rPr>
      </w:r>
      <w:r>
        <w:rPr>
          <w:sz w:val="22"/>
          <w:szCs w:val="22"/>
          <w:rFonts w:ascii="GHEA Grapalat" w:hAnsi="GHEA Grapalat"/>
          <w:lang w:val="hy-AM"/>
        </w:rPr>
        <w:fldChar w:fldCharType="end"/>
      </w:r>
      <w:r>
        <w:rPr>
          <w:rFonts w:ascii="GHEA Grapalat" w:hAnsi="GHEA Grapalat"/>
          <w:sz w:val="22"/>
          <w:szCs w:val="22"/>
          <w:lang w:val="hy-AM"/>
        </w:rPr>
        <w:t>-ը ներկայացնում է մակերևութային ջրերի ջրառաջարկի տվյալները Արարատյան ՋԿՏ-ի տարբեր հիդրոլոգիական դիտակետերի համար: Այս տվյալները կարևոր պատկերացումներ են տալիս ավազանում ջրային ռեսուրսների առկայության և բաշխման վերաբերյալ:</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նշել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տվյալները</w:t>
      </w:r>
      <w:r>
        <w:rPr>
          <w:rFonts w:ascii="GHEA Grapalat" w:hAnsi="GHEA Grapalat"/>
          <w:sz w:val="22"/>
          <w:szCs w:val="22"/>
          <w:lang w:val="hy-AM"/>
        </w:rPr>
        <w:t xml:space="preserve"> </w:t>
      </w:r>
      <w:r>
        <w:rPr>
          <w:rFonts w:cs="Arial" w:ascii="GHEA Grapalat" w:hAnsi="GHEA Grapalat"/>
          <w:sz w:val="22"/>
          <w:szCs w:val="22"/>
          <w:lang w:val="hy-AM"/>
        </w:rPr>
        <w:t>ներկայումս</w:t>
      </w:r>
      <w:r>
        <w:rPr>
          <w:rFonts w:ascii="GHEA Grapalat" w:hAnsi="GHEA Grapalat"/>
          <w:sz w:val="22"/>
          <w:szCs w:val="22"/>
          <w:lang w:val="hy-AM"/>
        </w:rPr>
        <w:t xml:space="preserve"> </w:t>
      </w:r>
      <w:r>
        <w:rPr>
          <w:rFonts w:cs="Arial" w:ascii="GHEA Grapalat" w:hAnsi="GHEA Grapalat"/>
          <w:sz w:val="22"/>
          <w:szCs w:val="22"/>
          <w:lang w:val="hy-AM"/>
        </w:rPr>
        <w:t>սահմանափակ</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Ավելին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արտահոսքը</w:t>
      </w:r>
      <w:r>
        <w:rPr>
          <w:rFonts w:ascii="GHEA Grapalat" w:hAnsi="GHEA Grapalat"/>
          <w:sz w:val="22"/>
          <w:szCs w:val="22"/>
          <w:lang w:val="hy-AM"/>
        </w:rPr>
        <w:t xml:space="preserve"> </w:t>
      </w:r>
      <w:r>
        <w:rPr>
          <w:rFonts w:cs="Arial" w:ascii="GHEA Grapalat" w:hAnsi="GHEA Grapalat"/>
          <w:sz w:val="22"/>
          <w:szCs w:val="22"/>
          <w:lang w:val="hy-AM"/>
        </w:rPr>
        <w:t>կազմում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միայն</w:t>
      </w:r>
      <w:r>
        <w:rPr>
          <w:rFonts w:ascii="GHEA Grapalat" w:hAnsi="GHEA Grapalat"/>
          <w:sz w:val="22"/>
          <w:szCs w:val="22"/>
          <w:lang w:val="hy-AM"/>
        </w:rPr>
        <w:t xml:space="preserve"> </w:t>
      </w:r>
      <w:r>
        <w:rPr>
          <w:rFonts w:cs="Arial" w:ascii="GHEA Grapalat" w:hAnsi="GHEA Grapalat"/>
          <w:sz w:val="22"/>
          <w:szCs w:val="22"/>
          <w:lang w:val="hy-AM"/>
        </w:rPr>
        <w:t>փոքր</w:t>
      </w:r>
      <w:r>
        <w:rPr>
          <w:rFonts w:ascii="GHEA Grapalat" w:hAnsi="GHEA Grapalat"/>
          <w:sz w:val="22"/>
          <w:szCs w:val="22"/>
          <w:lang w:val="hy-AM"/>
        </w:rPr>
        <w:t xml:space="preserve"> </w:t>
      </w:r>
      <w:r>
        <w:rPr>
          <w:rFonts w:cs="Arial" w:ascii="GHEA Grapalat" w:hAnsi="GHEA Grapalat"/>
          <w:sz w:val="22"/>
          <w:szCs w:val="22"/>
          <w:lang w:val="hy-AM"/>
        </w:rPr>
        <w:t>մասը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գործոնների</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առաջարկի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մանրամասն</w:t>
      </w:r>
      <w:r>
        <w:rPr>
          <w:rFonts w:ascii="GHEA Grapalat" w:hAnsi="GHEA Grapalat"/>
          <w:sz w:val="22"/>
          <w:szCs w:val="22"/>
          <w:lang w:val="hy-AM"/>
        </w:rPr>
        <w:t xml:space="preserve"> </w:t>
      </w:r>
      <w:r>
        <w:rPr>
          <w:rFonts w:cs="Arial" w:ascii="GHEA Grapalat" w:hAnsi="GHEA Grapalat"/>
          <w:sz w:val="22"/>
          <w:szCs w:val="22"/>
          <w:lang w:val="hy-AM"/>
        </w:rPr>
        <w:t>հաշվարկը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փուլում</w:t>
      </w:r>
      <w:r>
        <w:rPr>
          <w:rFonts w:ascii="GHEA Grapalat" w:hAnsi="GHEA Grapalat"/>
          <w:sz w:val="22"/>
          <w:szCs w:val="22"/>
          <w:lang w:val="hy-AM"/>
        </w:rPr>
        <w:t xml:space="preserve"> </w:t>
      </w:r>
      <w:r>
        <w:rPr>
          <w:rFonts w:cs="Arial" w:ascii="GHEA Grapalat" w:hAnsi="GHEA Grapalat"/>
          <w:sz w:val="22"/>
          <w:szCs w:val="22"/>
          <w:lang w:val="hy-AM"/>
        </w:rPr>
        <w:t>ճշգրիտ</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կատարվել</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կենտրոնացումը</w:t>
      </w:r>
      <w:r>
        <w:rPr>
          <w:rFonts w:ascii="GHEA Grapalat" w:hAnsi="GHEA Grapalat"/>
          <w:sz w:val="22"/>
          <w:szCs w:val="22"/>
          <w:lang w:val="hy-AM"/>
        </w:rPr>
        <w:t xml:space="preserve"> </w:t>
      </w:r>
      <w:r>
        <w:rPr>
          <w:rFonts w:cs="Arial" w:ascii="GHEA Grapalat" w:hAnsi="GHEA Grapalat"/>
          <w:sz w:val="22"/>
          <w:szCs w:val="22"/>
          <w:lang w:val="hy-AM"/>
        </w:rPr>
        <w:t>հիմնավորված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դինամիկայում</w:t>
      </w:r>
      <w:r>
        <w:rPr>
          <w:rFonts w:ascii="GHEA Grapalat" w:hAnsi="GHEA Grapalat"/>
          <w:sz w:val="22"/>
          <w:szCs w:val="22"/>
          <w:lang w:val="hy-AM"/>
        </w:rPr>
        <w:t xml:space="preserve"> </w:t>
      </w:r>
      <w:r>
        <w:rPr>
          <w:rFonts w:cs="Arial" w:ascii="GHEA Grapalat" w:hAnsi="GHEA Grapalat"/>
          <w:sz w:val="22"/>
          <w:szCs w:val="22"/>
          <w:lang w:val="hy-AM"/>
        </w:rPr>
        <w:t>դրանց</w:t>
      </w:r>
      <w:r>
        <w:rPr>
          <w:rFonts w:ascii="GHEA Grapalat" w:hAnsi="GHEA Grapalat"/>
          <w:sz w:val="22"/>
          <w:szCs w:val="22"/>
          <w:lang w:val="hy-AM"/>
        </w:rPr>
        <w:t xml:space="preserve"> </w:t>
      </w:r>
      <w:r>
        <w:rPr>
          <w:rFonts w:cs="Arial" w:ascii="GHEA Grapalat" w:hAnsi="GHEA Grapalat"/>
          <w:sz w:val="22"/>
          <w:szCs w:val="22"/>
          <w:lang w:val="hy-AM"/>
        </w:rPr>
        <w:t>գերակշռող</w:t>
      </w:r>
      <w:r>
        <w:rPr>
          <w:rFonts w:ascii="GHEA Grapalat" w:hAnsi="GHEA Grapalat"/>
          <w:sz w:val="22"/>
          <w:szCs w:val="22"/>
          <w:lang w:val="hy-AM"/>
        </w:rPr>
        <w:t xml:space="preserve"> </w:t>
      </w:r>
      <w:r>
        <w:rPr>
          <w:rFonts w:cs="Arial" w:ascii="GHEA Grapalat" w:hAnsi="GHEA Grapalat"/>
          <w:sz w:val="22"/>
          <w:szCs w:val="22"/>
          <w:lang w:val="hy-AM"/>
        </w:rPr>
        <w:t>դերով</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երևում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նախկինում</w:t>
      </w:r>
      <w:r>
        <w:rPr>
          <w:rFonts w:ascii="GHEA Grapalat" w:hAnsi="GHEA Grapalat"/>
          <w:sz w:val="22"/>
          <w:szCs w:val="22"/>
          <w:lang w:val="hy-AM"/>
        </w:rPr>
        <w:t xml:space="preserve"> </w:t>
      </w:r>
      <w:r>
        <w:rPr>
          <w:rFonts w:cs="Arial" w:ascii="GHEA Grapalat" w:hAnsi="GHEA Grapalat"/>
          <w:sz w:val="22"/>
          <w:szCs w:val="22"/>
          <w:lang w:val="hy-AM"/>
        </w:rPr>
        <w:t>ներկայացված</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տվյալներից</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աղբյուրները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օգտագործվողները</w:t>
      </w:r>
      <w:r>
        <w:rPr>
          <w:rFonts w:ascii="GHEA Grapalat" w:hAnsi="GHEA Grapalat"/>
          <w:sz w:val="22"/>
          <w:szCs w:val="22"/>
          <w:lang w:val="hy-AM"/>
        </w:rPr>
        <w:t xml:space="preserve">, </w:t>
      </w:r>
      <w:r>
        <w:rPr>
          <w:rFonts w:cs="Arial" w:ascii="GHEA Grapalat" w:hAnsi="GHEA Grapalat"/>
          <w:sz w:val="22"/>
          <w:szCs w:val="22"/>
          <w:lang w:val="hy-AM"/>
        </w:rPr>
        <w:t>կազմում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w:t>
      </w:r>
      <w:r>
        <w:rPr>
          <w:rFonts w:ascii="GHEA Grapalat" w:hAnsi="GHEA Grapalat"/>
          <w:sz w:val="22"/>
          <w:szCs w:val="22"/>
          <w:lang w:val="hy-AM"/>
        </w:rPr>
        <w:t>-</w:t>
      </w:r>
      <w:r>
        <w:rPr>
          <w:rFonts w:cs="Arial" w:ascii="GHEA Grapalat" w:hAnsi="GHEA Grapalat"/>
          <w:sz w:val="22"/>
          <w:szCs w:val="22"/>
          <w:lang w:val="hy-AM"/>
        </w:rPr>
        <w:t>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մեծամասնությունը</w:t>
      </w:r>
      <w:r>
        <w:rPr>
          <w:rFonts w:ascii="GHEA Grapalat" w:hAnsi="GHEA Grapalat"/>
          <w:sz w:val="22"/>
          <w:szCs w:val="22"/>
          <w:lang w:val="hy-AM"/>
        </w:rPr>
        <w:t>:</w:t>
      </w:r>
    </w:p>
    <w:p>
      <w:pPr>
        <w:pStyle w:val="BodyText"/>
        <w:spacing w:lineRule="auto" w:line="276" w:before="120" w:after="0"/>
        <w:ind w:hanging="0"/>
        <w:rPr>
          <w:rFonts w:ascii="GHEA Grapalat" w:hAnsi="GHEA Grapalat" w:eastAsia="Batang"/>
          <w:b/>
          <w:bCs/>
          <w:color w:themeColor="dark2" w:val="1F497D"/>
          <w:sz w:val="22"/>
          <w:lang w:val="hy-AM" w:eastAsia="en-GB"/>
        </w:rPr>
      </w:pPr>
      <w:r>
        <w:rPr>
          <w:rFonts w:eastAsia="Batang" w:ascii="GHEA Grapalat" w:hAnsi="GHEA Grapalat"/>
          <w:b/>
          <w:bCs/>
          <w:color w:themeColor="dark2" w:val="1F497D"/>
          <w:sz w:val="22"/>
          <w:lang w:val="hy-AM" w:eastAsia="en-GB"/>
        </w:rPr>
      </w:r>
      <w:bookmarkStart w:id="93" w:name="_Ref180577849"/>
      <w:bookmarkStart w:id="94" w:name="_Ref180577849"/>
    </w:p>
    <w:p>
      <w:pPr>
        <w:pStyle w:val="BodyText"/>
        <w:spacing w:lineRule="auto" w:line="276" w:before="120" w:after="0"/>
        <w:ind w:hanging="0"/>
        <w:rPr>
          <w:rFonts w:ascii="GHEA Grapalat" w:hAnsi="GHEA Grapalat" w:eastAsia="Batang"/>
          <w:b/>
          <w:bCs/>
          <w:color w:themeColor="dark2" w:val="1F497D"/>
          <w:sz w:val="22"/>
          <w:lang w:val="hy-AM" w:eastAsia="en-GB"/>
        </w:rPr>
      </w:pPr>
      <w:r>
        <w:rPr>
          <w:rFonts w:eastAsia="Batang" w:ascii="GHEA Grapalat" w:hAnsi="GHEA Grapalat"/>
          <w:b/>
          <w:bCs/>
          <w:color w:themeColor="dark2" w:val="1F497D"/>
          <w:sz w:val="22"/>
          <w:lang w:val="hy-AM" w:eastAsia="en-GB"/>
        </w:rPr>
      </w:r>
    </w:p>
    <w:p>
      <w:pPr>
        <w:pStyle w:val="BodyText"/>
        <w:spacing w:lineRule="auto" w:line="276" w:before="120" w:after="0"/>
        <w:ind w:hanging="0"/>
        <w:rPr>
          <w:rFonts w:ascii="GHEA Grapalat" w:hAnsi="GHEA Grapalat" w:eastAsia="Batang"/>
          <w:b/>
          <w:bCs/>
          <w:color w:themeColor="dark2" w:val="1F497D"/>
          <w:sz w:val="22"/>
          <w:lang w:val="hy-AM" w:eastAsia="en-GB"/>
        </w:rPr>
      </w:pPr>
      <w:bookmarkStart w:id="95" w:name="_Toc180590467"/>
      <w:r>
        <w:rPr>
          <w:rFonts w:eastAsia="Batang" w:ascii="GHEA Grapalat" w:hAnsi="GHEA Grapalat"/>
          <w:b/>
          <w:bCs/>
          <w:color w:themeColor="dark2" w:val="1F497D"/>
          <w:sz w:val="22"/>
          <w:lang w:val="hy-AM" w:eastAsia="en-GB"/>
        </w:rPr>
        <w:t xml:space="preserve">Աղյուսակ </w:t>
      </w:r>
      <w:r>
        <w:rPr>
          <w:rFonts w:eastAsia="Batang" w:ascii="GHEA Grapalat" w:hAnsi="GHEA Grapalat"/>
          <w:b/>
          <w:bCs/>
          <w:color w:themeColor="dark2" w:val="1F497D"/>
          <w:sz w:val="22"/>
          <w:lang w:val="hy-AM" w:eastAsia="en-GB"/>
        </w:rPr>
        <w:fldChar w:fldCharType="begin"/>
      </w:r>
      <w:r>
        <w:rPr>
          <w:sz w:val="22"/>
          <w:b/>
          <w:bCs/>
          <w:rFonts w:eastAsia="Batang" w:ascii="GHEA Grapalat" w:hAnsi="GHEA Grapalat"/>
          <w:color w:themeColor="dark2" w:val="1F497D"/>
          <w:lang w:val="hy-AM" w:eastAsia="en-GB"/>
        </w:rPr>
        <w:instrText xml:space="preserve"> SEQ Աղյուսակ \* ARABIC </w:instrText>
      </w:r>
      <w:r>
        <w:rPr>
          <w:sz w:val="22"/>
          <w:b/>
          <w:bCs/>
          <w:rFonts w:eastAsia="Batang" w:ascii="GHEA Grapalat" w:hAnsi="GHEA Grapalat"/>
          <w:color w:themeColor="dark2" w:val="1F497D"/>
          <w:lang w:val="hy-AM" w:eastAsia="en-GB"/>
        </w:rPr>
        <w:fldChar w:fldCharType="separate"/>
      </w:r>
      <w:r>
        <w:rPr>
          <w:sz w:val="22"/>
          <w:b/>
          <w:bCs/>
          <w:rFonts w:eastAsia="Batang" w:ascii="GHEA Grapalat" w:hAnsi="GHEA Grapalat"/>
          <w:color w:themeColor="dark2" w:val="1F497D"/>
          <w:lang w:val="hy-AM" w:eastAsia="en-GB"/>
        </w:rPr>
        <w:t>8</w:t>
      </w:r>
      <w:r>
        <w:rPr>
          <w:sz w:val="22"/>
          <w:b/>
          <w:bCs/>
          <w:rFonts w:eastAsia="Batang" w:ascii="GHEA Grapalat" w:hAnsi="GHEA Grapalat"/>
          <w:color w:themeColor="dark2" w:val="1F497D"/>
          <w:lang w:val="hy-AM" w:eastAsia="en-GB"/>
        </w:rPr>
        <w:fldChar w:fldCharType="end"/>
      </w:r>
      <w:bookmarkEnd w:id="94"/>
      <w:r>
        <w:rPr>
          <w:rFonts w:eastAsia="Batang" w:cs="Cambria Math" w:ascii="Cambria Math" w:hAnsi="Cambria Math"/>
          <w:b/>
          <w:bCs/>
          <w:color w:themeColor="dark2" w:val="1F497D"/>
          <w:sz w:val="22"/>
          <w:lang w:val="hy-AM" w:eastAsia="en-GB"/>
        </w:rPr>
        <w:t>․</w:t>
      </w:r>
      <w:r>
        <w:rPr>
          <w:rFonts w:eastAsia="Batang" w:ascii="GHEA Grapalat" w:hAnsi="GHEA Grapalat"/>
          <w:b/>
          <w:bCs/>
          <w:color w:themeColor="dark2" w:val="1F497D"/>
          <w:sz w:val="22"/>
          <w:lang w:val="hy-AM" w:eastAsia="en-GB"/>
        </w:rPr>
        <w:t xml:space="preserve"> Մակերևութային ջրերի միջին ջրառաջարկը Արարատյան ՋԿՏ-ում</w:t>
      </w:r>
      <w:bookmarkEnd w:id="95"/>
    </w:p>
    <w:tbl>
      <w:tblPr>
        <w:tblW w:w="10479" w:type="dxa"/>
        <w:jc w:val="left"/>
        <w:tblInd w:w="0" w:type="dxa"/>
        <w:tblLayout w:type="fixed"/>
        <w:tblCellMar>
          <w:top w:w="28" w:type="dxa"/>
          <w:left w:w="108" w:type="dxa"/>
          <w:bottom w:w="28" w:type="dxa"/>
          <w:right w:w="0" w:type="dxa"/>
        </w:tblCellMar>
      </w:tblPr>
      <w:tblGrid>
        <w:gridCol w:w="1130"/>
        <w:gridCol w:w="855"/>
        <w:gridCol w:w="855"/>
        <w:gridCol w:w="977"/>
        <w:gridCol w:w="854"/>
        <w:gridCol w:w="855"/>
        <w:gridCol w:w="855"/>
        <w:gridCol w:w="980"/>
        <w:gridCol w:w="991"/>
        <w:gridCol w:w="855"/>
        <w:gridCol w:w="1272"/>
      </w:tblGrid>
      <w:tr>
        <w:trPr>
          <w:trHeight w:val="631" w:hRule="atLeast"/>
        </w:trPr>
        <w:tc>
          <w:tcPr>
            <w:tcW w:w="1130"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both"/>
              <w:rPr>
                <w:rFonts w:ascii="GHEA Grapalat" w:hAnsi="GHEA Grapalat"/>
                <w:sz w:val="18"/>
                <w:szCs w:val="22"/>
                <w:lang w:val="hy-AM"/>
              </w:rPr>
            </w:pPr>
            <w:r>
              <w:rPr>
                <w:rFonts w:ascii="GHEA Grapalat" w:hAnsi="GHEA Grapalat"/>
                <w:b/>
                <w:sz w:val="18"/>
                <w:szCs w:val="22"/>
                <w:lang w:val="hy-AM"/>
              </w:rPr>
              <w:t>Հիդրոլոգիական դիտակետ</w:t>
            </w:r>
          </w:p>
        </w:tc>
        <w:tc>
          <w:tcPr>
            <w:tcW w:w="855"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Ազատ-Գառնի</w:t>
            </w:r>
          </w:p>
        </w:tc>
        <w:tc>
          <w:tcPr>
            <w:tcW w:w="855"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Վեդի-Ուրցաձոր</w:t>
            </w:r>
          </w:p>
        </w:tc>
        <w:tc>
          <w:tcPr>
            <w:tcW w:w="977"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Արփա-Ջերմուկ</w:t>
            </w:r>
          </w:p>
        </w:tc>
        <w:tc>
          <w:tcPr>
            <w:tcW w:w="854"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Արփա-Եղեգնաձոր</w:t>
            </w:r>
          </w:p>
        </w:tc>
        <w:tc>
          <w:tcPr>
            <w:tcW w:w="855"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Արփա-Արենի</w:t>
            </w:r>
          </w:p>
        </w:tc>
        <w:tc>
          <w:tcPr>
            <w:tcW w:w="855"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Վայք-Զառիթափ</w:t>
            </w:r>
          </w:p>
        </w:tc>
        <w:tc>
          <w:tcPr>
            <w:tcW w:w="980"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Եղեգիս-Հերմոն</w:t>
            </w:r>
          </w:p>
        </w:tc>
        <w:tc>
          <w:tcPr>
            <w:tcW w:w="991"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Եղեգիս-Շատին</w:t>
            </w:r>
          </w:p>
        </w:tc>
        <w:tc>
          <w:tcPr>
            <w:tcW w:w="855" w:type="dxa"/>
            <w:tcBorders>
              <w:top w:val="single" w:sz="2" w:space="0" w:color="000000"/>
              <w:left w:val="single" w:sz="2" w:space="0" w:color="000000"/>
              <w:bottom w:val="single" w:sz="2" w:space="0" w:color="000000"/>
            </w:tcBorders>
            <w:shd w:fill="F2DBDB" w:val="clear"/>
          </w:tcPr>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t>Սելիմագետ-Շատին</w:t>
            </w:r>
          </w:p>
        </w:tc>
        <w:tc>
          <w:tcPr>
            <w:tcW w:w="1272" w:type="dxa"/>
            <w:tcBorders>
              <w:top w:val="single" w:sz="2" w:space="0" w:color="000000"/>
              <w:left w:val="single" w:sz="2" w:space="0" w:color="000000"/>
              <w:bottom w:val="single" w:sz="2" w:space="0" w:color="000000"/>
              <w:right w:val="single" w:sz="2" w:space="0" w:color="000000"/>
            </w:tcBorders>
            <w:shd w:fill="F2DBDB" w:val="clear"/>
            <w:tcMar>
              <w:right w:w="108" w:type="dxa"/>
            </w:tcMar>
          </w:tcPr>
          <w:p>
            <w:pPr>
              <w:pStyle w:val="BodyText"/>
              <w:spacing w:lineRule="auto" w:line="276" w:before="120" w:after="0"/>
              <w:ind w:hanging="0"/>
              <w:rPr>
                <w:rFonts w:ascii="GHEA Grapalat" w:hAnsi="GHEA Grapalat"/>
                <w:sz w:val="18"/>
                <w:szCs w:val="22"/>
                <w:lang w:val="hy-AM"/>
              </w:rPr>
            </w:pPr>
            <w:r>
              <w:rPr>
                <w:rFonts w:ascii="GHEA Grapalat" w:hAnsi="GHEA Grapalat"/>
                <w:sz w:val="18"/>
                <w:szCs w:val="22"/>
                <w:lang w:val="hy-AM"/>
              </w:rPr>
              <w:t>Արտաբուն-Արտաբյունք</w:t>
            </w:r>
          </w:p>
          <w:p>
            <w:pPr>
              <w:pStyle w:val="TableContents"/>
              <w:spacing w:lineRule="auto" w:line="276" w:before="120" w:after="0"/>
              <w:jc w:val="center"/>
              <w:rPr>
                <w:rFonts w:ascii="GHEA Grapalat" w:hAnsi="GHEA Grapalat"/>
                <w:sz w:val="18"/>
                <w:szCs w:val="22"/>
                <w:lang w:val="hy-AM"/>
              </w:rPr>
            </w:pPr>
            <w:r>
              <w:rPr>
                <w:rFonts w:ascii="GHEA Grapalat" w:hAnsi="GHEA Grapalat"/>
                <w:sz w:val="18"/>
                <w:szCs w:val="22"/>
                <w:lang w:val="hy-AM"/>
              </w:rPr>
            </w:r>
          </w:p>
        </w:tc>
      </w:tr>
      <w:tr>
        <w:trPr>
          <w:trHeight w:val="631" w:hRule="atLeast"/>
        </w:trPr>
        <w:tc>
          <w:tcPr>
            <w:tcW w:w="1130"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b/>
                <w:sz w:val="18"/>
                <w:szCs w:val="22"/>
                <w:lang w:val="hy-AM"/>
              </w:rPr>
              <w:t>Տարեկան, մլն մ</w:t>
            </w:r>
            <w:r>
              <w:rPr>
                <w:rFonts w:ascii="GHEA Grapalat" w:hAnsi="GHEA Grapalat"/>
                <w:b/>
                <w:sz w:val="18"/>
                <w:szCs w:val="22"/>
                <w:vertAlign w:val="superscript"/>
                <w:lang w:val="hy-AM"/>
              </w:rPr>
              <w:t>3</w:t>
            </w:r>
          </w:p>
        </w:tc>
        <w:tc>
          <w:tcPr>
            <w:tcW w:w="855"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129.5</w:t>
            </w:r>
          </w:p>
        </w:tc>
        <w:tc>
          <w:tcPr>
            <w:tcW w:w="855"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56.5</w:t>
            </w:r>
          </w:p>
        </w:tc>
        <w:tc>
          <w:tcPr>
            <w:tcW w:w="977"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127.0</w:t>
            </w:r>
          </w:p>
        </w:tc>
        <w:tc>
          <w:tcPr>
            <w:tcW w:w="854"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437.6</w:t>
            </w:r>
          </w:p>
        </w:tc>
        <w:tc>
          <w:tcPr>
            <w:tcW w:w="855"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730.4</w:t>
            </w:r>
          </w:p>
        </w:tc>
        <w:tc>
          <w:tcPr>
            <w:tcW w:w="855"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12.8</w:t>
            </w:r>
          </w:p>
        </w:tc>
        <w:tc>
          <w:tcPr>
            <w:tcW w:w="980"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158.9</w:t>
            </w:r>
          </w:p>
        </w:tc>
        <w:tc>
          <w:tcPr>
            <w:tcW w:w="991"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270.7</w:t>
            </w:r>
          </w:p>
        </w:tc>
        <w:tc>
          <w:tcPr>
            <w:tcW w:w="855" w:type="dxa"/>
            <w:tcBorders>
              <w:left w:val="single" w:sz="2" w:space="0" w:color="000000"/>
              <w:bottom w:val="single" w:sz="2" w:space="0" w:color="000000"/>
            </w:tcBorders>
            <w:tcMar>
              <w:top w:w="0"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66.1</w:t>
            </w:r>
          </w:p>
        </w:tc>
        <w:tc>
          <w:tcPr>
            <w:tcW w:w="1272" w:type="dxa"/>
            <w:tcBorders>
              <w:left w:val="single" w:sz="2" w:space="0" w:color="000000"/>
              <w:bottom w:val="single" w:sz="2" w:space="0" w:color="000000"/>
              <w:right w:val="single" w:sz="2" w:space="0" w:color="000000"/>
            </w:tcBorders>
            <w:tcMar>
              <w:top w:w="0" w:type="dxa"/>
              <w:right w:w="108" w:type="dxa"/>
            </w:tcMar>
          </w:tcPr>
          <w:p>
            <w:pPr>
              <w:pStyle w:val="TableContents"/>
              <w:spacing w:lineRule="auto" w:line="276" w:before="120" w:after="0"/>
              <w:jc w:val="both"/>
              <w:rPr>
                <w:rFonts w:ascii="GHEA Grapalat" w:hAnsi="GHEA Grapalat"/>
                <w:sz w:val="18"/>
                <w:szCs w:val="22"/>
                <w:lang w:val="hy-AM"/>
              </w:rPr>
            </w:pPr>
            <w:r>
              <w:rPr>
                <w:rFonts w:ascii="GHEA Grapalat" w:hAnsi="GHEA Grapalat"/>
                <w:sz w:val="18"/>
                <w:szCs w:val="22"/>
                <w:lang w:val="hy-AM"/>
              </w:rPr>
              <w:t>34.1</w:t>
            </w:r>
          </w:p>
        </w:tc>
      </w:tr>
    </w:tbl>
    <w:p>
      <w:pPr>
        <w:pStyle w:val="BodyText"/>
        <w:spacing w:lineRule="auto" w:line="276" w:before="120" w:after="0"/>
        <w:rPr>
          <w:rFonts w:ascii="GHEA Grapalat" w:hAnsi="GHEA Grapalat"/>
          <w:szCs w:val="22"/>
          <w:lang w:val="hy-AM"/>
        </w:rPr>
      </w:pPr>
      <w:r>
        <w:rPr>
          <w:rFonts w:ascii="GHEA Grapalat" w:hAnsi="GHEA Grapalat"/>
          <w:szCs w:val="22"/>
          <w:lang w:val="hy-AM"/>
        </w:rPr>
        <w:t>* Միջինը հաշվարկված է 2010-ից 2023 թվականների դիտարկումների տվյալների հիման վրա</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2023 թվականի համար Արարատյան ՋԿՏ-ում սեզոնային ջրառաջարկի հաշվարկման համար հաշվի են առնվել միջին տարեկան և սեզոնային հոսքի հիմնական բնութագրերը: Արարատյան ՋԿՏ-ը տարվա ընթացքում ունի հստակ </w:t>
      </w:r>
      <w:del w:id="419" w:author="Gayane Shahnazaryan" w:date="2024-10-28T22:20:00Z">
        <w:commentRangeStart w:id="17"/>
        <w:r>
          <w:rPr>
            <w:rFonts w:ascii="GHEA Grapalat" w:hAnsi="GHEA Grapalat"/>
            <w:sz w:val="22"/>
            <w:szCs w:val="22"/>
            <w:lang w:val="hy-AM"/>
          </w:rPr>
          <w:delText>փուլեր</w:delText>
        </w:r>
      </w:del>
      <w:r>
        <w:rPr/>
      </w:r>
      <w:ins w:id="420" w:author="Gayane Shahnazaryan" w:date="2024-10-28T22:20:00Z">
        <w:commentRangeEnd w:id="17"/>
        <w:r>
          <w:commentReference w:id="17"/>
        </w:r>
        <w:r>
          <w:rPr>
            <w:rFonts w:ascii="GHEA Grapalat" w:hAnsi="GHEA Grapalat"/>
            <w:sz w:val="22"/>
            <w:szCs w:val="22"/>
            <w:lang w:val="hy-AM"/>
          </w:rPr>
          <w:t>սեզոններ</w:t>
        </w:r>
      </w:ins>
      <w:r>
        <w:rPr>
          <w:rFonts w:ascii="GHEA Grapalat" w:hAnsi="GHEA Grapalat"/>
          <w:sz w:val="22"/>
          <w:szCs w:val="22"/>
          <w:lang w:val="hy-AM"/>
        </w:rPr>
        <w:t>, ներառյալ գարնանային բարձր հոսքերը, ամառ-աշնանային հոսքը և ցածր ջրի ժամանակահատվածները: Տարեկան հոսքի մեծ մասը՝ մոտավորապես 70%-ը, տեղի է ունենում վարարումների սեզոնի ընթացքում: Տարեկան հոսքի մնացած 30%-ը տեղի է ունենում մյուս ամիսների ընթացքում:</w:t>
      </w:r>
      <w:r>
        <w:rPr>
          <w:rFonts w:ascii="GHEA Grapalat" w:hAnsi="GHEA Grapalat"/>
          <w:sz w:val="22"/>
          <w:szCs w:val="22"/>
          <w:lang w:val="hy-AM"/>
        </w:rPr>
        <w:fldChar w:fldCharType="begin"/>
      </w:r>
      <w:r>
        <w:rPr>
          <w:sz w:val="22"/>
          <w:szCs w:val="22"/>
          <w:rFonts w:ascii="GHEA Grapalat" w:hAnsi="GHEA Grapalat"/>
          <w:lang w:val="hy-AM"/>
        </w:rPr>
        <w:instrText xml:space="preserve"> REF _Ref180580704 \h </w:instrText>
      </w:r>
      <w:r>
        <w:rPr>
          <w:sz w:val="22"/>
          <w:szCs w:val="22"/>
          <w:rFonts w:ascii="GHEA Grapalat" w:hAnsi="GHEA Grapalat"/>
          <w:lang w:val="hy-AM"/>
        </w:rPr>
        <w:fldChar w:fldCharType="separate"/>
      </w:r>
      <w:r>
        <w:rPr>
          <w:sz w:val="22"/>
          <w:szCs w:val="22"/>
          <w:rFonts w:ascii="GHEA Grapalat" w:hAnsi="GHEA Grapalat"/>
          <w:lang w:val="hy-AM"/>
        </w:rPr>
        <w:t>Աղյուսակ 9</w:t>
      </w:r>
      <w:r>
        <w:rPr>
          <w:sz w:val="22"/>
          <w:szCs w:val="22"/>
          <w:rFonts w:ascii="GHEA Grapalat" w:hAnsi="GHEA Grapalat"/>
          <w:lang w:val="hy-AM"/>
        </w:rPr>
        <w:fldChar w:fldCharType="end"/>
      </w:r>
      <w:r>
        <w:rPr>
          <w:rFonts w:ascii="GHEA Grapalat" w:hAnsi="GHEA Grapalat"/>
          <w:sz w:val="22"/>
          <w:szCs w:val="22"/>
          <w:lang w:val="hy-AM"/>
        </w:rPr>
        <w:t>-ը ուրվագծում է սեզոնային ջրօգտագործումը՝ հիմնված ամսական տոկոսների վրա:</w:t>
      </w:r>
    </w:p>
    <w:p>
      <w:pPr>
        <w:pStyle w:val="BodyText"/>
        <w:spacing w:lineRule="auto" w:line="276" w:before="120" w:after="0"/>
        <w:rPr>
          <w:rFonts w:ascii="GHEA Grapalat" w:hAnsi="GHEA Grapalat"/>
          <w:sz w:val="22"/>
          <w:szCs w:val="22"/>
          <w:lang w:val="hy-AM"/>
        </w:rPr>
      </w:pPr>
      <w:bookmarkStart w:id="96" w:name="_Ref180580704"/>
      <w:bookmarkStart w:id="97" w:name="_Toc180590468"/>
      <w:r>
        <w:rPr>
          <w:rFonts w:eastAsia="Batang" w:ascii="GHEA Grapalat" w:hAnsi="GHEA Grapalat"/>
          <w:b/>
          <w:bCs/>
          <w:color w:themeColor="dark2" w:val="1F497D"/>
          <w:sz w:val="22"/>
          <w:lang w:val="hy-AM" w:eastAsia="en-GB"/>
        </w:rPr>
        <w:t xml:space="preserve">Աղյուսակ </w:t>
      </w:r>
      <w:r>
        <w:rPr>
          <w:rFonts w:eastAsia="Batang" w:ascii="GHEA Grapalat" w:hAnsi="GHEA Grapalat"/>
          <w:b/>
          <w:bCs/>
          <w:color w:themeColor="dark2" w:val="1F497D"/>
          <w:sz w:val="22"/>
          <w:lang w:val="hy-AM" w:eastAsia="en-GB"/>
        </w:rPr>
        <w:fldChar w:fldCharType="begin"/>
      </w:r>
      <w:r>
        <w:rPr>
          <w:sz w:val="22"/>
          <w:b/>
          <w:bCs/>
          <w:rFonts w:eastAsia="Batang" w:ascii="GHEA Grapalat" w:hAnsi="GHEA Grapalat"/>
          <w:color w:themeColor="dark2" w:val="1F497D"/>
          <w:lang w:val="hy-AM" w:eastAsia="en-GB"/>
        </w:rPr>
        <w:instrText xml:space="preserve"> SEQ Աղյուսակ \* ARABIC </w:instrText>
      </w:r>
      <w:r>
        <w:rPr>
          <w:sz w:val="22"/>
          <w:b/>
          <w:bCs/>
          <w:rFonts w:eastAsia="Batang" w:ascii="GHEA Grapalat" w:hAnsi="GHEA Grapalat"/>
          <w:color w:themeColor="dark2" w:val="1F497D"/>
          <w:lang w:val="hy-AM" w:eastAsia="en-GB"/>
        </w:rPr>
        <w:fldChar w:fldCharType="separate"/>
      </w:r>
      <w:r>
        <w:rPr>
          <w:sz w:val="22"/>
          <w:b/>
          <w:bCs/>
          <w:rFonts w:eastAsia="Batang" w:ascii="GHEA Grapalat" w:hAnsi="GHEA Grapalat"/>
          <w:color w:themeColor="dark2" w:val="1F497D"/>
          <w:lang w:val="hy-AM" w:eastAsia="en-GB"/>
        </w:rPr>
        <w:t>9</w:t>
      </w:r>
      <w:r>
        <w:rPr>
          <w:sz w:val="22"/>
          <w:b/>
          <w:bCs/>
          <w:rFonts w:eastAsia="Batang" w:ascii="GHEA Grapalat" w:hAnsi="GHEA Grapalat"/>
          <w:color w:themeColor="dark2" w:val="1F497D"/>
          <w:lang w:val="hy-AM" w:eastAsia="en-GB"/>
        </w:rPr>
        <w:fldChar w:fldCharType="end"/>
      </w:r>
      <w:bookmarkEnd w:id="96"/>
      <w:r>
        <w:rPr>
          <w:rFonts w:eastAsia="Batang" w:cs="Cambria Math" w:ascii="Cambria Math" w:hAnsi="Cambria Math"/>
          <w:b/>
          <w:bCs/>
          <w:color w:themeColor="dark2" w:val="1F497D"/>
          <w:sz w:val="22"/>
          <w:lang w:val="hy-AM" w:eastAsia="en-GB"/>
        </w:rPr>
        <w:t>․</w:t>
      </w:r>
      <w:r>
        <w:rPr>
          <w:rFonts w:eastAsia="Batang" w:ascii="GHEA Grapalat" w:hAnsi="GHEA Grapalat"/>
          <w:b/>
          <w:bCs/>
          <w:color w:themeColor="dark2" w:val="1F497D"/>
          <w:sz w:val="22"/>
          <w:lang w:val="hy-AM" w:eastAsia="en-GB"/>
        </w:rPr>
        <w:t xml:space="preserve"> Միջին սեզոնային ջրառաջարկը Արարատյան ՋԿՏ-ում</w:t>
      </w:r>
      <w:bookmarkEnd w:id="97"/>
    </w:p>
    <w:tbl>
      <w:tblPr>
        <w:tblW w:w="9918" w:type="dxa"/>
        <w:jc w:val="center"/>
        <w:tblInd w:w="0" w:type="dxa"/>
        <w:tblLayout w:type="fixed"/>
        <w:tblCellMar>
          <w:top w:w="0" w:type="dxa"/>
          <w:left w:w="108" w:type="dxa"/>
          <w:bottom w:w="0" w:type="dxa"/>
          <w:right w:w="108" w:type="dxa"/>
        </w:tblCellMar>
      </w:tblPr>
      <w:tblGrid>
        <w:gridCol w:w="1979"/>
        <w:gridCol w:w="726"/>
        <w:gridCol w:w="551"/>
        <w:gridCol w:w="567"/>
        <w:gridCol w:w="566"/>
        <w:gridCol w:w="591"/>
        <w:gridCol w:w="708"/>
        <w:gridCol w:w="710"/>
        <w:gridCol w:w="567"/>
        <w:gridCol w:w="605"/>
        <w:gridCol w:w="599"/>
        <w:gridCol w:w="600"/>
        <w:gridCol w:w="598"/>
        <w:gridCol w:w="551"/>
      </w:tblGrid>
      <w:tr>
        <w:trPr/>
        <w:tc>
          <w:tcPr>
            <w:tcW w:w="1979"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Ամիս</w:t>
            </w:r>
          </w:p>
        </w:tc>
        <w:tc>
          <w:tcPr>
            <w:tcW w:w="726" w:type="dxa"/>
            <w:tcBorders>
              <w:top w:val="single" w:sz="4" w:space="0" w:color="000000"/>
              <w:left w:val="single" w:sz="4" w:space="0" w:color="000000"/>
              <w:bottom w:val="single" w:sz="4" w:space="0" w:color="000000"/>
              <w:right w:val="double" w:sz="4" w:space="0" w:color="000000"/>
            </w:tcBorders>
            <w:shd w:fill="F2DBDB" w:val="clear"/>
          </w:tcPr>
          <w:p>
            <w:pPr>
              <w:pStyle w:val="Normal"/>
              <w:spacing w:lineRule="auto" w:line="240"/>
              <w:ind w:hanging="0"/>
              <w:rPr>
                <w:rFonts w:ascii="GHEA Grapalat" w:hAnsi="GHEA Grapalat" w:cs="Arial"/>
                <w:b/>
                <w:bCs/>
                <w:sz w:val="20"/>
                <w:szCs w:val="20"/>
                <w:lang w:val="hy-AM"/>
              </w:rPr>
            </w:pPr>
            <w:r>
              <w:rPr>
                <w:rFonts w:cs="Arial" w:ascii="GHEA Grapalat" w:hAnsi="GHEA Grapalat"/>
                <w:b/>
                <w:bCs/>
                <w:sz w:val="20"/>
                <w:szCs w:val="20"/>
                <w:lang w:val="hy-AM"/>
              </w:rPr>
            </w:r>
          </w:p>
        </w:tc>
        <w:tc>
          <w:tcPr>
            <w:tcW w:w="551" w:type="dxa"/>
            <w:tcBorders>
              <w:top w:val="single" w:sz="4" w:space="0" w:color="000000"/>
              <w:left w:val="doub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XII</w:t>
            </w:r>
          </w:p>
        </w:tc>
        <w:tc>
          <w:tcPr>
            <w:tcW w:w="567"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I</w:t>
            </w:r>
          </w:p>
        </w:tc>
        <w:tc>
          <w:tcPr>
            <w:tcW w:w="566"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II</w:t>
            </w:r>
          </w:p>
        </w:tc>
        <w:tc>
          <w:tcPr>
            <w:tcW w:w="591"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III</w:t>
            </w:r>
          </w:p>
        </w:tc>
        <w:tc>
          <w:tcPr>
            <w:tcW w:w="708"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IV</w:t>
            </w:r>
          </w:p>
        </w:tc>
        <w:tc>
          <w:tcPr>
            <w:tcW w:w="710"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V</w:t>
            </w:r>
          </w:p>
        </w:tc>
        <w:tc>
          <w:tcPr>
            <w:tcW w:w="567"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VI</w:t>
            </w:r>
          </w:p>
        </w:tc>
        <w:tc>
          <w:tcPr>
            <w:tcW w:w="605"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VII</w:t>
            </w:r>
          </w:p>
        </w:tc>
        <w:tc>
          <w:tcPr>
            <w:tcW w:w="599"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VIII</w:t>
            </w:r>
          </w:p>
        </w:tc>
        <w:tc>
          <w:tcPr>
            <w:tcW w:w="600"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IX</w:t>
            </w:r>
          </w:p>
        </w:tc>
        <w:tc>
          <w:tcPr>
            <w:tcW w:w="598"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X</w:t>
            </w:r>
          </w:p>
        </w:tc>
        <w:tc>
          <w:tcPr>
            <w:tcW w:w="551" w:type="dxa"/>
            <w:tcBorders>
              <w:top w:val="single" w:sz="4" w:space="0" w:color="000000"/>
              <w:left w:val="single" w:sz="4" w:space="0" w:color="000000"/>
              <w:bottom w:val="single" w:sz="4" w:space="0" w:color="000000"/>
              <w:right w:val="single" w:sz="4" w:space="0" w:color="000000"/>
            </w:tcBorders>
            <w:shd w:fill="F2DBDB" w:val="clear"/>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XI</w:t>
            </w:r>
          </w:p>
        </w:tc>
      </w:tr>
      <w:tr>
        <w:trPr/>
        <w:tc>
          <w:tcPr>
            <w:tcW w:w="1979"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rPr/>
            </w:pPr>
            <w:r>
              <w:rPr>
                <w:rFonts w:eastAsia="Calibri" w:cs="Arial" w:ascii="GHEA Grapalat" w:hAnsi="GHEA Grapalat"/>
                <w:b/>
                <w:bCs/>
                <w:sz w:val="20"/>
                <w:szCs w:val="20"/>
                <w:lang w:val="hy-AM"/>
              </w:rPr>
              <w:t>Ս</w:t>
            </w:r>
            <w:ins w:id="421" w:author="Gayane Shahnazaryan" w:date="2024-10-28T22:21:00Z">
              <w:r>
                <w:rPr>
                  <w:rFonts w:eastAsia="Calibri" w:cs="Arial" w:ascii="GHEA Grapalat" w:hAnsi="GHEA Grapalat"/>
                  <w:b/>
                  <w:bCs/>
                  <w:sz w:val="20"/>
                  <w:szCs w:val="20"/>
                  <w:lang w:val="hy-AM"/>
                </w:rPr>
                <w:t>ե</w:t>
              </w:r>
            </w:ins>
            <w:del w:id="422" w:author="Gayane Shahnazaryan" w:date="2024-10-28T22:21:00Z">
              <w:r>
                <w:rPr>
                  <w:rFonts w:eastAsia="Calibri" w:cs="Arial" w:ascii="GHEA Grapalat" w:hAnsi="GHEA Grapalat"/>
                  <w:b/>
                  <w:bCs/>
                  <w:sz w:val="20"/>
                  <w:szCs w:val="20"/>
                  <w:lang w:val="hy-AM"/>
                </w:rPr>
                <w:delText>ո</w:delText>
              </w:r>
            </w:del>
            <w:r>
              <w:rPr>
                <w:rFonts w:eastAsia="Calibri" w:cs="Arial" w:ascii="GHEA Grapalat" w:hAnsi="GHEA Grapalat"/>
                <w:b/>
                <w:bCs/>
                <w:sz w:val="20"/>
                <w:szCs w:val="20"/>
                <w:lang w:val="hy-AM"/>
              </w:rPr>
              <w:t>զոնային %</w:t>
            </w:r>
          </w:p>
        </w:tc>
        <w:tc>
          <w:tcPr>
            <w:tcW w:w="726" w:type="dxa"/>
            <w:tcBorders>
              <w:top w:val="single" w:sz="4" w:space="0" w:color="000000"/>
              <w:left w:val="single" w:sz="4" w:space="0" w:color="000000"/>
              <w:bottom w:val="single" w:sz="4" w:space="0" w:color="000000"/>
              <w:right w:val="double" w:sz="4" w:space="0" w:color="000000"/>
            </w:tcBorders>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100</w:t>
            </w:r>
          </w:p>
        </w:tc>
        <w:tc>
          <w:tcPr>
            <w:tcW w:w="1684" w:type="dxa"/>
            <w:gridSpan w:val="3"/>
            <w:tcBorders>
              <w:top w:val="single" w:sz="4" w:space="0" w:color="000000"/>
              <w:left w:val="double" w:sz="4" w:space="0" w:color="000000"/>
              <w:bottom w:val="single" w:sz="4" w:space="0" w:color="000000"/>
              <w:right w:val="single" w:sz="4" w:space="0" w:color="000000"/>
            </w:tcBorders>
          </w:tcPr>
          <w:p>
            <w:pPr>
              <w:pStyle w:val="Normal"/>
              <w:spacing w:lineRule="auto" w:line="240"/>
              <w:ind w:hanging="0"/>
              <w:jc w:val="center"/>
              <w:rPr>
                <w:rFonts w:ascii="GHEA Grapalat" w:hAnsi="GHEA Grapalat" w:eastAsia="Calibri" w:cs="Arial"/>
                <w:sz w:val="20"/>
                <w:szCs w:val="20"/>
                <w:lang w:val="hy-AM"/>
              </w:rPr>
            </w:pPr>
            <w:r>
              <w:rPr>
                <w:rFonts w:eastAsia="Calibri" w:cs="Arial" w:ascii="GHEA Grapalat" w:hAnsi="GHEA Grapalat"/>
                <w:sz w:val="20"/>
                <w:szCs w:val="20"/>
                <w:lang w:val="hy-AM"/>
              </w:rPr>
              <w:t>14</w:t>
            </w:r>
          </w:p>
        </w:tc>
        <w:tc>
          <w:tcPr>
            <w:tcW w:w="2576" w:type="dxa"/>
            <w:gridSpan w:val="4"/>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center"/>
              <w:rPr>
                <w:rFonts w:ascii="GHEA Grapalat" w:hAnsi="GHEA Grapalat" w:eastAsia="Calibri" w:cs="Arial"/>
                <w:sz w:val="20"/>
                <w:szCs w:val="20"/>
                <w:lang w:val="hy-AM"/>
              </w:rPr>
            </w:pPr>
            <w:r>
              <w:rPr>
                <w:rFonts w:eastAsia="Calibri" w:cs="Arial" w:ascii="GHEA Grapalat" w:hAnsi="GHEA Grapalat"/>
                <w:sz w:val="20"/>
                <w:szCs w:val="20"/>
                <w:lang w:val="hy-AM"/>
              </w:rPr>
              <w:t>70</w:t>
            </w:r>
          </w:p>
        </w:tc>
        <w:tc>
          <w:tcPr>
            <w:tcW w:w="2953" w:type="dxa"/>
            <w:gridSpan w:val="5"/>
            <w:tcBorders>
              <w:top w:val="single" w:sz="4" w:space="0" w:color="000000"/>
              <w:left w:val="single" w:sz="4" w:space="0" w:color="000000"/>
              <w:bottom w:val="single" w:sz="4" w:space="0" w:color="000000"/>
              <w:right w:val="single" w:sz="4" w:space="0" w:color="000000"/>
            </w:tcBorders>
          </w:tcPr>
          <w:p>
            <w:pPr>
              <w:pStyle w:val="Normal"/>
              <w:spacing w:lineRule="auto" w:line="240"/>
              <w:ind w:hanging="0"/>
              <w:jc w:val="center"/>
              <w:rPr>
                <w:rFonts w:ascii="GHEA Grapalat" w:hAnsi="GHEA Grapalat" w:eastAsia="Calibri" w:cs="Arial"/>
                <w:sz w:val="20"/>
                <w:szCs w:val="20"/>
                <w:lang w:val="hy-AM"/>
              </w:rPr>
            </w:pPr>
            <w:r>
              <w:rPr>
                <w:rFonts w:eastAsia="Calibri" w:cs="Arial" w:ascii="GHEA Grapalat" w:hAnsi="GHEA Grapalat"/>
                <w:sz w:val="20"/>
                <w:szCs w:val="20"/>
                <w:lang w:val="hy-AM"/>
              </w:rPr>
              <w:t>16</w:t>
            </w:r>
          </w:p>
        </w:tc>
      </w:tr>
      <w:tr>
        <w:trPr/>
        <w:tc>
          <w:tcPr>
            <w:tcW w:w="1979"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Ամսական %</w:t>
            </w:r>
          </w:p>
        </w:tc>
        <w:tc>
          <w:tcPr>
            <w:tcW w:w="726" w:type="dxa"/>
            <w:tcBorders>
              <w:top w:val="single" w:sz="4" w:space="0" w:color="000000"/>
              <w:left w:val="single" w:sz="4" w:space="0" w:color="000000"/>
              <w:bottom w:val="single" w:sz="4" w:space="0" w:color="000000"/>
              <w:right w:val="double" w:sz="4" w:space="0" w:color="000000"/>
            </w:tcBorders>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100</w:t>
            </w:r>
          </w:p>
        </w:tc>
        <w:tc>
          <w:tcPr>
            <w:tcW w:w="551" w:type="dxa"/>
            <w:tcBorders>
              <w:top w:val="single" w:sz="4" w:space="0" w:color="000000"/>
              <w:left w:val="doub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4.7</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4.7</w:t>
            </w:r>
          </w:p>
        </w:tc>
        <w:tc>
          <w:tcPr>
            <w:tcW w:w="566"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4.7</w:t>
            </w:r>
          </w:p>
        </w:tc>
        <w:tc>
          <w:tcPr>
            <w:tcW w:w="59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17.5</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17.%</w:t>
            </w:r>
          </w:p>
        </w:tc>
        <w:tc>
          <w:tcPr>
            <w:tcW w:w="710"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17.5</w:t>
            </w:r>
          </w:p>
        </w:tc>
        <w:tc>
          <w:tcPr>
            <w:tcW w:w="567"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17.5</w:t>
            </w:r>
          </w:p>
        </w:tc>
        <w:tc>
          <w:tcPr>
            <w:tcW w:w="605"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3.2</w:t>
            </w:r>
          </w:p>
        </w:tc>
        <w:tc>
          <w:tcPr>
            <w:tcW w:w="599"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3.%</w:t>
            </w:r>
          </w:p>
        </w:tc>
        <w:tc>
          <w:tcPr>
            <w:tcW w:w="600"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3.2</w:t>
            </w:r>
          </w:p>
        </w:tc>
        <w:tc>
          <w:tcPr>
            <w:tcW w:w="598"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3.2</w:t>
            </w:r>
          </w:p>
        </w:tc>
        <w:tc>
          <w:tcPr>
            <w:tcW w:w="551" w:type="dxa"/>
            <w:tcBorders>
              <w:top w:val="single" w:sz="4" w:space="0" w:color="000000"/>
              <w:left w:val="single" w:sz="4" w:space="0" w:color="000000"/>
              <w:bottom w:val="single" w:sz="4" w:space="0" w:color="000000"/>
              <w:right w:val="single" w:sz="4" w:space="0" w:color="000000"/>
            </w:tcBorders>
          </w:tcPr>
          <w:p>
            <w:pPr>
              <w:pStyle w:val="Normal"/>
              <w:spacing w:lineRule="auto" w:line="240"/>
              <w:ind w:hanging="0" w:left="-57"/>
              <w:rPr>
                <w:rFonts w:ascii="GHEA Grapalat" w:hAnsi="GHEA Grapalat" w:eastAsia="Calibri" w:cs="Arial"/>
                <w:sz w:val="20"/>
                <w:szCs w:val="20"/>
                <w:lang w:val="hy-AM"/>
              </w:rPr>
            </w:pPr>
            <w:r>
              <w:rPr>
                <w:rFonts w:eastAsia="Calibri" w:cs="Arial" w:ascii="GHEA Grapalat" w:hAnsi="GHEA Grapalat"/>
                <w:sz w:val="20"/>
                <w:szCs w:val="20"/>
                <w:lang w:val="hy-AM"/>
              </w:rPr>
              <w:t>3.2</w:t>
            </w:r>
          </w:p>
        </w:tc>
      </w:tr>
      <w:tr>
        <w:trPr>
          <w:trHeight w:val="356" w:hRule="atLeast"/>
        </w:trPr>
        <w:tc>
          <w:tcPr>
            <w:tcW w:w="2705" w:type="dxa"/>
            <w:gridSpan w:val="2"/>
            <w:tcBorders>
              <w:top w:val="single" w:sz="4" w:space="0" w:color="000000"/>
              <w:left w:val="single" w:sz="4" w:space="0" w:color="000000"/>
              <w:bottom w:val="single" w:sz="4" w:space="0" w:color="000000"/>
              <w:right w:val="double" w:sz="4" w:space="0" w:color="000000"/>
            </w:tcBorders>
          </w:tcPr>
          <w:p>
            <w:pPr>
              <w:pStyle w:val="Normal"/>
              <w:spacing w:lineRule="auto" w:line="240"/>
              <w:ind w:hanging="0"/>
              <w:rPr/>
            </w:pPr>
            <w:r>
              <w:rPr>
                <w:rFonts w:eastAsia="Calibri" w:cs="Arial" w:ascii="GHEA Grapalat" w:hAnsi="GHEA Grapalat"/>
                <w:sz w:val="20"/>
                <w:szCs w:val="20"/>
                <w:lang w:val="hy-AM"/>
              </w:rPr>
              <w:t>Տարեկան ջրառաջարկ (մլն մ</w:t>
            </w:r>
            <w:r>
              <w:rPr>
                <w:rFonts w:eastAsia="Calibri" w:cs="Arial" w:ascii="GHEA Grapalat" w:hAnsi="GHEA Grapalat"/>
                <w:sz w:val="20"/>
                <w:szCs w:val="20"/>
                <w:vertAlign w:val="superscript"/>
                <w:lang w:val="hy-AM"/>
              </w:rPr>
              <w:t>3</w:t>
            </w:r>
            <w:r>
              <w:rPr>
                <w:rFonts w:eastAsia="Calibri" w:cs="Arial" w:ascii="GHEA Grapalat" w:hAnsi="GHEA Grapalat"/>
                <w:sz w:val="20"/>
                <w:szCs w:val="20"/>
                <w:lang w:val="hy-AM"/>
              </w:rPr>
              <w:t>)</w:t>
            </w:r>
          </w:p>
        </w:tc>
        <w:tc>
          <w:tcPr>
            <w:tcW w:w="7213" w:type="dxa"/>
            <w:gridSpan w:val="12"/>
            <w:tcBorders>
              <w:top w:val="single" w:sz="4" w:space="0" w:color="000000"/>
              <w:left w:val="double" w:sz="4" w:space="0" w:color="000000"/>
              <w:bottom w:val="single" w:sz="4" w:space="0" w:color="000000"/>
              <w:right w:val="single" w:sz="4" w:space="0" w:color="000000"/>
            </w:tcBorders>
            <w:vAlign w:val="center"/>
          </w:tcPr>
          <w:p>
            <w:pPr>
              <w:pStyle w:val="Normal"/>
              <w:spacing w:lineRule="auto" w:line="240"/>
              <w:ind w:hanging="0"/>
              <w:jc w:val="center"/>
              <w:rPr/>
            </w:pPr>
            <w:r>
              <w:rPr>
                <w:rFonts w:eastAsia="Calibri" w:cs="Arial" w:ascii="GHEA Grapalat" w:hAnsi="GHEA Grapalat"/>
                <w:sz w:val="20"/>
                <w:szCs w:val="20"/>
                <w:lang w:val="hy-AM"/>
              </w:rPr>
              <w:t>Օրական սեզոնային ջրառաջարկ (հազար մ</w:t>
            </w:r>
            <w:r>
              <w:rPr>
                <w:rFonts w:eastAsia="Calibri" w:cs="Arial" w:ascii="GHEA Grapalat" w:hAnsi="GHEA Grapalat"/>
                <w:sz w:val="20"/>
                <w:szCs w:val="20"/>
                <w:vertAlign w:val="superscript"/>
                <w:lang w:val="hy-AM"/>
              </w:rPr>
              <w:t>3</w:t>
            </w:r>
            <w:r>
              <w:rPr>
                <w:rFonts w:eastAsia="Calibri" w:cs="Arial" w:ascii="GHEA Grapalat" w:hAnsi="GHEA Grapalat"/>
                <w:sz w:val="20"/>
                <w:szCs w:val="20"/>
                <w:lang w:val="hy-AM"/>
              </w:rPr>
              <w:t>)</w:t>
            </w:r>
          </w:p>
        </w:tc>
      </w:tr>
      <w:tr>
        <w:trPr>
          <w:ins w:id="423" w:author="Unknown Author" w:date="2024-10-31T15:42:42Z"/>
        </w:trPr>
        <w:tc>
          <w:tcPr>
            <w:tcW w:w="197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Ազատ-Գառնի</w:t>
            </w:r>
          </w:p>
        </w:tc>
        <w:tc>
          <w:tcPr>
            <w:tcW w:w="726" w:type="dxa"/>
            <w:tcBorders>
              <w:top w:val="single" w:sz="4" w:space="0" w:color="000000"/>
              <w:left w:val="single" w:sz="4" w:space="0" w:color="000000"/>
              <w:bottom w:val="single" w:sz="4" w:space="0" w:color="000000"/>
              <w:right w:val="double" w:sz="4" w:space="0" w:color="000000"/>
            </w:tcBorders>
            <w:vAlign w:val="center"/>
          </w:tcPr>
          <w:p>
            <w:pPr>
              <w:pStyle w:val="TableContents"/>
              <w:rPr/>
            </w:pPr>
            <w:r>
              <w:rPr/>
              <w:t>129</w:t>
            </w:r>
          </w:p>
        </w:tc>
        <w:tc>
          <w:tcPr>
            <w:tcW w:w="551" w:type="dxa"/>
            <w:tcBorders>
              <w:top w:val="single" w:sz="4" w:space="0" w:color="000000"/>
              <w:left w:val="doub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4" w:author="Unknown Author" w:date="2024-10-31T15:42:42Z">
              <w:r>
                <w:rPr>
                  <w:rFonts w:eastAsia="Calibri" w:cs="Arial" w:ascii="GHEA Grapalat" w:hAnsi="GHEA Grapalat"/>
                  <w:sz w:val="20"/>
                  <w:szCs w:val="20"/>
                  <w:lang w:val="hy-AM"/>
                </w:rPr>
                <w:t>6.1</w:t>
              </w:r>
            </w:ins>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5" w:author="Unknown Author" w:date="2024-10-31T15:42:42Z">
              <w:r>
                <w:rPr>
                  <w:rFonts w:eastAsia="Calibri" w:cs="Arial" w:ascii="GHEA Grapalat" w:hAnsi="GHEA Grapalat"/>
                  <w:sz w:val="20"/>
                  <w:szCs w:val="20"/>
                  <w:lang w:val="hy-AM"/>
                </w:rPr>
                <w:t>6.1</w:t>
              </w:r>
            </w:ins>
          </w:p>
        </w:tc>
        <w:tc>
          <w:tcPr>
            <w:tcW w:w="566"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6" w:author="Unknown Author" w:date="2024-10-31T15:42:42Z">
              <w:r>
                <w:rPr>
                  <w:rFonts w:eastAsia="Calibri" w:cs="Arial" w:ascii="GHEA Grapalat" w:hAnsi="GHEA Grapalat"/>
                  <w:sz w:val="20"/>
                  <w:szCs w:val="20"/>
                  <w:lang w:val="hy-AM"/>
                </w:rPr>
                <w:t>6.1</w:t>
              </w:r>
            </w:ins>
          </w:p>
        </w:tc>
        <w:tc>
          <w:tcPr>
            <w:tcW w:w="591"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7" w:author="Unknown Author" w:date="2024-10-31T15:42:42Z">
              <w:r>
                <w:rPr>
                  <w:rFonts w:eastAsia="Calibri" w:cs="Arial" w:ascii="GHEA Grapalat" w:hAnsi="GHEA Grapalat"/>
                  <w:sz w:val="20"/>
                  <w:szCs w:val="20"/>
                  <w:lang w:val="hy-AM"/>
                </w:rPr>
                <w:t>22.6</w:t>
              </w:r>
            </w:ins>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8" w:author="Unknown Author" w:date="2024-10-31T15:42:42Z">
              <w:r>
                <w:rPr>
                  <w:rFonts w:eastAsia="Calibri" w:cs="Arial" w:ascii="GHEA Grapalat" w:hAnsi="GHEA Grapalat"/>
                  <w:sz w:val="20"/>
                  <w:szCs w:val="20"/>
                  <w:lang w:val="hy-AM"/>
                </w:rPr>
                <w:t>21.9</w:t>
              </w:r>
            </w:ins>
          </w:p>
        </w:tc>
        <w:tc>
          <w:tcPr>
            <w:tcW w:w="710"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29" w:author="Unknown Author" w:date="2024-10-31T15:42:42Z">
              <w:r>
                <w:rPr>
                  <w:rFonts w:eastAsia="Calibri" w:cs="Arial" w:ascii="GHEA Grapalat" w:hAnsi="GHEA Grapalat"/>
                  <w:sz w:val="20"/>
                  <w:szCs w:val="20"/>
                  <w:lang w:val="hy-AM"/>
                </w:rPr>
                <w:t>22.6</w:t>
              </w:r>
            </w:ins>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0" w:author="Unknown Author" w:date="2024-10-31T15:42:42Z">
              <w:r>
                <w:rPr>
                  <w:rFonts w:eastAsia="Calibri" w:cs="Arial" w:ascii="GHEA Grapalat" w:hAnsi="GHEA Grapalat"/>
                  <w:sz w:val="20"/>
                  <w:szCs w:val="20"/>
                  <w:lang w:val="hy-AM"/>
                </w:rPr>
                <w:t>22.6</w:t>
              </w:r>
            </w:ins>
          </w:p>
        </w:tc>
        <w:tc>
          <w:tcPr>
            <w:tcW w:w="605"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1" w:author="Unknown Author" w:date="2024-10-31T15:42:42Z">
              <w:r>
                <w:rPr>
                  <w:rFonts w:ascii="GHEA Grapalat" w:hAnsi="GHEA Grapalat"/>
                </w:rPr>
                <w:t>4.1</w:t>
              </w:r>
            </w:ins>
          </w:p>
        </w:tc>
        <w:tc>
          <w:tcPr>
            <w:tcW w:w="599"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2" w:author="Unknown Author" w:date="2024-10-31T15:42:42Z">
              <w:r>
                <w:rPr>
                  <w:rFonts w:ascii="GHEA Grapalat" w:hAnsi="GHEA Grapalat"/>
                </w:rPr>
                <w:t>4.1</w:t>
              </w:r>
            </w:ins>
          </w:p>
        </w:tc>
        <w:tc>
          <w:tcPr>
            <w:tcW w:w="600"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3" w:author="Unknown Author" w:date="2024-10-31T15:42:42Z">
              <w:r>
                <w:rPr>
                  <w:rFonts w:ascii="GHEA Grapalat" w:hAnsi="GHEA Grapalat"/>
                </w:rPr>
                <w:t>4.1</w:t>
              </w:r>
            </w:ins>
          </w:p>
        </w:tc>
        <w:tc>
          <w:tcPr>
            <w:tcW w:w="598" w:type="dxa"/>
            <w:tcBorders>
              <w:top w:val="single" w:sz="4" w:space="0" w:color="000000"/>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4" w:author="Unknown Author" w:date="2024-10-31T15:42:42Z">
              <w:r>
                <w:rPr>
                  <w:rFonts w:ascii="GHEA Grapalat" w:hAnsi="GHEA Grapalat"/>
                </w:rPr>
                <w:t>4.1</w:t>
              </w:r>
            </w:ins>
          </w:p>
        </w:tc>
        <w:tc>
          <w:tcPr>
            <w:tcW w:w="551" w:type="dxa"/>
            <w:tcBorders>
              <w:top w:val="sing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rPr>
            </w:pPr>
            <w:ins w:id="435" w:author="Unknown Author" w:date="2024-10-31T15:42:42Z">
              <w:r>
                <w:rPr>
                  <w:rFonts w:ascii="GHEA Grapalat" w:hAnsi="GHEA Grapalat"/>
                </w:rPr>
                <w:t>4.1</w:t>
              </w:r>
            </w:ins>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Վեդի-Ուրցաձոր</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57</w:t>
            </w:r>
          </w:p>
        </w:tc>
        <w:tc>
          <w:tcPr>
            <w:tcW w:w="551" w:type="dxa"/>
            <w:tcBorders>
              <w:left w:val="doub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6" w:author="Unknown Author" w:date="2024-10-31T15:42:57Z">
              <w:r>
                <w:rPr>
                  <w:rFonts w:eastAsia="Calibri" w:cs="Arial" w:ascii="GHEA Grapalat" w:hAnsi="GHEA Grapalat"/>
                  <w:sz w:val="20"/>
                  <w:szCs w:val="20"/>
                  <w:lang w:val="hy-AM"/>
                </w:rPr>
                <w:t>2.7</w:t>
              </w:r>
            </w:ins>
          </w:p>
        </w:tc>
        <w:tc>
          <w:tcPr>
            <w:tcW w:w="567"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7" w:author="Unknown Author" w:date="2024-10-31T15:42:57Z">
              <w:r>
                <w:rPr>
                  <w:rFonts w:eastAsia="Calibri" w:cs="Arial" w:ascii="GHEA Grapalat" w:hAnsi="GHEA Grapalat"/>
                  <w:sz w:val="20"/>
                  <w:szCs w:val="20"/>
                  <w:lang w:val="hy-AM"/>
                </w:rPr>
                <w:t>2.7</w:t>
              </w:r>
            </w:ins>
          </w:p>
        </w:tc>
        <w:tc>
          <w:tcPr>
            <w:tcW w:w="566"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rPr>
            </w:pPr>
            <w:ins w:id="438" w:author="Unknown Author" w:date="2024-10-31T15:42:57Z">
              <w:r>
                <w:rPr>
                  <w:rFonts w:ascii="GHEA Grapalat" w:hAnsi="GHEA Grapalat"/>
                </w:rPr>
                <w:t>2.7</w:t>
              </w:r>
            </w:ins>
          </w:p>
        </w:tc>
        <w:tc>
          <w:tcPr>
            <w:tcW w:w="591"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39" w:author="Unknown Author" w:date="2024-10-31T15:42:57Z">
              <w:r>
                <w:rPr>
                  <w:rFonts w:ascii="GHEA Grapalat" w:hAnsi="GHEA Grapalat"/>
                </w:rPr>
                <w:t>10.0</w:t>
              </w:r>
            </w:ins>
          </w:p>
        </w:tc>
        <w:tc>
          <w:tcPr>
            <w:tcW w:w="708"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0" w:author="Unknown Author" w:date="2024-10-31T15:42:57Z">
              <w:r>
                <w:rPr>
                  <w:rFonts w:ascii="GHEA Grapalat" w:hAnsi="GHEA Grapalat"/>
                </w:rPr>
                <w:t>9.7</w:t>
              </w:r>
            </w:ins>
          </w:p>
        </w:tc>
        <w:tc>
          <w:tcPr>
            <w:tcW w:w="710"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1" w:author="Unknown Author" w:date="2024-10-31T15:42:57Z">
              <w:r>
                <w:rPr>
                  <w:rFonts w:ascii="GHEA Grapalat" w:hAnsi="GHEA Grapalat"/>
                </w:rPr>
                <w:t>10.0</w:t>
              </w:r>
            </w:ins>
          </w:p>
        </w:tc>
        <w:tc>
          <w:tcPr>
            <w:tcW w:w="567"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2" w:author="Unknown Author" w:date="2024-10-31T15:42:57Z">
              <w:r>
                <w:rPr>
                  <w:rFonts w:ascii="GHEA Grapalat" w:hAnsi="GHEA Grapalat"/>
                </w:rPr>
                <w:t>10.0</w:t>
              </w:r>
            </w:ins>
          </w:p>
        </w:tc>
        <w:tc>
          <w:tcPr>
            <w:tcW w:w="605"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3" w:author="Unknown Author" w:date="2024-10-31T15:42:57Z">
              <w:r>
                <w:rPr>
                  <w:rFonts w:ascii="GHEA Grapalat" w:hAnsi="GHEA Grapalat"/>
                </w:rPr>
                <w:t>1.8</w:t>
              </w:r>
            </w:ins>
          </w:p>
        </w:tc>
        <w:tc>
          <w:tcPr>
            <w:tcW w:w="599"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4" w:author="Unknown Author" w:date="2024-10-31T15:42:57Z">
              <w:r>
                <w:rPr>
                  <w:rFonts w:ascii="GHEA Grapalat" w:hAnsi="GHEA Grapalat"/>
                </w:rPr>
                <w:t>1.8</w:t>
              </w:r>
            </w:ins>
          </w:p>
        </w:tc>
        <w:tc>
          <w:tcPr>
            <w:tcW w:w="600"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5" w:author="Unknown Author" w:date="2024-10-31T15:42:57Z">
              <w:r>
                <w:rPr>
                  <w:rFonts w:ascii="GHEA Grapalat" w:hAnsi="GHEA Grapalat"/>
                </w:rPr>
                <w:t>1.8</w:t>
              </w:r>
            </w:ins>
          </w:p>
        </w:tc>
        <w:tc>
          <w:tcPr>
            <w:tcW w:w="598" w:type="dxa"/>
            <w:tcBorders>
              <w:left w:val="single" w:sz="4" w:space="0" w:color="000000"/>
              <w:bottom w:val="single" w:sz="4" w:space="0" w:color="000000"/>
              <w:right w:val="single" w:sz="4" w:space="0" w:color="000000"/>
            </w:tcBorders>
            <w:vAlign w:val="center"/>
          </w:tcPr>
          <w:p>
            <w:pPr>
              <w:pStyle w:val="TableContents"/>
              <w:ind w:hanging="0" w:left="0" w:right="0"/>
              <w:jc w:val="right"/>
              <w:rPr>
                <w:rFonts w:ascii="GHEA Grapalat" w:hAnsi="GHEA Grapalat" w:eastAsia="Calibri" w:cs="Arial"/>
                <w:sz w:val="20"/>
                <w:szCs w:val="20"/>
                <w:lang w:val="hy-AM"/>
              </w:rPr>
            </w:pPr>
            <w:ins w:id="446" w:author="Unknown Author" w:date="2024-10-31T15:42:57Z">
              <w:r>
                <w:rPr>
                  <w:rFonts w:ascii="GHEA Grapalat" w:hAnsi="GHEA Grapalat"/>
                </w:rPr>
                <w:t>1.8</w:t>
              </w:r>
            </w:ins>
          </w:p>
        </w:tc>
        <w:tc>
          <w:tcPr>
            <w:tcW w:w="551" w:type="dxa"/>
            <w:tcBorders>
              <w:left w:val="single" w:sz="4" w:space="0" w:color="000000"/>
              <w:bottom w:val="single" w:sz="4" w:space="0" w:color="000000"/>
              <w:right w:val="single" w:sz="4" w:space="0" w:color="000000"/>
            </w:tcBorders>
            <w:vAlign w:val="center"/>
          </w:tcPr>
          <w:p>
            <w:pPr>
              <w:pStyle w:val="TableContents"/>
              <w:jc w:val="right"/>
              <w:rPr>
                <w:rFonts w:ascii="GHEA Grapalat" w:hAnsi="GHEA Grapalat"/>
              </w:rPr>
            </w:pPr>
            <w:ins w:id="447" w:author="Unknown Author" w:date="2024-10-31T15:42:57Z">
              <w:r>
                <w:rPr>
                  <w:rFonts w:ascii="GHEA Grapalat" w:hAnsi="GHEA Grapalat"/>
                </w:rPr>
                <w:t>1.8</w:t>
              </w:r>
            </w:ins>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Արփա-Ջերմուկ</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127</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jc w:val="right"/>
              <w:rPr/>
            </w:pPr>
            <w:r>
              <w:rPr>
                <w:rFonts w:eastAsia="Calibri" w:cs="Arial" w:ascii="GHEA Grapalat" w:hAnsi="GHEA Grapalat"/>
                <w:sz w:val="20"/>
                <w:szCs w:val="20"/>
                <w:lang w:val="hy-AM"/>
              </w:rPr>
              <w:t>.</w:t>
            </w:r>
            <w:ins w:id="448" w:author="Unknown Author" w:date="2024-10-31T15:27:16Z">
              <w:r>
                <w:rPr>
                  <w:rFonts w:eastAsia="Calibri" w:cs="Arial" w:ascii="GHEA Grapalat" w:hAnsi="GHEA Grapalat"/>
                  <w:sz w:val="20"/>
                  <w:szCs w:val="20"/>
                  <w:lang w:val="hy-AM"/>
                </w:rPr>
                <w:t>0</w:t>
              </w:r>
            </w:ins>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pPr>
            <w:r>
              <w:rPr>
                <w:rFonts w:eastAsia="Calibri" w:cs="Arial" w:ascii="GHEA Grapalat" w:hAnsi="GHEA Grapalat"/>
                <w:sz w:val="20"/>
                <w:szCs w:val="20"/>
                <w:lang w:val="hy-AM"/>
              </w:rPr>
              <w:t>.</w:t>
            </w:r>
            <w:ins w:id="449" w:author="Unknown Author" w:date="2024-10-31T15:27:17Z">
              <w:r>
                <w:rPr>
                  <w:rFonts w:eastAsia="Calibri" w:cs="Arial" w:ascii="GHEA Grapalat" w:hAnsi="GHEA Grapalat"/>
                  <w:sz w:val="20"/>
                  <w:szCs w:val="20"/>
                  <w:lang w:val="hy-AM"/>
                </w:rPr>
                <w:t>0</w:t>
              </w:r>
            </w:ins>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pPr>
            <w:r>
              <w:rPr>
                <w:rFonts w:eastAsia="Calibri" w:cs="Arial" w:ascii="GHEA Grapalat" w:hAnsi="GHEA Grapalat"/>
                <w:sz w:val="20"/>
                <w:szCs w:val="20"/>
                <w:lang w:val="hy-AM"/>
              </w:rPr>
              <w:t>.</w:t>
            </w:r>
            <w:ins w:id="450" w:author="Unknown Author" w:date="2024-10-31T15:27:19Z">
              <w:r>
                <w:rPr>
                  <w:rFonts w:eastAsia="Calibri" w:cs="Arial" w:ascii="GHEA Grapalat" w:hAnsi="GHEA Grapalat"/>
                  <w:sz w:val="20"/>
                  <w:szCs w:val="20"/>
                  <w:lang w:val="hy-AM"/>
                </w:rPr>
                <w:t>0</w:t>
              </w:r>
            </w:ins>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rHeight w:val="316" w:hRule="atLeast"/>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Արփա-Եղեգնաձոր</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438</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ins w:id="451" w:author="Unknown Author" w:date="2024-10-31T15:27:29Z">
              <w:r>
                <w:rPr>
                  <w:rFonts w:eastAsia="Calibri" w:cs="Arial" w:ascii="GHEA Grapalat" w:hAnsi="GHEA Grapalat"/>
                  <w:sz w:val="20"/>
                  <w:szCs w:val="20"/>
                  <w:lang w:val="hy-AM"/>
                </w:rPr>
                <w:t>20.6</w:t>
              </w:r>
            </w:ins>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ins w:id="452" w:author="Unknown Author" w:date="2024-10-31T15:27:33Z">
              <w:r>
                <w:rPr>
                  <w:rFonts w:eastAsia="Calibri" w:cs="Arial" w:ascii="GHEA Grapalat" w:hAnsi="GHEA Grapalat"/>
                  <w:sz w:val="20"/>
                  <w:szCs w:val="20"/>
                  <w:lang w:val="hy-AM"/>
                </w:rPr>
                <w:t>20.6</w:t>
              </w:r>
            </w:ins>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ins w:id="453" w:author="Unknown Author" w:date="2024-10-31T15:27:36Z">
              <w:r>
                <w:rPr>
                  <w:rFonts w:eastAsia="Calibri" w:cs="Arial" w:ascii="GHEA Grapalat" w:hAnsi="GHEA Grapalat"/>
                  <w:sz w:val="20"/>
                  <w:szCs w:val="20"/>
                  <w:lang w:val="hy-AM"/>
                </w:rPr>
                <w:t>20.6</w:t>
              </w:r>
            </w:ins>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Արփա-Արենի</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730</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Վայք-Զառիթափ</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13</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Եղեգիս-Հերմոն</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159</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Եղեգիս-Շատին</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271</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c>
          <w:tcPr>
            <w:tcW w:w="1979"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Սելիմագետ-Շատին</w:t>
            </w:r>
          </w:p>
        </w:tc>
        <w:tc>
          <w:tcPr>
            <w:tcW w:w="726" w:type="dxa"/>
            <w:tcBorders>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66</w:t>
            </w:r>
          </w:p>
        </w:tc>
        <w:tc>
          <w:tcPr>
            <w:tcW w:w="551" w:type="dxa"/>
            <w:tcBorders>
              <w:left w:val="doub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6"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1"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08"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710"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567" w:type="dxa"/>
            <w:tcBorders>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eastAsia="Calibri" w:cs="Arial"/>
                <w:sz w:val="20"/>
                <w:szCs w:val="20"/>
                <w:lang w:val="hy-AM"/>
              </w:rPr>
            </w:pPr>
            <w:r>
              <w:rPr/>
            </w:r>
          </w:p>
        </w:tc>
        <w:tc>
          <w:tcPr>
            <w:tcW w:w="605"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c>
          <w:tcPr>
            <w:tcW w:w="1979"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rPr>
                <w:rFonts w:ascii="GHEA Grapalat" w:hAnsi="GHEA Grapalat" w:cs="Calibri"/>
                <w:color w:val="000000"/>
                <w:sz w:val="18"/>
                <w:szCs w:val="18"/>
                <w:lang w:val="hy-AM"/>
              </w:rPr>
            </w:pPr>
            <w:r>
              <w:rPr>
                <w:rFonts w:cs="Calibri" w:ascii="GHEA Grapalat" w:hAnsi="GHEA Grapalat"/>
                <w:color w:val="000000"/>
                <w:sz w:val="18"/>
                <w:szCs w:val="18"/>
                <w:lang w:val="hy-AM"/>
              </w:rPr>
              <w:t>Արտաբուն-Արտաբյունք</w:t>
            </w:r>
          </w:p>
        </w:tc>
        <w:tc>
          <w:tcPr>
            <w:tcW w:w="726" w:type="dxa"/>
            <w:tcBorders>
              <w:top w:val="single" w:sz="4" w:space="0" w:color="000000"/>
              <w:left w:val="single" w:sz="4" w:space="0" w:color="000000"/>
              <w:bottom w:val="double" w:sz="4" w:space="0" w:color="000000"/>
              <w:right w:val="double" w:sz="4" w:space="0" w:color="000000"/>
            </w:tcBorders>
            <w:vAlign w:val="center"/>
          </w:tcPr>
          <w:p>
            <w:pPr>
              <w:pStyle w:val="Normal"/>
              <w:spacing w:lineRule="auto" w:line="240"/>
              <w:ind w:hanging="0"/>
              <w:rPr>
                <w:rFonts w:ascii="GHEA Grapalat" w:hAnsi="GHEA Grapalat" w:eastAsia="Calibri" w:cs="Arial"/>
                <w:sz w:val="20"/>
                <w:szCs w:val="20"/>
                <w:lang w:val="hy-AM"/>
              </w:rPr>
            </w:pPr>
            <w:r>
              <w:rPr>
                <w:rFonts w:eastAsia="Calibri" w:cs="Arial" w:ascii="GHEA Grapalat" w:hAnsi="GHEA Grapalat"/>
                <w:sz w:val="20"/>
                <w:szCs w:val="20"/>
                <w:lang w:val="hy-AM"/>
              </w:rPr>
              <w:t>34</w:t>
            </w:r>
          </w:p>
        </w:tc>
        <w:tc>
          <w:tcPr>
            <w:tcW w:w="551" w:type="dxa"/>
            <w:tcBorders>
              <w:top w:val="single" w:sz="4" w:space="0" w:color="000000"/>
              <w:left w:val="doub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6"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1"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708"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710"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67"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5"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9"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600"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98"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c>
          <w:tcPr>
            <w:tcW w:w="551" w:type="dxa"/>
            <w:tcBorders>
              <w:top w:val="single" w:sz="4" w:space="0" w:color="000000"/>
              <w:left w:val="single" w:sz="4" w:space="0" w:color="000000"/>
              <w:bottom w:val="double" w:sz="4" w:space="0" w:color="000000"/>
              <w:right w:val="single" w:sz="4" w:space="0" w:color="000000"/>
            </w:tcBorders>
            <w:vAlign w:val="center"/>
          </w:tcPr>
          <w:p>
            <w:pPr>
              <w:pStyle w:val="Normal"/>
              <w:spacing w:lineRule="auto" w:line="240"/>
              <w:ind w:hanging="0"/>
              <w:jc w:val="right"/>
              <w:rPr>
                <w:rFonts w:ascii="GHEA Grapalat" w:hAnsi="GHEA Grapalat" w:eastAsia="Calibri" w:cs="Arial"/>
                <w:sz w:val="20"/>
                <w:szCs w:val="20"/>
                <w:lang w:val="hy-AM"/>
              </w:rPr>
            </w:pPr>
            <w:r>
              <w:rPr/>
            </w:r>
          </w:p>
        </w:tc>
      </w:tr>
      <w:tr>
        <w:trPr/>
        <w:tc>
          <w:tcPr>
            <w:tcW w:w="1979" w:type="dxa"/>
            <w:tcBorders>
              <w:top w:val="double" w:sz="4" w:space="0" w:color="000000"/>
              <w:left w:val="single" w:sz="4" w:space="0" w:color="000000"/>
              <w:bottom w:val="single" w:sz="4" w:space="0" w:color="000000"/>
              <w:right w:val="single" w:sz="4" w:space="0" w:color="000000"/>
            </w:tcBorders>
          </w:tcPr>
          <w:p>
            <w:pPr>
              <w:pStyle w:val="Normal"/>
              <w:spacing w:lineRule="auto" w:line="240"/>
              <w:ind w:hanging="0"/>
              <w:rPr>
                <w:rFonts w:ascii="GHEA Grapalat" w:hAnsi="GHEA Grapalat" w:eastAsia="Calibri" w:cs="Arial"/>
                <w:b/>
                <w:bCs/>
                <w:sz w:val="20"/>
                <w:szCs w:val="20"/>
                <w:lang w:val="hy-AM"/>
              </w:rPr>
            </w:pPr>
            <w:r>
              <w:rPr>
                <w:rFonts w:eastAsia="Calibri" w:cs="Arial" w:ascii="GHEA Grapalat" w:hAnsi="GHEA Grapalat"/>
                <w:b/>
                <w:bCs/>
                <w:sz w:val="20"/>
                <w:szCs w:val="20"/>
                <w:lang w:val="hy-AM"/>
              </w:rPr>
              <w:t>Ընդհանուր ջրառաջարկ</w:t>
            </w:r>
          </w:p>
        </w:tc>
        <w:tc>
          <w:tcPr>
            <w:tcW w:w="726" w:type="dxa"/>
            <w:tcBorders>
              <w:top w:val="double" w:sz="4" w:space="0" w:color="000000"/>
              <w:left w:val="single" w:sz="4" w:space="0" w:color="000000"/>
              <w:bottom w:val="single" w:sz="4" w:space="0" w:color="000000"/>
              <w:right w:val="double" w:sz="4" w:space="0" w:color="000000"/>
            </w:tcBorders>
            <w:vAlign w:val="center"/>
          </w:tcPr>
          <w:p>
            <w:pPr>
              <w:pStyle w:val="Normal"/>
              <w:spacing w:lineRule="auto" w:line="240"/>
              <w:ind w:hanging="0"/>
              <w:rPr>
                <w:rFonts w:ascii="GHEA Grapalat" w:hAnsi="GHEA Grapalat" w:eastAsia="Calibri" w:cs="Arial"/>
                <w:color w:val="000000"/>
                <w:sz w:val="20"/>
                <w:szCs w:val="20"/>
                <w:lang w:val="hy-AM"/>
              </w:rPr>
            </w:pPr>
            <w:r>
              <w:rPr>
                <w:rFonts w:eastAsia="Calibri" w:cs="Arial" w:ascii="GHEA Grapalat" w:hAnsi="GHEA Grapalat"/>
                <w:color w:val="000000"/>
                <w:sz w:val="20"/>
                <w:szCs w:val="20"/>
                <w:lang w:val="hy-AM"/>
              </w:rPr>
              <w:t>2024</w:t>
            </w:r>
          </w:p>
        </w:tc>
        <w:tc>
          <w:tcPr>
            <w:tcW w:w="551" w:type="dxa"/>
            <w:tcBorders>
              <w:top w:val="double" w:sz="4" w:space="0" w:color="000000"/>
              <w:left w:val="doub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67"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66"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91"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708"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710"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67"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605"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99"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600"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98" w:type="dxa"/>
            <w:tcBorders>
              <w:top w:val="double" w:sz="4" w:space="0" w:color="000000"/>
              <w:left w:val="single" w:sz="4" w:space="0" w:color="000000"/>
              <w:bottom w:val="single" w:sz="4" w:space="0" w:color="000000"/>
              <w:right w:val="single" w:sz="4" w:space="0" w:color="000000"/>
            </w:tcBorders>
            <w:vAlign w:val="center"/>
          </w:tcPr>
          <w:p>
            <w:pPr>
              <w:pStyle w:val="Normal"/>
              <w:spacing w:lineRule="auto" w:line="240"/>
              <w:ind w:hanging="0"/>
              <w:jc w:val="right"/>
              <w:rPr>
                <w:rFonts w:ascii="GHEA Grapalat" w:hAnsi="GHEA Grapalat" w:eastAsia="Calibri" w:cs="Arial"/>
                <w:color w:val="000000"/>
                <w:sz w:val="20"/>
                <w:szCs w:val="20"/>
                <w:lang w:val="hy-AM"/>
              </w:rPr>
            </w:pPr>
            <w:r>
              <w:rPr/>
            </w:r>
          </w:p>
        </w:tc>
        <w:tc>
          <w:tcPr>
            <w:tcW w:w="551" w:type="dxa"/>
            <w:tcBorders>
              <w:top w:val="double" w:sz="4" w:space="0" w:color="000000"/>
              <w:left w:val="single" w:sz="4" w:space="0" w:color="000000"/>
              <w:bottom w:val="single" w:sz="4" w:space="0" w:color="000000"/>
              <w:right w:val="single" w:sz="4" w:space="0" w:color="000000"/>
            </w:tcBorders>
            <w:vAlign w:val="center"/>
          </w:tcPr>
          <w:p>
            <w:pPr>
              <w:pStyle w:val="TableContents"/>
              <w:jc w:val="right"/>
              <w:rPr>
                <w:rFonts w:ascii="GHEA Grapalat" w:hAnsi="GHEA Grapalat"/>
              </w:rPr>
            </w:pPr>
            <w:r>
              <w:rPr>
                <w:rFonts w:ascii="GHEA Grapalat" w:hAnsi="GHEA Grapalat"/>
              </w:rPr>
            </w:r>
          </w:p>
        </w:tc>
      </w:tr>
    </w:tbl>
    <w:p>
      <w:pPr>
        <w:pStyle w:val="Normal"/>
        <w:spacing w:before="120" w:after="0"/>
        <w:rPr>
          <w:rFonts w:ascii="GHEA Grapalat" w:hAnsi="GHEA Grapalat"/>
          <w:sz w:val="20"/>
          <w:lang w:val="hy-AM"/>
        </w:rPr>
      </w:pPr>
      <w:r>
        <w:rPr>
          <w:rFonts w:cs="Arial" w:ascii="GHEA Grapalat" w:hAnsi="GHEA Grapalat"/>
          <w:sz w:val="20"/>
          <w:lang w:val="hy-AM"/>
        </w:rPr>
        <w:t>* Միջինը հաշվարկված է 2010-2023 թվականների դիտարկումների տվյալների հիման վրա</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Ավելին, ստորերկրյա ջրերի ջրառաջարկը, մասնավորապես օգտագործելի ստորերկրյա ջրային ռեսուրսները, ստացվում են Արարատյան ՋԿՏ-ի տարբեր աղբյուրներից: Վերոնշյալ աղյուսակը ներկայացնում է տարածաշրջանի առանձին գետերի օգտագործելի ստորերկրյա և մակերևութային ջրային ռեսուրսները:</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գնահատումը</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2023 </w:t>
      </w:r>
      <w:r>
        <w:rPr>
          <w:rFonts w:cs="Arial" w:ascii="GHEA Grapalat" w:hAnsi="GHEA Grapalat"/>
          <w:sz w:val="22"/>
          <w:szCs w:val="22"/>
          <w:lang w:val="hy-AM"/>
        </w:rPr>
        <w:t>թվականի</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արժեքավոր</w:t>
      </w:r>
      <w:r>
        <w:rPr>
          <w:rFonts w:ascii="GHEA Grapalat" w:hAnsi="GHEA Grapalat"/>
          <w:sz w:val="22"/>
          <w:szCs w:val="22"/>
          <w:lang w:val="hy-AM"/>
        </w:rPr>
        <w:t xml:space="preserve"> </w:t>
      </w:r>
      <w:r>
        <w:rPr>
          <w:rFonts w:cs="Arial" w:ascii="GHEA Grapalat" w:hAnsi="GHEA Grapalat"/>
          <w:sz w:val="22"/>
          <w:szCs w:val="22"/>
          <w:lang w:val="hy-AM"/>
        </w:rPr>
        <w:t>պատկերացումներ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ջրառաջարկի</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սցենարի</w:t>
      </w:r>
      <w:r>
        <w:rPr>
          <w:rFonts w:ascii="GHEA Grapalat" w:hAnsi="GHEA Grapalat"/>
          <w:sz w:val="22"/>
          <w:szCs w:val="22"/>
          <w:lang w:val="hy-AM"/>
        </w:rPr>
        <w:t xml:space="preserve"> </w:t>
      </w:r>
      <w:r>
        <w:rPr>
          <w:rFonts w:cs="Arial" w:ascii="GHEA Grapalat" w:hAnsi="GHEA Grapalat"/>
          <w:sz w:val="22"/>
          <w:szCs w:val="22"/>
          <w:lang w:val="hy-AM"/>
        </w:rPr>
        <w:t>վերաբերյալ</w:t>
      </w:r>
      <w:r>
        <w:rPr>
          <w:rFonts w:ascii="GHEA Grapalat" w:hAnsi="GHEA Grapalat"/>
          <w:sz w:val="22"/>
          <w:szCs w:val="22"/>
          <w:lang w:val="hy-AM"/>
        </w:rPr>
        <w:t>:</w:t>
      </w:r>
    </w:p>
    <w:p>
      <w:pPr>
        <w:pStyle w:val="Normal"/>
        <w:tabs>
          <w:tab w:val="clear" w:pos="720"/>
          <w:tab w:val="left" w:pos="284" w:leader="none"/>
        </w:tabs>
        <w:spacing w:before="120" w:after="0"/>
        <w:rPr>
          <w:rFonts w:ascii="GHEA Grapalat" w:hAnsi="GHEA Grapalat"/>
          <w:lang w:val="hy-AM"/>
        </w:rPr>
      </w:pPr>
      <w:r>
        <w:rPr>
          <w:rFonts w:ascii="GHEA Grapalat" w:hAnsi="GHEA Grapalat"/>
          <w:lang w:val="hy-AM"/>
        </w:rPr>
      </w:r>
    </w:p>
    <w:p>
      <w:pPr>
        <w:pStyle w:val="Heading2"/>
        <w:numPr>
          <w:ilvl w:val="1"/>
          <w:numId w:val="24"/>
        </w:numPr>
        <w:spacing w:before="120" w:after="0"/>
        <w:rPr>
          <w:rFonts w:ascii="GHEA Grapalat" w:hAnsi="GHEA Grapalat" w:cs="Arial"/>
          <w:sz w:val="26"/>
          <w:lang w:val="hy-AM"/>
        </w:rPr>
      </w:pPr>
      <w:bookmarkStart w:id="98" w:name="_Toc180589676"/>
      <w:r>
        <w:rPr>
          <w:rFonts w:cs="Arial" w:ascii="GHEA Grapalat" w:hAnsi="GHEA Grapalat"/>
          <w:sz w:val="26"/>
          <w:lang w:val="hy-AM"/>
        </w:rPr>
        <w:t>Ջրապահանջարկի գնահատում` ըստ առանձին ջրային ռեսուրսների և ջրօգտագործման նպատակների</w:t>
      </w:r>
      <w:bookmarkEnd w:id="98"/>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 xml:space="preserve">Արարատյան </w:t>
      </w:r>
      <w:r>
        <w:rPr>
          <w:rFonts w:ascii="GHEA Grapalat" w:hAnsi="GHEA Grapalat"/>
          <w:sz w:val="22"/>
          <w:szCs w:val="22"/>
          <w:lang w:val="hy-AM"/>
        </w:rPr>
        <w:t xml:space="preserve">ՋԿՏ-ում </w:t>
      </w:r>
      <w:r>
        <w:rPr>
          <w:rFonts w:cs="Arial" w:ascii="GHEA Grapalat" w:hAnsi="GHEA Grapalat"/>
          <w:sz w:val="22"/>
          <w:szCs w:val="22"/>
          <w:lang w:val="hy-AM"/>
        </w:rPr>
        <w:t>տարբեր ոլորտների ջրի պահանջարկը հաշվարկվել է՝ օգտագործելով տարբեր նորմեր և կանոնակարգեր, ինչպես նաև ՄԱԿ-ի կողմից մշակված բնակչության աճի կանխատեսումը: Ջրի պահանջարկի վերլուծությունը ցույց տվեց, որ այն պետք է տարբերակվի երկու տեսակի. (1) փաստացի ջրի պահանջարկ և (2) փաստացի ջրի պահանջարկ գումարած չհաշվառված ջուր, որը պետք է վերցվի ջրի աղբյուրից՝ փաստացի ջրի պահանջարկը բավարարելու համար: Այս վերլուծության շրջանակներում «փաստացի ջրի պահանջարկ գումարած չհաշվառված ջուր»-ը դիտարկվում է որպես «ջրի պահանջարկ»:</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Խմելու</w:t>
      </w:r>
      <w:r>
        <w:rPr>
          <w:rFonts w:ascii="GHEA Grapalat" w:hAnsi="GHEA Grapalat"/>
          <w:sz w:val="22"/>
          <w:szCs w:val="22"/>
          <w:lang w:val="hy-AM"/>
        </w:rPr>
        <w:t>-</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r>
        <w:rPr>
          <w:rFonts w:cs="Arial" w:ascii="GHEA Grapalat" w:hAnsi="GHEA Grapalat"/>
          <w:sz w:val="22"/>
          <w:szCs w:val="22"/>
          <w:lang w:val="hy-AM"/>
        </w:rPr>
        <w:t>հաշվարկվել</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առնելով</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Հայջրմուղկոյուղի</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ՓԲԸ</w:t>
      </w:r>
      <w:r>
        <w:rPr>
          <w:rFonts w:ascii="GHEA Grapalat" w:hAnsi="GHEA Grapalat"/>
          <w:sz w:val="22"/>
          <w:szCs w:val="22"/>
          <w:lang w:val="hy-AM"/>
        </w:rPr>
        <w:t>-</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(2014 </w:t>
      </w:r>
      <w:r>
        <w:rPr>
          <w:rFonts w:cs="Arial" w:ascii="GHEA Grapalat" w:hAnsi="GHEA Grapalat"/>
          <w:sz w:val="22"/>
          <w:szCs w:val="22"/>
          <w:lang w:val="hy-AM"/>
        </w:rPr>
        <w:t>թվականին</w:t>
      </w:r>
      <w:r>
        <w:rPr>
          <w:rFonts w:ascii="GHEA Grapalat" w:hAnsi="GHEA Grapalat"/>
          <w:sz w:val="22"/>
          <w:szCs w:val="22"/>
          <w:lang w:val="hy-AM"/>
        </w:rPr>
        <w:t xml:space="preserve"> </w:t>
      </w:r>
      <w:r>
        <w:rPr>
          <w:rFonts w:cs="Arial" w:ascii="GHEA Grapalat" w:hAnsi="GHEA Grapalat"/>
          <w:sz w:val="22"/>
          <w:szCs w:val="22"/>
          <w:lang w:val="hy-AM"/>
        </w:rPr>
        <w:t>մշակված</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պլան</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փաստաթուղթ</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բխում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կառավարվող</w:t>
      </w:r>
      <w:r>
        <w:rPr>
          <w:rFonts w:ascii="GHEA Grapalat" w:hAnsi="GHEA Grapalat"/>
          <w:sz w:val="22"/>
          <w:szCs w:val="22"/>
          <w:lang w:val="hy-AM"/>
        </w:rPr>
        <w:t xml:space="preserve"> </w:t>
      </w:r>
      <w:r>
        <w:rPr>
          <w:rFonts w:cs="Arial" w:ascii="GHEA Grapalat" w:hAnsi="GHEA Grapalat"/>
          <w:sz w:val="22"/>
          <w:szCs w:val="22"/>
          <w:lang w:val="hy-AM"/>
        </w:rPr>
        <w:t>գյուղական</w:t>
      </w:r>
      <w:r>
        <w:rPr>
          <w:rFonts w:ascii="GHEA Grapalat" w:hAnsi="GHEA Grapalat"/>
          <w:sz w:val="22"/>
          <w:szCs w:val="22"/>
          <w:lang w:val="hy-AM"/>
        </w:rPr>
        <w:t xml:space="preserve"> </w:t>
      </w:r>
      <w:r>
        <w:rPr>
          <w:rFonts w:cs="Arial" w:ascii="GHEA Grapalat" w:hAnsi="GHEA Grapalat"/>
          <w:sz w:val="22"/>
          <w:szCs w:val="22"/>
          <w:lang w:val="hy-AM"/>
        </w:rPr>
        <w:t>տարածքների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Հայջրմուղկոյուղի</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ՓԲԸ</w:t>
      </w:r>
      <w:r>
        <w:rPr>
          <w:rFonts w:ascii="GHEA Grapalat" w:hAnsi="GHEA Grapalat"/>
          <w:sz w:val="22"/>
          <w:szCs w:val="22"/>
          <w:lang w:val="hy-AM"/>
        </w:rPr>
        <w:t>-</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վիճակագրական</w:t>
      </w:r>
      <w:r>
        <w:rPr>
          <w:rFonts w:ascii="GHEA Grapalat" w:hAnsi="GHEA Grapalat"/>
          <w:sz w:val="22"/>
          <w:szCs w:val="22"/>
          <w:lang w:val="hy-AM"/>
        </w:rPr>
        <w:t xml:space="preserve"> </w:t>
      </w:r>
      <w:r>
        <w:rPr>
          <w:rFonts w:cs="Arial" w:ascii="GHEA Grapalat" w:hAnsi="GHEA Grapalat"/>
          <w:sz w:val="22"/>
          <w:szCs w:val="22"/>
          <w:lang w:val="hy-AM"/>
        </w:rPr>
        <w:t>վերլուծությունից</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ենթադրության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ներկայումս</w:t>
      </w:r>
      <w:r>
        <w:rPr>
          <w:rFonts w:ascii="GHEA Grapalat" w:hAnsi="GHEA Grapalat"/>
          <w:sz w:val="22"/>
          <w:szCs w:val="22"/>
          <w:lang w:val="hy-AM"/>
        </w:rPr>
        <w:t xml:space="preserve"> </w:t>
      </w:r>
      <w:r>
        <w:rPr>
          <w:rFonts w:cs="Arial" w:ascii="GHEA Grapalat" w:hAnsi="GHEA Grapalat"/>
          <w:sz w:val="22"/>
          <w:szCs w:val="22"/>
          <w:lang w:val="hy-AM"/>
        </w:rPr>
        <w:t>յուրաքանչյուր</w:t>
      </w:r>
      <w:r>
        <w:rPr>
          <w:rFonts w:ascii="GHEA Grapalat" w:hAnsi="GHEA Grapalat"/>
          <w:sz w:val="22"/>
          <w:szCs w:val="22"/>
          <w:lang w:val="hy-AM"/>
        </w:rPr>
        <w:t xml:space="preserve"> </w:t>
      </w:r>
      <w:r>
        <w:rPr>
          <w:rFonts w:cs="Arial" w:ascii="GHEA Grapalat" w:hAnsi="GHEA Grapalat"/>
          <w:sz w:val="22"/>
          <w:szCs w:val="22"/>
          <w:lang w:val="hy-AM"/>
        </w:rPr>
        <w:t>անձ</w:t>
      </w:r>
      <w:r>
        <w:rPr>
          <w:rFonts w:ascii="GHEA Grapalat" w:hAnsi="GHEA Grapalat"/>
          <w:sz w:val="22"/>
          <w:szCs w:val="22"/>
          <w:lang w:val="hy-AM"/>
        </w:rPr>
        <w:t xml:space="preserve"> </w:t>
      </w:r>
      <w:r>
        <w:rPr>
          <w:rFonts w:cs="Arial" w:ascii="GHEA Grapalat" w:hAnsi="GHEA Grapalat"/>
          <w:sz w:val="22"/>
          <w:szCs w:val="22"/>
          <w:lang w:val="hy-AM"/>
        </w:rPr>
        <w:t>սպառում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250 </w:t>
      </w:r>
      <w:r>
        <w:rPr>
          <w:rFonts w:cs="Arial" w:ascii="GHEA Grapalat" w:hAnsi="GHEA Grapalat"/>
          <w:sz w:val="22"/>
          <w:szCs w:val="22"/>
          <w:lang w:val="hy-AM"/>
        </w:rPr>
        <w:t>լ</w:t>
      </w:r>
      <w:r>
        <w:rPr>
          <w:rFonts w:ascii="GHEA Grapalat" w:hAnsi="GHEA Grapalat"/>
          <w:sz w:val="22"/>
          <w:szCs w:val="22"/>
          <w:lang w:val="hy-AM"/>
        </w:rPr>
        <w:t>/</w:t>
      </w:r>
      <w:r>
        <w:rPr>
          <w:rFonts w:cs="Arial" w:ascii="GHEA Grapalat" w:hAnsi="GHEA Grapalat"/>
          <w:sz w:val="22"/>
          <w:szCs w:val="22"/>
          <w:lang w:val="hy-AM"/>
        </w:rPr>
        <w:t>մարդ</w:t>
      </w:r>
      <w:r>
        <w:rPr>
          <w:rFonts w:ascii="GHEA Grapalat" w:hAnsi="GHEA Grapalat"/>
          <w:sz w:val="22"/>
          <w:szCs w:val="22"/>
          <w:lang w:val="hy-AM"/>
        </w:rPr>
        <w:t>/</w:t>
      </w:r>
      <w:r>
        <w:rPr>
          <w:rFonts w:cs="Arial" w:ascii="GHEA Grapalat" w:hAnsi="GHEA Grapalat"/>
          <w:sz w:val="22"/>
          <w:szCs w:val="22"/>
          <w:lang w:val="hy-AM"/>
        </w:rPr>
        <w:t>օր</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հեռանկարում</w:t>
      </w:r>
      <w:r>
        <w:rPr>
          <w:rFonts w:ascii="GHEA Grapalat" w:hAnsi="GHEA Grapalat"/>
          <w:sz w:val="22"/>
          <w:szCs w:val="22"/>
          <w:lang w:val="hy-AM"/>
        </w:rPr>
        <w:t xml:space="preserve"> </w:t>
      </w:r>
      <w:r>
        <w:rPr>
          <w:rFonts w:cs="Arial" w:ascii="GHEA Grapalat" w:hAnsi="GHEA Grapalat"/>
          <w:sz w:val="22"/>
          <w:szCs w:val="22"/>
          <w:lang w:val="hy-AM"/>
        </w:rPr>
        <w:t>ակնկալվում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commentRangeStart w:id="18"/>
      <w:r>
        <w:rPr>
          <w:rFonts w:cs="Arial" w:ascii="GHEA Grapalat" w:hAnsi="GHEA Grapalat"/>
          <w:sz w:val="22"/>
          <w:szCs w:val="22"/>
          <w:lang w:val="hy-AM"/>
        </w:rPr>
        <w:t>կնվազի</w:t>
      </w:r>
      <w:r>
        <w:rPr>
          <w:rFonts w:ascii="GHEA Grapalat" w:hAnsi="GHEA Grapalat"/>
          <w:sz w:val="22"/>
          <w:szCs w:val="22"/>
          <w:lang w:val="hy-AM"/>
        </w:rPr>
        <w:t xml:space="preserve"> </w:t>
      </w:r>
      <w:r>
        <w:rPr>
          <w:rFonts w:cs="Arial" w:ascii="GHEA Grapalat" w:hAnsi="GHEA Grapalat"/>
          <w:sz w:val="22"/>
          <w:szCs w:val="22"/>
          <w:lang w:val="hy-AM"/>
        </w:rPr>
        <w:t>մինչև</w:t>
      </w:r>
      <w:r>
        <w:rPr>
          <w:rFonts w:ascii="GHEA Grapalat" w:hAnsi="GHEA Grapalat"/>
          <w:sz w:val="22"/>
          <w:szCs w:val="22"/>
          <w:lang w:val="hy-AM"/>
        </w:rPr>
        <w:t xml:space="preserve"> 150 </w:t>
      </w:r>
      <w:r>
        <w:rPr>
          <w:rFonts w:cs="Arial" w:ascii="GHEA Grapalat" w:hAnsi="GHEA Grapalat"/>
          <w:sz w:val="22"/>
          <w:szCs w:val="22"/>
          <w:lang w:val="hy-AM"/>
        </w:rPr>
        <w:t>լ</w:t>
      </w:r>
      <w:r>
        <w:rPr>
          <w:rFonts w:ascii="GHEA Grapalat" w:hAnsi="GHEA Grapalat"/>
          <w:sz w:val="22"/>
          <w:szCs w:val="22"/>
          <w:lang w:val="hy-AM"/>
        </w:rPr>
        <w:t>/</w:t>
      </w:r>
      <w:r>
        <w:rPr>
          <w:rFonts w:cs="Arial" w:ascii="GHEA Grapalat" w:hAnsi="GHEA Grapalat"/>
          <w:sz w:val="22"/>
          <w:szCs w:val="22"/>
          <w:lang w:val="hy-AM"/>
        </w:rPr>
        <w:t>մարդ</w:t>
      </w:r>
      <w:r>
        <w:rPr>
          <w:rFonts w:ascii="GHEA Grapalat" w:hAnsi="GHEA Grapalat"/>
          <w:sz w:val="22"/>
          <w:szCs w:val="22"/>
          <w:lang w:val="hy-AM"/>
        </w:rPr>
        <w:t>/</w:t>
      </w:r>
      <w:r>
        <w:rPr>
          <w:rFonts w:cs="Arial" w:ascii="GHEA Grapalat" w:hAnsi="GHEA Grapalat"/>
          <w:sz w:val="22"/>
          <w:szCs w:val="22"/>
          <w:lang w:val="hy-AM"/>
        </w:rPr>
        <w:t>օր՝</w:t>
      </w:r>
      <w:r>
        <w:rPr>
          <w:rFonts w:ascii="GHEA Grapalat" w:hAnsi="GHEA Grapalat"/>
          <w:sz w:val="22"/>
          <w:szCs w:val="22"/>
          <w:lang w:val="hy-AM"/>
        </w:rPr>
        <w:t xml:space="preserve"> </w:t>
      </w:r>
      <w:r>
        <w:rPr/>
      </w:r>
      <w:commentRangeEnd w:id="18"/>
      <w:r>
        <w:commentReference w:id="18"/>
      </w:r>
      <w:r>
        <w:rPr>
          <w:rFonts w:ascii="GHEA Grapalat" w:hAnsi="GHEA Grapalat"/>
          <w:sz w:val="22"/>
          <w:szCs w:val="22"/>
          <w:lang w:val="hy-AM"/>
        </w:rPr>
        <w:t xml:space="preserve">2040 </w:t>
      </w:r>
      <w:r>
        <w:rPr>
          <w:rFonts w:cs="Arial" w:ascii="GHEA Grapalat" w:hAnsi="GHEA Grapalat"/>
          <w:sz w:val="22"/>
          <w:szCs w:val="22"/>
          <w:lang w:val="hy-AM"/>
        </w:rPr>
        <w:t>թվականի</w:t>
      </w:r>
      <w:r>
        <w:rPr>
          <w:rFonts w:ascii="GHEA Grapalat" w:hAnsi="GHEA Grapalat"/>
          <w:sz w:val="22"/>
          <w:szCs w:val="22"/>
          <w:lang w:val="hy-AM"/>
        </w:rPr>
        <w:t xml:space="preserve"> </w:t>
      </w:r>
      <w:r>
        <w:rPr>
          <w:rFonts w:cs="Arial" w:ascii="GHEA Grapalat" w:hAnsi="GHEA Grapalat"/>
          <w:sz w:val="22"/>
          <w:szCs w:val="22"/>
          <w:lang w:val="hy-AM"/>
        </w:rPr>
        <w:t>պլանավորման</w:t>
      </w:r>
      <w:r>
        <w:rPr>
          <w:rFonts w:ascii="GHEA Grapalat" w:hAnsi="GHEA Grapalat"/>
          <w:sz w:val="22"/>
          <w:szCs w:val="22"/>
          <w:lang w:val="hy-AM"/>
        </w:rPr>
        <w:t xml:space="preserve"> </w:t>
      </w:r>
      <w:r>
        <w:rPr>
          <w:rFonts w:cs="Arial" w:ascii="GHEA Grapalat" w:hAnsi="GHEA Grapalat"/>
          <w:sz w:val="22"/>
          <w:szCs w:val="22"/>
          <w:lang w:val="hy-AM"/>
        </w:rPr>
        <w:t>հորիզոնի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միջանկյալ</w:t>
      </w:r>
      <w:r>
        <w:rPr>
          <w:rFonts w:ascii="GHEA Grapalat" w:hAnsi="GHEA Grapalat"/>
          <w:sz w:val="22"/>
          <w:szCs w:val="22"/>
          <w:lang w:val="hy-AM"/>
        </w:rPr>
        <w:t xml:space="preserve"> </w:t>
      </w:r>
      <w:r>
        <w:rPr>
          <w:rFonts w:cs="Arial" w:ascii="GHEA Grapalat" w:hAnsi="GHEA Grapalat"/>
          <w:sz w:val="22"/>
          <w:szCs w:val="22"/>
          <w:lang w:val="hy-AM"/>
        </w:rPr>
        <w:t>տարիների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գծային</w:t>
      </w:r>
      <w:r>
        <w:rPr>
          <w:rFonts w:ascii="GHEA Grapalat" w:hAnsi="GHEA Grapalat"/>
          <w:sz w:val="22"/>
          <w:szCs w:val="22"/>
          <w:lang w:val="hy-AM"/>
        </w:rPr>
        <w:t xml:space="preserve"> </w:t>
      </w:r>
      <w:r>
        <w:rPr>
          <w:rFonts w:cs="Arial" w:ascii="GHEA Grapalat" w:hAnsi="GHEA Grapalat"/>
          <w:sz w:val="22"/>
          <w:szCs w:val="22"/>
          <w:lang w:val="hy-AM"/>
        </w:rPr>
        <w:t>նվազմամբ</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չհաշվառված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մակարդակը</w:t>
      </w:r>
      <w:r>
        <w:rPr>
          <w:rFonts w:ascii="GHEA Grapalat" w:hAnsi="GHEA Grapalat"/>
          <w:sz w:val="22"/>
          <w:szCs w:val="22"/>
          <w:lang w:val="hy-AM"/>
        </w:rPr>
        <w:t xml:space="preserve"> </w:t>
      </w:r>
      <w:r>
        <w:rPr>
          <w:rFonts w:cs="Arial" w:ascii="GHEA Grapalat" w:hAnsi="GHEA Grapalat"/>
          <w:sz w:val="22"/>
          <w:szCs w:val="22"/>
          <w:lang w:val="hy-AM"/>
        </w:rPr>
        <w:t>նույնպես</w:t>
      </w:r>
      <w:r>
        <w:rPr>
          <w:rFonts w:ascii="GHEA Grapalat" w:hAnsi="GHEA Grapalat"/>
          <w:sz w:val="22"/>
          <w:szCs w:val="22"/>
          <w:lang w:val="hy-AM"/>
        </w:rPr>
        <w:t xml:space="preserve"> </w:t>
      </w:r>
      <w:r>
        <w:rPr>
          <w:rFonts w:cs="Arial" w:ascii="GHEA Grapalat" w:hAnsi="GHEA Grapalat"/>
          <w:sz w:val="22"/>
          <w:szCs w:val="22"/>
          <w:lang w:val="hy-AM"/>
        </w:rPr>
        <w:t>կկրճատվի</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Սույն</w:t>
      </w:r>
      <w:r>
        <w:rPr>
          <w:rFonts w:ascii="GHEA Grapalat" w:hAnsi="GHEA Grapalat"/>
          <w:sz w:val="22"/>
          <w:szCs w:val="22"/>
          <w:lang w:val="hy-AM"/>
        </w:rPr>
        <w:t xml:space="preserve"> </w:t>
      </w:r>
      <w:r>
        <w:rPr>
          <w:rFonts w:cs="Arial" w:ascii="GHEA Grapalat" w:hAnsi="GHEA Grapalat"/>
          <w:sz w:val="22"/>
          <w:szCs w:val="22"/>
          <w:lang w:val="hy-AM"/>
        </w:rPr>
        <w:t>վերլուծության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ենք</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օրական</w:t>
      </w:r>
      <w:r>
        <w:rPr>
          <w:rFonts w:ascii="GHEA Grapalat" w:hAnsi="GHEA Grapalat"/>
          <w:sz w:val="22"/>
          <w:szCs w:val="22"/>
          <w:lang w:val="hy-AM"/>
        </w:rPr>
        <w:t xml:space="preserve"> </w:t>
      </w:r>
      <w:r>
        <w:rPr>
          <w:rFonts w:cs="Arial" w:ascii="GHEA Grapalat" w:hAnsi="GHEA Grapalat"/>
          <w:sz w:val="22"/>
          <w:szCs w:val="22"/>
          <w:lang w:val="hy-AM"/>
        </w:rPr>
        <w:t>սպառումը</w:t>
      </w:r>
      <w:r>
        <w:rPr>
          <w:rFonts w:ascii="GHEA Grapalat" w:hAnsi="GHEA Grapalat"/>
          <w:sz w:val="22"/>
          <w:szCs w:val="22"/>
          <w:lang w:val="hy-AM"/>
        </w:rPr>
        <w:t xml:space="preserve"> </w:t>
      </w:r>
      <w:r>
        <w:rPr>
          <w:rFonts w:cs="Arial" w:ascii="GHEA Grapalat" w:hAnsi="GHEA Grapalat"/>
          <w:sz w:val="22"/>
          <w:szCs w:val="22"/>
          <w:lang w:val="hy-AM"/>
        </w:rPr>
        <w:t>կմնա</w:t>
      </w:r>
      <w:r>
        <w:rPr>
          <w:rFonts w:ascii="GHEA Grapalat" w:hAnsi="GHEA Grapalat"/>
          <w:sz w:val="22"/>
          <w:szCs w:val="22"/>
          <w:lang w:val="hy-AM"/>
        </w:rPr>
        <w:t xml:space="preserve"> </w:t>
      </w:r>
      <w:r>
        <w:rPr>
          <w:rFonts w:cs="Arial" w:ascii="GHEA Grapalat" w:hAnsi="GHEA Grapalat"/>
          <w:sz w:val="22"/>
          <w:szCs w:val="22"/>
          <w:lang w:val="hy-AM"/>
        </w:rPr>
        <w:t>հաստատուն՝</w:t>
      </w:r>
      <w:r>
        <w:rPr>
          <w:rFonts w:ascii="GHEA Grapalat" w:hAnsi="GHEA Grapalat"/>
          <w:sz w:val="22"/>
          <w:szCs w:val="22"/>
          <w:lang w:val="hy-AM"/>
        </w:rPr>
        <w:t xml:space="preserve"> 250 </w:t>
      </w:r>
      <w:r>
        <w:rPr>
          <w:rFonts w:cs="Arial" w:ascii="GHEA Grapalat" w:hAnsi="GHEA Grapalat"/>
          <w:sz w:val="22"/>
          <w:szCs w:val="22"/>
          <w:lang w:val="hy-AM"/>
        </w:rPr>
        <w:t>լ</w:t>
      </w:r>
      <w:r>
        <w:rPr>
          <w:rFonts w:ascii="GHEA Grapalat" w:hAnsi="GHEA Grapalat"/>
          <w:sz w:val="22"/>
          <w:szCs w:val="22"/>
          <w:lang w:val="hy-AM"/>
        </w:rPr>
        <w:t>/</w:t>
      </w:r>
      <w:r>
        <w:rPr>
          <w:rFonts w:cs="Arial" w:ascii="GHEA Grapalat" w:hAnsi="GHEA Grapalat"/>
          <w:sz w:val="22"/>
          <w:szCs w:val="22"/>
          <w:lang w:val="hy-AM"/>
        </w:rPr>
        <w:t>մարդ</w:t>
      </w:r>
      <w:r>
        <w:rPr>
          <w:rFonts w:ascii="GHEA Grapalat" w:hAnsi="GHEA Grapalat"/>
          <w:sz w:val="22"/>
          <w:szCs w:val="22"/>
          <w:lang w:val="hy-AM"/>
        </w:rPr>
        <w:t>/</w:t>
      </w:r>
      <w:r>
        <w:rPr>
          <w:rFonts w:cs="Arial" w:ascii="GHEA Grapalat" w:hAnsi="GHEA Grapalat"/>
          <w:sz w:val="22"/>
          <w:szCs w:val="22"/>
          <w:lang w:val="hy-AM"/>
        </w:rPr>
        <w:t>օր</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քաղաքային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գյուղական</w:t>
      </w:r>
      <w:r>
        <w:rPr>
          <w:rFonts w:ascii="GHEA Grapalat" w:hAnsi="GHEA Grapalat"/>
          <w:sz w:val="22"/>
          <w:szCs w:val="22"/>
          <w:lang w:val="hy-AM"/>
        </w:rPr>
        <w:t xml:space="preserve"> </w:t>
      </w:r>
      <w:r>
        <w:rPr>
          <w:rFonts w:cs="Arial" w:ascii="GHEA Grapalat" w:hAnsi="GHEA Grapalat"/>
          <w:sz w:val="22"/>
          <w:szCs w:val="22"/>
          <w:lang w:val="hy-AM"/>
        </w:rPr>
        <w:t>տարածքների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չնայած</w:t>
      </w:r>
      <w:r>
        <w:rPr>
          <w:rFonts w:ascii="GHEA Grapalat" w:hAnsi="GHEA Grapalat"/>
          <w:sz w:val="22"/>
          <w:szCs w:val="22"/>
          <w:lang w:val="hy-AM"/>
        </w:rPr>
        <w:t xml:space="preserve"> </w:t>
      </w:r>
      <w:r>
        <w:rPr>
          <w:rFonts w:cs="Arial" w:ascii="GHEA Grapalat" w:hAnsi="GHEA Grapalat"/>
          <w:sz w:val="22"/>
          <w:szCs w:val="22"/>
          <w:lang w:val="hy-AM"/>
        </w:rPr>
        <w:t>քաղաքային</w:t>
      </w:r>
      <w:r>
        <w:rPr>
          <w:rFonts w:ascii="GHEA Grapalat" w:hAnsi="GHEA Grapalat"/>
          <w:sz w:val="22"/>
          <w:szCs w:val="22"/>
          <w:lang w:val="hy-AM"/>
        </w:rPr>
        <w:t xml:space="preserve"> </w:t>
      </w:r>
      <w:r>
        <w:rPr>
          <w:rFonts w:cs="Arial" w:ascii="GHEA Grapalat" w:hAnsi="GHEA Grapalat"/>
          <w:sz w:val="22"/>
          <w:szCs w:val="22"/>
          <w:lang w:val="hy-AM"/>
        </w:rPr>
        <w:t>տարածքներում</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150 </w:t>
      </w:r>
      <w:r>
        <w:rPr>
          <w:rFonts w:cs="Arial" w:ascii="GHEA Grapalat" w:hAnsi="GHEA Grapalat"/>
          <w:sz w:val="22"/>
          <w:szCs w:val="22"/>
          <w:lang w:val="hy-AM"/>
        </w:rPr>
        <w:t>լ</w:t>
      </w:r>
      <w:r>
        <w:rPr>
          <w:rFonts w:ascii="GHEA Grapalat" w:hAnsi="GHEA Grapalat"/>
          <w:sz w:val="22"/>
          <w:szCs w:val="22"/>
          <w:lang w:val="hy-AM"/>
        </w:rPr>
        <w:t>/</w:t>
      </w:r>
      <w:r>
        <w:rPr>
          <w:rFonts w:cs="Arial" w:ascii="GHEA Grapalat" w:hAnsi="GHEA Grapalat"/>
          <w:sz w:val="22"/>
          <w:szCs w:val="22"/>
          <w:lang w:val="hy-AM"/>
        </w:rPr>
        <w:t>մարդ</w:t>
      </w:r>
      <w:r>
        <w:rPr>
          <w:rFonts w:ascii="GHEA Grapalat" w:hAnsi="GHEA Grapalat"/>
          <w:sz w:val="22"/>
          <w:szCs w:val="22"/>
          <w:lang w:val="hy-AM"/>
        </w:rPr>
        <w:t>/</w:t>
      </w:r>
      <w:r>
        <w:rPr>
          <w:rFonts w:cs="Arial" w:ascii="GHEA Grapalat" w:hAnsi="GHEA Grapalat"/>
          <w:sz w:val="22"/>
          <w:szCs w:val="22"/>
          <w:lang w:val="hy-AM"/>
        </w:rPr>
        <w:t>օր</w:t>
      </w:r>
      <w:r>
        <w:rPr>
          <w:rFonts w:ascii="GHEA Grapalat" w:hAnsi="GHEA Grapalat"/>
          <w:sz w:val="22"/>
          <w:szCs w:val="22"/>
          <w:lang w:val="hy-AM"/>
        </w:rPr>
        <w:t xml:space="preserve"> </w:t>
      </w:r>
      <w:r>
        <w:rPr>
          <w:rFonts w:cs="Arial" w:ascii="GHEA Grapalat" w:hAnsi="GHEA Grapalat"/>
          <w:sz w:val="22"/>
          <w:szCs w:val="22"/>
          <w:lang w:val="hy-AM"/>
        </w:rPr>
        <w:t>մակարդակի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ջրասպառումը</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առնելու</w:t>
      </w:r>
      <w:r>
        <w:rPr>
          <w:rFonts w:ascii="GHEA Grapalat" w:hAnsi="GHEA Grapalat"/>
          <w:sz w:val="22"/>
          <w:szCs w:val="22"/>
          <w:lang w:val="hy-AM"/>
        </w:rPr>
        <w:t xml:space="preserve"> </w:t>
      </w:r>
      <w:r>
        <w:rPr>
          <w:rFonts w:cs="Arial" w:ascii="GHEA Grapalat" w:hAnsi="GHEA Grapalat"/>
          <w:sz w:val="22"/>
          <w:szCs w:val="22"/>
          <w:lang w:val="hy-AM"/>
        </w:rPr>
        <w:t>պատճառն</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մինչ</w:t>
      </w:r>
      <w:r>
        <w:rPr>
          <w:rFonts w:ascii="GHEA Grapalat" w:hAnsi="GHEA Grapalat"/>
          <w:sz w:val="22"/>
          <w:szCs w:val="22"/>
          <w:lang w:val="hy-AM"/>
        </w:rPr>
        <w:t xml:space="preserve"> </w:t>
      </w:r>
      <w:r>
        <w:rPr>
          <w:rFonts w:cs="Arial" w:ascii="GHEA Grapalat" w:hAnsi="GHEA Grapalat"/>
          <w:sz w:val="22"/>
          <w:szCs w:val="22"/>
          <w:lang w:val="hy-AM"/>
        </w:rPr>
        <w:t>այժմ</w:t>
      </w:r>
      <w:r>
        <w:rPr>
          <w:rFonts w:ascii="GHEA Grapalat" w:hAnsi="GHEA Grapalat"/>
          <w:sz w:val="22"/>
          <w:szCs w:val="22"/>
          <w:lang w:val="hy-AM"/>
        </w:rPr>
        <w:t xml:space="preserve"> </w:t>
      </w:r>
      <w:r>
        <w:rPr>
          <w:rFonts w:cs="Arial" w:ascii="GHEA Grapalat" w:hAnsi="GHEA Grapalat"/>
          <w:sz w:val="22"/>
          <w:szCs w:val="22"/>
          <w:lang w:val="hy-AM"/>
        </w:rPr>
        <w:t>շատ</w:t>
      </w:r>
      <w:r>
        <w:rPr>
          <w:rFonts w:ascii="GHEA Grapalat" w:hAnsi="GHEA Grapalat"/>
          <w:sz w:val="22"/>
          <w:szCs w:val="22"/>
          <w:lang w:val="hy-AM"/>
        </w:rPr>
        <w:t xml:space="preserve"> </w:t>
      </w:r>
      <w:r>
        <w:rPr>
          <w:rFonts w:cs="Arial" w:ascii="GHEA Grapalat" w:hAnsi="GHEA Grapalat"/>
          <w:sz w:val="22"/>
          <w:szCs w:val="22"/>
          <w:lang w:val="hy-AM"/>
        </w:rPr>
        <w:t>սպառողներ</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խմելու</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փոքրածավալ</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նախընտրում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չհաշվառվել</w:t>
      </w:r>
      <w:r>
        <w:rPr>
          <w:rFonts w:ascii="GHEA Grapalat" w:hAnsi="GHEA Grapalat"/>
          <w:sz w:val="22"/>
          <w:szCs w:val="22"/>
          <w:lang w:val="hy-AM"/>
        </w:rPr>
        <w:t xml:space="preserve">: </w:t>
      </w:r>
      <w:r>
        <w:rPr>
          <w:rFonts w:cs="Arial" w:ascii="GHEA Grapalat" w:hAnsi="GHEA Grapalat"/>
          <w:sz w:val="22"/>
          <w:szCs w:val="22"/>
          <w:lang w:val="hy-AM"/>
        </w:rPr>
        <w:t>Այնուամենայնիվ</w:t>
      </w:r>
      <w:r>
        <w:rPr>
          <w:rFonts w:ascii="GHEA Grapalat" w:hAnsi="GHEA Grapalat"/>
          <w:sz w:val="22"/>
          <w:szCs w:val="22"/>
          <w:lang w:val="hy-AM"/>
        </w:rPr>
        <w:t xml:space="preserve">, </w:t>
      </w:r>
      <w:r>
        <w:rPr>
          <w:rFonts w:cs="Arial" w:ascii="GHEA Grapalat" w:hAnsi="GHEA Grapalat"/>
          <w:sz w:val="22"/>
          <w:szCs w:val="22"/>
          <w:lang w:val="hy-AM"/>
        </w:rPr>
        <w:t>հենց</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դառնա</w:t>
      </w:r>
      <w:r>
        <w:rPr>
          <w:rFonts w:ascii="GHEA Grapalat" w:hAnsi="GHEA Grapalat"/>
          <w:sz w:val="22"/>
          <w:szCs w:val="22"/>
          <w:lang w:val="hy-AM"/>
        </w:rPr>
        <w:t xml:space="preserve"> </w:t>
      </w:r>
      <w:r>
        <w:rPr>
          <w:rFonts w:cs="Arial" w:ascii="GHEA Grapalat" w:hAnsi="GHEA Grapalat"/>
          <w:sz w:val="22"/>
          <w:szCs w:val="22"/>
          <w:lang w:val="hy-AM"/>
        </w:rPr>
        <w:t>ապրանք</w:t>
      </w:r>
      <w:r>
        <w:rPr>
          <w:rFonts w:ascii="GHEA Grapalat" w:hAnsi="GHEA Grapalat"/>
          <w:sz w:val="22"/>
          <w:szCs w:val="22"/>
          <w:lang w:val="hy-AM"/>
        </w:rPr>
        <w:t xml:space="preserve">, </w:t>
      </w:r>
      <w:r>
        <w:rPr>
          <w:rFonts w:cs="Arial" w:ascii="GHEA Grapalat" w:hAnsi="GHEA Grapalat"/>
          <w:sz w:val="22"/>
          <w:szCs w:val="22"/>
          <w:lang w:val="hy-AM"/>
        </w:rPr>
        <w:t>մարդիկ</w:t>
      </w:r>
      <w:r>
        <w:rPr>
          <w:rFonts w:ascii="GHEA Grapalat" w:hAnsi="GHEA Grapalat"/>
          <w:sz w:val="22"/>
          <w:szCs w:val="22"/>
          <w:lang w:val="hy-AM"/>
        </w:rPr>
        <w:t xml:space="preserve"> </w:t>
      </w:r>
      <w:r>
        <w:rPr>
          <w:rFonts w:cs="Arial" w:ascii="GHEA Grapalat" w:hAnsi="GHEA Grapalat"/>
          <w:sz w:val="22"/>
          <w:szCs w:val="22"/>
          <w:lang w:val="hy-AM"/>
        </w:rPr>
        <w:t>կշեշտադրեն</w:t>
      </w:r>
      <w:r>
        <w:rPr>
          <w:rFonts w:ascii="GHEA Grapalat" w:hAnsi="GHEA Grapalat"/>
          <w:sz w:val="22"/>
          <w:szCs w:val="22"/>
          <w:lang w:val="hy-AM"/>
        </w:rPr>
        <w:t xml:space="preserve"> </w:t>
      </w:r>
      <w:r>
        <w:rPr>
          <w:rFonts w:cs="Arial" w:ascii="GHEA Grapalat" w:hAnsi="GHEA Grapalat"/>
          <w:sz w:val="22"/>
          <w:szCs w:val="22"/>
          <w:lang w:val="hy-AM"/>
        </w:rPr>
        <w:t>ծախսերի</w:t>
      </w:r>
      <w:r>
        <w:rPr>
          <w:rFonts w:ascii="GHEA Grapalat" w:hAnsi="GHEA Grapalat"/>
          <w:sz w:val="22"/>
          <w:szCs w:val="22"/>
          <w:lang w:val="hy-AM"/>
        </w:rPr>
        <w:t xml:space="preserve"> </w:t>
      </w:r>
      <w:r>
        <w:rPr>
          <w:rFonts w:cs="Arial" w:ascii="GHEA Grapalat" w:hAnsi="GHEA Grapalat"/>
          <w:sz w:val="22"/>
          <w:szCs w:val="22"/>
          <w:lang w:val="hy-AM"/>
        </w:rPr>
        <w:t>խնայողության</w:t>
      </w:r>
      <w:r>
        <w:rPr>
          <w:rFonts w:ascii="GHEA Grapalat" w:hAnsi="GHEA Grapalat"/>
          <w:sz w:val="22"/>
          <w:szCs w:val="22"/>
          <w:lang w:val="hy-AM"/>
        </w:rPr>
        <w:t xml:space="preserve"> </w:t>
      </w:r>
      <w:r>
        <w:rPr>
          <w:rFonts w:cs="Arial" w:ascii="GHEA Grapalat" w:hAnsi="GHEA Grapalat"/>
          <w:sz w:val="22"/>
          <w:szCs w:val="22"/>
          <w:lang w:val="hy-AM"/>
        </w:rPr>
        <w:t>միջոցառումները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Արարատյան</w:t>
      </w:r>
      <w:r>
        <w:rPr>
          <w:rFonts w:ascii="GHEA Grapalat" w:hAnsi="GHEA Grapalat"/>
          <w:sz w:val="22"/>
          <w:szCs w:val="22"/>
          <w:lang w:val="hy-AM"/>
        </w:rPr>
        <w:t xml:space="preserve"> ՋԿՏ-ի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դիտարկում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տարբեր</w:t>
      </w:r>
      <w:r>
        <w:rPr>
          <w:rFonts w:ascii="GHEA Grapalat" w:hAnsi="GHEA Grapalat"/>
          <w:sz w:val="22"/>
          <w:szCs w:val="22"/>
          <w:lang w:val="hy-AM"/>
        </w:rPr>
        <w:t xml:space="preserve"> </w:t>
      </w:r>
      <w:r>
        <w:rPr>
          <w:rFonts w:cs="Arial" w:ascii="GHEA Grapalat" w:hAnsi="GHEA Grapalat"/>
          <w:sz w:val="22"/>
          <w:szCs w:val="22"/>
          <w:lang w:val="hy-AM"/>
        </w:rPr>
        <w:t>ոլորտներ</w:t>
      </w:r>
      <w:r>
        <w:rPr>
          <w:rFonts w:ascii="GHEA Grapalat" w:hAnsi="GHEA Grapalat"/>
          <w:sz w:val="22"/>
          <w:szCs w:val="22"/>
          <w:lang w:val="hy-AM"/>
        </w:rPr>
        <w:t xml:space="preserve">, </w:t>
      </w:r>
      <w:r>
        <w:rPr>
          <w:rFonts w:cs="Arial" w:ascii="GHEA Grapalat" w:hAnsi="GHEA Grapalat"/>
          <w:sz w:val="22"/>
          <w:szCs w:val="22"/>
          <w:lang w:val="hy-AM"/>
        </w:rPr>
        <w:t>ներառյալ</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երը</w:t>
      </w:r>
      <w:r>
        <w:rPr>
          <w:rFonts w:ascii="GHEA Grapalat" w:hAnsi="GHEA Grapalat"/>
          <w:sz w:val="22"/>
          <w:szCs w:val="22"/>
          <w:lang w:val="hy-AM"/>
        </w:rPr>
        <w:t>, խմելո-կ</w:t>
      </w:r>
      <w:r>
        <w:rPr>
          <w:rFonts w:cs="Arial" w:ascii="GHEA Grapalat" w:hAnsi="GHEA Grapalat"/>
          <w:sz w:val="22"/>
          <w:szCs w:val="22"/>
          <w:lang w:val="hy-AM"/>
        </w:rPr>
        <w:t>ենցաղային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արդյունաբերությունը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շշալցումը</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նպատակն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գնահատել</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ջրասպառումը՝</w:t>
      </w:r>
      <w:r>
        <w:rPr>
          <w:rFonts w:ascii="GHEA Grapalat" w:hAnsi="GHEA Grapalat"/>
          <w:sz w:val="22"/>
          <w:szCs w:val="22"/>
          <w:lang w:val="hy-AM"/>
        </w:rPr>
        <w:t xml:space="preserve"> </w:t>
      </w:r>
      <w:r>
        <w:rPr>
          <w:rFonts w:cs="Arial" w:ascii="GHEA Grapalat" w:hAnsi="GHEA Grapalat"/>
          <w:sz w:val="22"/>
          <w:szCs w:val="22"/>
          <w:lang w:val="hy-AM"/>
        </w:rPr>
        <w:t>հիմնվելով</w:t>
      </w:r>
      <w:r>
        <w:rPr>
          <w:rFonts w:ascii="GHEA Grapalat" w:hAnsi="GHEA Grapalat"/>
          <w:sz w:val="22"/>
          <w:szCs w:val="22"/>
          <w:lang w:val="hy-AM"/>
        </w:rPr>
        <w:t xml:space="preserve"> </w:t>
      </w:r>
      <w:r>
        <w:rPr>
          <w:rFonts w:cs="Arial" w:ascii="GHEA Grapalat" w:hAnsi="GHEA Grapalat"/>
          <w:sz w:val="22"/>
          <w:szCs w:val="22"/>
          <w:lang w:val="hy-AM"/>
        </w:rPr>
        <w:t>յուրաքանչյուր</w:t>
      </w:r>
      <w:r>
        <w:rPr>
          <w:rFonts w:ascii="GHEA Grapalat" w:hAnsi="GHEA Grapalat"/>
          <w:sz w:val="22"/>
          <w:szCs w:val="22"/>
          <w:lang w:val="hy-AM"/>
        </w:rPr>
        <w:t xml:space="preserve"> </w:t>
      </w:r>
      <w:r>
        <w:rPr>
          <w:rFonts w:cs="Arial" w:ascii="GHEA Grapalat" w:hAnsi="GHEA Grapalat"/>
          <w:sz w:val="22"/>
          <w:szCs w:val="22"/>
          <w:lang w:val="hy-AM"/>
        </w:rPr>
        <w:t>ոլորտին</w:t>
      </w:r>
      <w:r>
        <w:rPr>
          <w:rFonts w:ascii="GHEA Grapalat" w:hAnsi="GHEA Grapalat"/>
          <w:sz w:val="22"/>
          <w:szCs w:val="22"/>
          <w:lang w:val="hy-AM"/>
        </w:rPr>
        <w:t xml:space="preserve"> </w:t>
      </w:r>
      <w:r>
        <w:rPr>
          <w:rFonts w:cs="Arial" w:ascii="GHEA Grapalat" w:hAnsi="GHEA Grapalat"/>
          <w:sz w:val="22"/>
          <w:szCs w:val="22"/>
          <w:lang w:val="hy-AM"/>
        </w:rPr>
        <w:t>վերաբերող</w:t>
      </w:r>
      <w:r>
        <w:rPr>
          <w:rFonts w:ascii="GHEA Grapalat" w:hAnsi="GHEA Grapalat"/>
          <w:sz w:val="22"/>
          <w:szCs w:val="22"/>
          <w:lang w:val="hy-AM"/>
        </w:rPr>
        <w:t xml:space="preserve"> </w:t>
      </w:r>
      <w:r>
        <w:rPr>
          <w:rFonts w:cs="Arial" w:ascii="GHEA Grapalat" w:hAnsi="GHEA Grapalat"/>
          <w:sz w:val="22"/>
          <w:szCs w:val="22"/>
          <w:lang w:val="hy-AM"/>
        </w:rPr>
        <w:t>կոնկրետ</w:t>
      </w:r>
      <w:r>
        <w:rPr>
          <w:rFonts w:ascii="GHEA Grapalat" w:hAnsi="GHEA Grapalat"/>
          <w:sz w:val="22"/>
          <w:szCs w:val="22"/>
          <w:lang w:val="hy-AM"/>
        </w:rPr>
        <w:t xml:space="preserve"> </w:t>
      </w:r>
      <w:r>
        <w:rPr>
          <w:rFonts w:cs="Arial" w:ascii="GHEA Grapalat" w:hAnsi="GHEA Grapalat"/>
          <w:sz w:val="22"/>
          <w:szCs w:val="22"/>
          <w:lang w:val="hy-AM"/>
        </w:rPr>
        <w:t>գործոնների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w:t>
      </w:r>
    </w:p>
    <w:p>
      <w:pPr>
        <w:pStyle w:val="BodyText"/>
        <w:spacing w:lineRule="auto" w:line="276" w:before="120" w:after="0"/>
        <w:ind w:hanging="0"/>
        <w:rPr>
          <w:rFonts w:ascii="GHEA Grapalat" w:hAnsi="GHEA Grapalat"/>
          <w:lang w:val="hy-AM"/>
        </w:rPr>
      </w:pPr>
      <w:r>
        <w:rPr>
          <w:rFonts w:ascii="GHEA Grapalat" w:hAnsi="GHEA Grapalat"/>
          <w:lang w:val="hy-AM"/>
        </w:rPr>
      </w:r>
    </w:p>
    <w:p>
      <w:pPr>
        <w:pStyle w:val="ListParagraph"/>
        <w:numPr>
          <w:ilvl w:val="2"/>
          <w:numId w:val="59"/>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99" w:name="_Toc180589677"/>
      <w:r>
        <w:rPr>
          <w:rFonts w:ascii="GHEA Grapalat" w:hAnsi="GHEA Grapalat"/>
          <w:b/>
          <w:bCs/>
          <w:color w:themeColor="accent1" w:val="4F81BD"/>
          <w:sz w:val="24"/>
          <w:szCs w:val="24"/>
          <w:lang w:val="hy-AM"/>
        </w:rPr>
        <w:t>Մակերևութային ջրային ռեսուրսներ</w:t>
      </w:r>
      <w:bookmarkEnd w:id="99"/>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ՋԿՏ-ում մակերևութային ջրօգտագործման կանխատեսումը գնահատվում է՝ օգտագործելով ոլորտին հատուկ մեթոդաբանություններ:</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Խմելու-կենցաղային</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խմելու-կենցաղային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խմելու-կենցաղային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ջասպառում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դիտարկվող</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տարվա</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գնահատված</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ascii="GHEA Grapalat" w:hAnsi="GHEA Grapalat"/>
          <w:sz w:val="22"/>
          <w:szCs w:val="22"/>
          <w:lang w:val="hy-AM"/>
        </w:rPr>
        <w:t xml:space="preserve">, </w:t>
      </w:r>
      <w:r>
        <w:rPr>
          <w:rFonts w:cs="Arial" w:ascii="GHEA Grapalat" w:hAnsi="GHEA Grapalat"/>
          <w:sz w:val="22"/>
          <w:szCs w:val="22"/>
          <w:lang w:val="hy-AM"/>
        </w:rPr>
        <w:t>իսկ</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բնակչությանը</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ջրասպառում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գործոնը</w:t>
      </w:r>
      <w:r>
        <w:rPr>
          <w:rFonts w:ascii="GHEA Grapalat" w:hAnsi="GHEA Grapalat"/>
          <w:sz w:val="22"/>
          <w:szCs w:val="22"/>
          <w:lang w:val="hy-AM"/>
        </w:rPr>
        <w:t xml:space="preserve"> </w:t>
      </w:r>
      <w:r>
        <w:rPr>
          <w:rFonts w:cs="Arial" w:ascii="GHEA Grapalat" w:hAnsi="GHEA Grapalat"/>
          <w:sz w:val="22"/>
          <w:szCs w:val="22"/>
          <w:lang w:val="hy-AM"/>
        </w:rPr>
        <w:t>ենթադրվում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կաճի</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0.995 </w:t>
      </w:r>
      <w:r>
        <w:rPr>
          <w:rFonts w:cs="Arial" w:ascii="GHEA Grapalat" w:hAnsi="GHEA Grapalat"/>
          <w:sz w:val="22"/>
          <w:szCs w:val="22"/>
          <w:lang w:val="hy-AM"/>
        </w:rPr>
        <w:t>տեմպով</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0.5% </w:t>
      </w:r>
      <w:r>
        <w:rPr>
          <w:rFonts w:cs="Arial" w:ascii="GHEA Grapalat" w:hAnsi="GHEA Grapalat"/>
          <w:sz w:val="22"/>
          <w:szCs w:val="22"/>
          <w:lang w:val="hy-AM"/>
        </w:rPr>
        <w:t>բարելավում</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համահունչ</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նմանատիպ</w:t>
      </w:r>
      <w:r>
        <w:rPr>
          <w:rFonts w:ascii="GHEA Grapalat" w:hAnsi="GHEA Grapalat"/>
          <w:sz w:val="22"/>
          <w:szCs w:val="22"/>
          <w:lang w:val="hy-AM"/>
        </w:rPr>
        <w:t xml:space="preserve"> </w:t>
      </w:r>
      <w:r>
        <w:rPr>
          <w:rFonts w:cs="Arial" w:ascii="GHEA Grapalat" w:hAnsi="GHEA Grapalat"/>
          <w:sz w:val="22"/>
          <w:szCs w:val="22"/>
          <w:lang w:val="hy-AM"/>
        </w:rPr>
        <w:t>սոցիալ</w:t>
      </w:r>
      <w:r>
        <w:rPr>
          <w:rFonts w:ascii="GHEA Grapalat" w:hAnsi="GHEA Grapalat"/>
          <w:sz w:val="22"/>
          <w:szCs w:val="22"/>
          <w:lang w:val="hy-AM"/>
        </w:rPr>
        <w:t>-</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բնութագրեր</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եվրոպական</w:t>
      </w:r>
      <w:r>
        <w:rPr>
          <w:rFonts w:ascii="GHEA Grapalat" w:hAnsi="GHEA Grapalat"/>
          <w:sz w:val="22"/>
          <w:szCs w:val="22"/>
          <w:lang w:val="hy-AM"/>
        </w:rPr>
        <w:t xml:space="preserve"> </w:t>
      </w:r>
      <w:r>
        <w:rPr>
          <w:rFonts w:cs="Arial" w:ascii="GHEA Grapalat" w:hAnsi="GHEA Grapalat"/>
          <w:sz w:val="22"/>
          <w:szCs w:val="22"/>
          <w:lang w:val="hy-AM"/>
        </w:rPr>
        <w:t>երկրների</w:t>
      </w:r>
      <w:r>
        <w:rPr>
          <w:rFonts w:ascii="GHEA Grapalat" w:hAnsi="GHEA Grapalat"/>
          <w:sz w:val="22"/>
          <w:szCs w:val="22"/>
          <w:lang w:val="hy-AM"/>
        </w:rPr>
        <w:t xml:space="preserve"> </w:t>
      </w:r>
      <w:r>
        <w:rPr>
          <w:rFonts w:cs="Arial" w:ascii="GHEA Grapalat" w:hAnsi="GHEA Grapalat"/>
          <w:sz w:val="22"/>
          <w:szCs w:val="22"/>
          <w:lang w:val="hy-AM"/>
        </w:rPr>
        <w:t>զարգացման</w:t>
      </w:r>
      <w:r>
        <w:rPr>
          <w:rFonts w:ascii="GHEA Grapalat" w:hAnsi="GHEA Grapalat"/>
          <w:sz w:val="22"/>
          <w:szCs w:val="22"/>
          <w:lang w:val="hy-AM"/>
        </w:rPr>
        <w:t xml:space="preserve"> </w:t>
      </w:r>
      <w:r>
        <w:rPr>
          <w:rFonts w:cs="Arial" w:ascii="GHEA Grapalat" w:hAnsi="GHEA Grapalat"/>
          <w:sz w:val="22"/>
          <w:szCs w:val="22"/>
          <w:lang w:val="hy-AM"/>
        </w:rPr>
        <w:t>ուղուն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Ոռոգման</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գործակից</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տարվա</w:t>
      </w:r>
      <w:r>
        <w:rPr>
          <w:rFonts w:ascii="GHEA Grapalat" w:hAnsi="GHEA Grapalat"/>
          <w:sz w:val="22"/>
          <w:szCs w:val="22"/>
          <w:lang w:val="hy-AM"/>
        </w:rPr>
        <w:t xml:space="preserve"> </w:t>
      </w:r>
      <w:r>
        <w:rPr>
          <w:rFonts w:cs="Arial" w:ascii="GHEA Grapalat" w:hAnsi="GHEA Grapalat"/>
          <w:sz w:val="22"/>
          <w:szCs w:val="22"/>
          <w:lang w:val="hy-AM"/>
        </w:rPr>
        <w:t>գնահատված</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ascii="GHEA Grapalat" w:hAnsi="GHEA Grapalat"/>
          <w:sz w:val="22"/>
          <w:szCs w:val="22"/>
          <w:lang w:val="hy-AM"/>
        </w:rPr>
        <w:t xml:space="preserve">, </w:t>
      </w:r>
      <w:r>
        <w:rPr>
          <w:rFonts w:cs="Arial" w:ascii="GHEA Grapalat" w:hAnsi="GHEA Grapalat"/>
          <w:sz w:val="22"/>
          <w:szCs w:val="22"/>
          <w:lang w:val="hy-AM"/>
        </w:rPr>
        <w:t>իսկ</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բնակչությունը</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բնակչությանը</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գործակիցը</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ենթադրվում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կաճի</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0.995 </w:t>
      </w:r>
      <w:r>
        <w:rPr>
          <w:rFonts w:cs="Arial" w:ascii="GHEA Grapalat" w:hAnsi="GHEA Grapalat"/>
          <w:sz w:val="22"/>
          <w:szCs w:val="22"/>
          <w:lang w:val="hy-AM"/>
        </w:rPr>
        <w:t>տեմպով</w:t>
      </w:r>
      <w:r>
        <w:rPr>
          <w:rFonts w:ascii="GHEA Grapalat" w:hAnsi="GHEA Grapalat"/>
          <w:sz w:val="22"/>
          <w:szCs w:val="22"/>
          <w:lang w:val="hy-AM"/>
        </w:rPr>
        <w:t xml:space="preserve">, </w:t>
      </w:r>
      <w:r>
        <w:rPr>
          <w:rFonts w:cs="Arial" w:ascii="GHEA Grapalat" w:hAnsi="GHEA Grapalat"/>
          <w:sz w:val="22"/>
          <w:szCs w:val="22"/>
          <w:lang w:val="hy-AM"/>
        </w:rPr>
        <w:t>արտացոլելով</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0.5% </w:t>
      </w:r>
      <w:r>
        <w:rPr>
          <w:rFonts w:cs="Arial" w:ascii="GHEA Grapalat" w:hAnsi="GHEA Grapalat"/>
          <w:sz w:val="22"/>
          <w:szCs w:val="22"/>
          <w:lang w:val="hy-AM"/>
        </w:rPr>
        <w:t>բարելավում</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արժեքը</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նմանատիպ</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պրակտիկա</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եվրոպական</w:t>
      </w:r>
      <w:r>
        <w:rPr>
          <w:rFonts w:ascii="GHEA Grapalat" w:hAnsi="GHEA Grapalat"/>
          <w:sz w:val="22"/>
          <w:szCs w:val="22"/>
          <w:lang w:val="hy-AM"/>
        </w:rPr>
        <w:t xml:space="preserve"> </w:t>
      </w:r>
      <w:r>
        <w:rPr>
          <w:rFonts w:cs="Arial" w:ascii="GHEA Grapalat" w:hAnsi="GHEA Grapalat"/>
          <w:sz w:val="22"/>
          <w:szCs w:val="22"/>
          <w:lang w:val="hy-AM"/>
        </w:rPr>
        <w:t>երկրներում</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ՓՀԷԿ</w:t>
      </w:r>
      <w:r>
        <w:rPr>
          <w:rFonts w:ascii="GHEA Grapalat" w:hAnsi="GHEA Grapalat"/>
          <w:b/>
          <w:sz w:val="22"/>
          <w:szCs w:val="22"/>
          <w:lang w:val="hy-AM"/>
        </w:rPr>
        <w:t>-</w:t>
      </w:r>
      <w:r>
        <w:rPr>
          <w:rFonts w:cs="Arial" w:ascii="GHEA Grapalat" w:hAnsi="GHEA Grapalat"/>
          <w:b/>
          <w:sz w:val="22"/>
          <w:szCs w:val="22"/>
          <w:lang w:val="hy-AM"/>
        </w:rPr>
        <w:t>երի</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փոքր</w:t>
      </w:r>
      <w:r>
        <w:rPr>
          <w:rFonts w:ascii="GHEA Grapalat" w:hAnsi="GHEA Grapalat"/>
          <w:sz w:val="22"/>
          <w:szCs w:val="22"/>
          <w:lang w:val="hy-AM"/>
        </w:rPr>
        <w:t xml:space="preserve"> </w:t>
      </w:r>
      <w:r>
        <w:rPr>
          <w:rFonts w:cs="Arial" w:ascii="GHEA Grapalat" w:hAnsi="GHEA Grapalat"/>
          <w:sz w:val="22"/>
          <w:szCs w:val="22"/>
          <w:lang w:val="hy-AM"/>
        </w:rPr>
        <w:t>հիդրոէլեկտրակայանների</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առանձնահատուկ</w:t>
      </w:r>
      <w:r>
        <w:rPr>
          <w:rFonts w:ascii="GHEA Grapalat" w:hAnsi="GHEA Grapalat"/>
          <w:sz w:val="22"/>
          <w:szCs w:val="22"/>
          <w:lang w:val="hy-AM"/>
        </w:rPr>
        <w:t xml:space="preserve"> </w:t>
      </w:r>
      <w:r>
        <w:rPr>
          <w:rFonts w:cs="Arial" w:ascii="GHEA Grapalat" w:hAnsi="GHEA Grapalat"/>
          <w:sz w:val="22"/>
          <w:szCs w:val="22"/>
          <w:lang w:val="hy-AM"/>
        </w:rPr>
        <w:t>մոտեցում՝</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դրա</w:t>
      </w:r>
      <w:r>
        <w:rPr>
          <w:rFonts w:ascii="GHEA Grapalat" w:hAnsi="GHEA Grapalat"/>
          <w:sz w:val="22"/>
          <w:szCs w:val="22"/>
          <w:lang w:val="hy-AM"/>
        </w:rPr>
        <w:t xml:space="preserve"> </w:t>
      </w:r>
      <w:r>
        <w:rPr>
          <w:rFonts w:cs="Arial" w:ascii="GHEA Grapalat" w:hAnsi="GHEA Grapalat"/>
          <w:sz w:val="22"/>
          <w:szCs w:val="22"/>
          <w:lang w:val="hy-AM"/>
        </w:rPr>
        <w:t>յուրահատուկ</w:t>
      </w:r>
      <w:r>
        <w:rPr>
          <w:rFonts w:ascii="GHEA Grapalat" w:hAnsi="GHEA Grapalat"/>
          <w:sz w:val="22"/>
          <w:szCs w:val="22"/>
          <w:lang w:val="hy-AM"/>
        </w:rPr>
        <w:t xml:space="preserve"> </w:t>
      </w:r>
      <w:r>
        <w:rPr>
          <w:rFonts w:cs="Arial" w:ascii="GHEA Grapalat" w:hAnsi="GHEA Grapalat"/>
          <w:sz w:val="22"/>
          <w:szCs w:val="22"/>
          <w:lang w:val="hy-AM"/>
        </w:rPr>
        <w:t>բնութագրերով</w:t>
      </w:r>
      <w:r>
        <w:rPr>
          <w:rFonts w:ascii="GHEA Grapalat" w:hAnsi="GHEA Grapalat"/>
          <w:sz w:val="22"/>
          <w:szCs w:val="22"/>
          <w:lang w:val="hy-AM"/>
        </w:rPr>
        <w:t xml:space="preserve">: </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տարբերություն</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ջրօգտագործումն</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չէ</w:t>
      </w:r>
      <w:r>
        <w:rPr>
          <w:rFonts w:ascii="GHEA Grapalat" w:hAnsi="GHEA Grapalat"/>
          <w:sz w:val="22"/>
          <w:szCs w:val="22"/>
          <w:lang w:val="hy-AM"/>
        </w:rPr>
        <w:t xml:space="preserve"> </w:t>
      </w: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պահանջարկով</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կարգավորող</w:t>
      </w:r>
      <w:r>
        <w:rPr>
          <w:rFonts w:ascii="GHEA Grapalat" w:hAnsi="GHEA Grapalat"/>
          <w:sz w:val="22"/>
          <w:szCs w:val="22"/>
          <w:lang w:val="hy-AM"/>
        </w:rPr>
        <w:t xml:space="preserve"> </w:t>
      </w:r>
      <w:r>
        <w:rPr>
          <w:rFonts w:cs="Arial" w:ascii="GHEA Grapalat" w:hAnsi="GHEA Grapalat"/>
          <w:sz w:val="22"/>
          <w:szCs w:val="22"/>
          <w:lang w:val="hy-AM"/>
        </w:rPr>
        <w:t>գործոններով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Կարճաժամկետ</w:t>
      </w:r>
      <w:r>
        <w:rPr>
          <w:rFonts w:ascii="GHEA Grapalat" w:hAnsi="GHEA Grapalat"/>
          <w:sz w:val="22"/>
          <w:szCs w:val="22"/>
          <w:lang w:val="hy-AM"/>
        </w:rPr>
        <w:t xml:space="preserve"> </w:t>
      </w:r>
      <w:r>
        <w:rPr>
          <w:rFonts w:cs="Arial" w:ascii="GHEA Grapalat" w:hAnsi="GHEA Grapalat"/>
          <w:sz w:val="22"/>
          <w:szCs w:val="22"/>
          <w:lang w:val="hy-AM"/>
        </w:rPr>
        <w:t>հեռանկարում</w:t>
      </w:r>
      <w:r>
        <w:rPr>
          <w:rFonts w:ascii="GHEA Grapalat" w:hAnsi="GHEA Grapalat"/>
          <w:sz w:val="22"/>
          <w:szCs w:val="22"/>
          <w:lang w:val="hy-AM"/>
        </w:rPr>
        <w:t xml:space="preserve"> (0-10 </w:t>
      </w:r>
      <w:r>
        <w:rPr>
          <w:rFonts w:cs="Arial" w:ascii="GHEA Grapalat" w:hAnsi="GHEA Grapalat"/>
          <w:sz w:val="22"/>
          <w:szCs w:val="22"/>
          <w:lang w:val="hy-AM"/>
        </w:rPr>
        <w:t>տարի</w:t>
      </w:r>
      <w:r>
        <w:rPr>
          <w:rFonts w:ascii="GHEA Grapalat" w:hAnsi="GHEA Grapalat"/>
          <w:sz w:val="22"/>
          <w:szCs w:val="22"/>
          <w:lang w:val="hy-AM"/>
        </w:rPr>
        <w:t xml:space="preserve">) </w:t>
      </w:r>
      <w:r>
        <w:rPr>
          <w:rFonts w:cs="Arial" w:ascii="GHEA Grapalat" w:hAnsi="GHEA Grapalat"/>
          <w:sz w:val="22"/>
          <w:szCs w:val="22"/>
          <w:lang w:val="hy-AM"/>
        </w:rPr>
        <w:t>ակնկալվում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կմնա</w:t>
      </w:r>
      <w:r>
        <w:rPr>
          <w:rFonts w:ascii="GHEA Grapalat" w:hAnsi="GHEA Grapalat"/>
          <w:sz w:val="22"/>
          <w:szCs w:val="22"/>
          <w:lang w:val="hy-AM"/>
        </w:rPr>
        <w:t xml:space="preserve"> </w:t>
      </w:r>
      <w:r>
        <w:rPr>
          <w:rFonts w:cs="Arial" w:ascii="GHEA Grapalat" w:hAnsi="GHEA Grapalat"/>
          <w:sz w:val="22"/>
          <w:szCs w:val="22"/>
          <w:lang w:val="hy-AM"/>
        </w:rPr>
        <w:t>հաստատուն</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մակարդակի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արտացոլելով</w:t>
      </w:r>
      <w:r>
        <w:rPr>
          <w:rFonts w:ascii="GHEA Grapalat" w:hAnsi="GHEA Grapalat"/>
          <w:sz w:val="22"/>
          <w:szCs w:val="22"/>
          <w:lang w:val="hy-AM"/>
        </w:rPr>
        <w:t xml:space="preserve"> </w:t>
      </w:r>
      <w:r>
        <w:rPr>
          <w:rFonts w:cs="Arial" w:ascii="GHEA Grapalat" w:hAnsi="GHEA Grapalat"/>
          <w:sz w:val="22"/>
          <w:szCs w:val="22"/>
          <w:lang w:val="hy-AM"/>
        </w:rPr>
        <w:t>տարածաշրջանում</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լիցենզիաների</w:t>
      </w:r>
      <w:r>
        <w:rPr>
          <w:rFonts w:ascii="GHEA Grapalat" w:hAnsi="GHEA Grapalat"/>
          <w:sz w:val="22"/>
          <w:szCs w:val="22"/>
          <w:lang w:val="hy-AM"/>
        </w:rPr>
        <w:t xml:space="preserve"> </w:t>
      </w:r>
      <w:r>
        <w:rPr>
          <w:rFonts w:cs="Arial" w:ascii="GHEA Grapalat" w:hAnsi="GHEA Grapalat"/>
          <w:sz w:val="22"/>
          <w:szCs w:val="22"/>
          <w:lang w:val="hy-AM"/>
        </w:rPr>
        <w:t>կայունացումը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գոյություն</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հզորությունների</w:t>
      </w:r>
      <w:r>
        <w:rPr>
          <w:rFonts w:ascii="GHEA Grapalat" w:hAnsi="GHEA Grapalat"/>
          <w:sz w:val="22"/>
          <w:szCs w:val="22"/>
          <w:lang w:val="hy-AM"/>
        </w:rPr>
        <w:t xml:space="preserve"> </w:t>
      </w:r>
      <w:r>
        <w:rPr>
          <w:rFonts w:cs="Arial" w:ascii="GHEA Grapalat" w:hAnsi="GHEA Grapalat"/>
          <w:sz w:val="22"/>
          <w:szCs w:val="22"/>
          <w:lang w:val="hy-AM"/>
        </w:rPr>
        <w:t>լիարժեք</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ժամանակահատվածի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արտահայտվել</w:t>
      </w:r>
      <w:r>
        <w:rPr>
          <w:rFonts w:ascii="GHEA Grapalat" w:hAnsi="GHEA Grapalat"/>
          <w:sz w:val="22"/>
          <w:szCs w:val="22"/>
          <w:lang w:val="hy-AM"/>
        </w:rPr>
        <w:t xml:space="preserve"> </w:t>
      </w:r>
      <w:r>
        <w:rPr>
          <w:rFonts w:cs="Arial" w:ascii="GHEA Grapalat" w:hAnsi="GHEA Grapalat"/>
          <w:sz w:val="22"/>
          <w:szCs w:val="22"/>
          <w:lang w:val="hy-AM"/>
        </w:rPr>
        <w:t>հետևյալ</w:t>
      </w:r>
      <w:r>
        <w:rPr>
          <w:rFonts w:ascii="GHEA Grapalat" w:hAnsi="GHEA Grapalat"/>
          <w:sz w:val="22"/>
          <w:szCs w:val="22"/>
          <w:lang w:val="hy-AM"/>
        </w:rPr>
        <w:t xml:space="preserve"> </w:t>
      </w:r>
      <w:r>
        <w:rPr>
          <w:rFonts w:cs="Arial" w:ascii="GHEA Grapalat" w:hAnsi="GHEA Grapalat"/>
          <w:sz w:val="22"/>
          <w:szCs w:val="22"/>
          <w:lang w:val="hy-AM"/>
        </w:rPr>
        <w:t>կերպ</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(0-10 </w:t>
      </w:r>
      <w:r>
        <w:rPr>
          <w:rFonts w:cs="Arial" w:ascii="GHEA Grapalat" w:hAnsi="GHEA Grapalat"/>
          <w:sz w:val="22"/>
          <w:szCs w:val="22"/>
          <w:lang w:val="hy-AM"/>
        </w:rPr>
        <w:t>տարի</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10 </w:t>
      </w:r>
      <w:r>
        <w:rPr>
          <w:rFonts w:cs="Arial" w:ascii="GHEA Grapalat" w:hAnsi="GHEA Grapalat"/>
          <w:sz w:val="22"/>
          <w:szCs w:val="22"/>
          <w:lang w:val="hy-AM"/>
        </w:rPr>
        <w:t>տարուց</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կանխատեսումների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առնվում</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միտումները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բարելավումները</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հաշվարկվում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հետևյալ</w:t>
      </w:r>
      <w:r>
        <w:rPr>
          <w:rFonts w:ascii="GHEA Grapalat" w:hAnsi="GHEA Grapalat"/>
          <w:sz w:val="22"/>
          <w:szCs w:val="22"/>
          <w:lang w:val="hy-AM"/>
        </w:rPr>
        <w:t xml:space="preserve"> </w:t>
      </w:r>
      <w:r>
        <w:rPr>
          <w:rFonts w:cs="Arial" w:ascii="GHEA Grapalat" w:hAnsi="GHEA Grapalat"/>
          <w:sz w:val="22"/>
          <w:szCs w:val="22"/>
          <w:lang w:val="hy-AM"/>
        </w:rPr>
        <w:t>բանաձևով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(10+ </w:t>
      </w:r>
      <w:r>
        <w:rPr>
          <w:rFonts w:cs="Arial" w:ascii="GHEA Grapalat" w:hAnsi="GHEA Grapalat"/>
          <w:sz w:val="22"/>
          <w:szCs w:val="22"/>
          <w:lang w:val="hy-AM"/>
        </w:rPr>
        <w:t>տարի</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գործակից</w:t>
      </w:r>
      <w:r>
        <w:rPr>
          <w:rFonts w:ascii="GHEA Grapalat" w:hAnsi="GHEA Grapalat"/>
          <w:sz w:val="22"/>
          <w:szCs w:val="22"/>
          <w:lang w:val="hy-AM"/>
        </w:rPr>
        <w:t xml:space="preserve"> *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գործակից</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Որտեղ՝</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գործակից</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գործակից</w:t>
      </w:r>
      <w:r>
        <w:rPr>
          <w:rFonts w:ascii="GHEA Grapalat" w:hAnsi="GHEA Grapalat"/>
          <w:sz w:val="22"/>
          <w:szCs w:val="22"/>
          <w:lang w:val="hy-AM"/>
        </w:rPr>
        <w:t xml:space="preserve"> = (1 - </w:t>
      </w:r>
      <w:r>
        <w:rPr>
          <w:rFonts w:cs="Arial" w:ascii="GHEA Grapalat" w:hAnsi="GHEA Grapalat"/>
          <w:sz w:val="22"/>
          <w:szCs w:val="22"/>
          <w:lang w:val="hy-AM"/>
        </w:rPr>
        <w:t>Տարեկան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բարելավում</w:t>
      </w:r>
      <w:r>
        <w:rPr>
          <w:rFonts w:ascii="GHEA Grapalat" w:hAnsi="GHEA Grapalat"/>
          <w:sz w:val="22"/>
          <w:szCs w:val="22"/>
          <w:lang w:val="hy-AM"/>
        </w:rPr>
        <w:t>)^(</w:t>
      </w:r>
      <w:r>
        <w:rPr>
          <w:rFonts w:cs="Arial" w:ascii="GHEA Grapalat" w:hAnsi="GHEA Grapalat"/>
          <w:sz w:val="22"/>
          <w:szCs w:val="22"/>
          <w:lang w:val="hy-AM"/>
        </w:rPr>
        <w:t>Տարիների</w:t>
      </w:r>
      <w:r>
        <w:rPr>
          <w:rFonts w:ascii="GHEA Grapalat" w:hAnsi="GHEA Grapalat"/>
          <w:sz w:val="22"/>
          <w:szCs w:val="22"/>
          <w:lang w:val="hy-AM"/>
        </w:rPr>
        <w:t xml:space="preserve"> </w:t>
      </w:r>
      <w:r>
        <w:rPr>
          <w:rFonts w:cs="Arial" w:ascii="GHEA Grapalat" w:hAnsi="GHEA Grapalat"/>
          <w:sz w:val="22"/>
          <w:szCs w:val="22"/>
          <w:lang w:val="hy-AM"/>
        </w:rPr>
        <w:t>քանակը</w:t>
      </w:r>
      <w:r>
        <w:rPr>
          <w:rFonts w:ascii="GHEA Grapalat" w:hAnsi="GHEA Grapalat"/>
          <w:sz w:val="22"/>
          <w:szCs w:val="22"/>
          <w:lang w:val="hy-AM"/>
        </w:rPr>
        <w:t xml:space="preserve"> </w:t>
      </w:r>
      <w:r>
        <w:rPr>
          <w:rFonts w:cs="Arial" w:ascii="GHEA Grapalat" w:hAnsi="GHEA Grapalat"/>
          <w:sz w:val="22"/>
          <w:szCs w:val="22"/>
          <w:lang w:val="hy-AM"/>
        </w:rPr>
        <w:t>բազային</w:t>
      </w:r>
      <w:r>
        <w:rPr>
          <w:rFonts w:ascii="GHEA Grapalat" w:hAnsi="GHEA Grapalat"/>
          <w:sz w:val="22"/>
          <w:szCs w:val="22"/>
          <w:lang w:val="hy-AM"/>
        </w:rPr>
        <w:t xml:space="preserve"> </w:t>
      </w:r>
      <w:r>
        <w:rPr>
          <w:rFonts w:cs="Arial" w:ascii="GHEA Grapalat" w:hAnsi="GHEA Grapalat"/>
          <w:sz w:val="22"/>
          <w:szCs w:val="22"/>
          <w:lang w:val="hy-AM"/>
        </w:rPr>
        <w:t>տարուց</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գործակիցը</w:t>
      </w:r>
      <w:r>
        <w:rPr>
          <w:rFonts w:ascii="GHEA Grapalat" w:hAnsi="GHEA Grapalat"/>
          <w:sz w:val="22"/>
          <w:szCs w:val="22"/>
          <w:lang w:val="hy-AM"/>
        </w:rPr>
        <w:t xml:space="preserve"> </w:t>
      </w:r>
      <w:r>
        <w:rPr>
          <w:rFonts w:cs="Arial" w:ascii="GHEA Grapalat" w:hAnsi="GHEA Grapalat"/>
          <w:sz w:val="22"/>
          <w:szCs w:val="22"/>
          <w:lang w:val="hy-AM"/>
        </w:rPr>
        <w:t>բխում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պահանջարկից՝</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առնելով</w:t>
      </w:r>
      <w:r>
        <w:rPr>
          <w:rFonts w:ascii="GHEA Grapalat" w:hAnsi="GHEA Grapalat"/>
          <w:sz w:val="22"/>
          <w:szCs w:val="22"/>
          <w:lang w:val="hy-AM"/>
        </w:rPr>
        <w:t xml:space="preserve"> </w:t>
      </w:r>
      <w:r>
        <w:rPr>
          <w:rFonts w:cs="Arial" w:ascii="GHEA Grapalat" w:hAnsi="GHEA Grapalat"/>
          <w:sz w:val="22"/>
          <w:szCs w:val="22"/>
          <w:lang w:val="hy-AM"/>
        </w:rPr>
        <w:t>էլեկտրական</w:t>
      </w:r>
      <w:r>
        <w:rPr>
          <w:rFonts w:ascii="GHEA Grapalat" w:hAnsi="GHEA Grapalat"/>
          <w:sz w:val="22"/>
          <w:szCs w:val="22"/>
          <w:lang w:val="hy-AM"/>
        </w:rPr>
        <w:t xml:space="preserve"> </w:t>
      </w:r>
      <w:r>
        <w:rPr>
          <w:rFonts w:cs="Arial" w:ascii="GHEA Grapalat" w:hAnsi="GHEA Grapalat"/>
          <w:sz w:val="22"/>
          <w:szCs w:val="22"/>
          <w:lang w:val="hy-AM"/>
        </w:rPr>
        <w:t>տրանսպորտային</w:t>
      </w:r>
      <w:r>
        <w:rPr>
          <w:rFonts w:ascii="GHEA Grapalat" w:hAnsi="GHEA Grapalat"/>
          <w:sz w:val="22"/>
          <w:szCs w:val="22"/>
          <w:lang w:val="hy-AM"/>
        </w:rPr>
        <w:t xml:space="preserve"> </w:t>
      </w:r>
      <w:r>
        <w:rPr>
          <w:rFonts w:cs="Arial" w:ascii="GHEA Grapalat" w:hAnsi="GHEA Grapalat"/>
          <w:sz w:val="22"/>
          <w:szCs w:val="22"/>
          <w:lang w:val="hy-AM"/>
        </w:rPr>
        <w:t>միջոցների</w:t>
      </w:r>
      <w:r>
        <w:rPr>
          <w:rFonts w:ascii="GHEA Grapalat" w:hAnsi="GHEA Grapalat"/>
          <w:sz w:val="22"/>
          <w:szCs w:val="22"/>
          <w:lang w:val="hy-AM"/>
        </w:rPr>
        <w:t xml:space="preserve"> </w:t>
      </w:r>
      <w:r>
        <w:rPr>
          <w:rFonts w:cs="Arial" w:ascii="GHEA Grapalat" w:hAnsi="GHEA Grapalat"/>
          <w:sz w:val="22"/>
          <w:szCs w:val="22"/>
          <w:shd w:fill="FFFF00" w:val="clear"/>
          <w:lang w:val="hy-AM"/>
          <w:rPrChange w:id="0" w:author="Alexander Arakelyan" w:date="2024-10-28T20:51:00Z"/>
        </w:rPr>
        <w:t>ընդունումը</w:t>
      </w:r>
      <w:r>
        <w:rPr>
          <w:rFonts w:ascii="GHEA Grapalat" w:hAnsi="GHEA Grapalat"/>
          <w:sz w:val="22"/>
          <w:szCs w:val="22"/>
          <w:lang w:val="hy-AM"/>
        </w:rPr>
        <w:t xml:space="preserve">, </w:t>
      </w:r>
      <w:r>
        <w:rPr>
          <w:rFonts w:cs="Arial" w:ascii="GHEA Grapalat" w:hAnsi="GHEA Grapalat"/>
          <w:sz w:val="22"/>
          <w:szCs w:val="22"/>
          <w:lang w:val="hy-AM"/>
        </w:rPr>
        <w:t>էլեկտրական</w:t>
      </w:r>
      <w:r>
        <w:rPr>
          <w:rFonts w:ascii="GHEA Grapalat" w:hAnsi="GHEA Grapalat"/>
          <w:sz w:val="22"/>
          <w:szCs w:val="22"/>
          <w:lang w:val="hy-AM"/>
        </w:rPr>
        <w:t xml:space="preserve"> </w:t>
      </w:r>
      <w:r>
        <w:rPr>
          <w:rFonts w:cs="Arial" w:ascii="GHEA Grapalat" w:hAnsi="GHEA Grapalat"/>
          <w:sz w:val="22"/>
          <w:szCs w:val="22"/>
          <w:lang w:val="hy-AM"/>
        </w:rPr>
        <w:t>ջեռուցման</w:t>
      </w:r>
      <w:r>
        <w:rPr>
          <w:rFonts w:ascii="GHEA Grapalat" w:hAnsi="GHEA Grapalat"/>
          <w:sz w:val="22"/>
          <w:szCs w:val="22"/>
          <w:lang w:val="hy-AM"/>
        </w:rPr>
        <w:t xml:space="preserve"> </w:t>
      </w:r>
      <w:r>
        <w:rPr>
          <w:rFonts w:cs="Arial" w:ascii="GHEA Grapalat" w:hAnsi="GHEA Grapalat"/>
          <w:sz w:val="22"/>
          <w:szCs w:val="22"/>
          <w:lang w:val="hy-AM"/>
        </w:rPr>
        <w:t>անցումը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ազգային</w:t>
      </w:r>
      <w:r>
        <w:rPr>
          <w:rFonts w:ascii="GHEA Grapalat" w:hAnsi="GHEA Grapalat"/>
          <w:sz w:val="22"/>
          <w:szCs w:val="22"/>
          <w:lang w:val="hy-AM"/>
        </w:rPr>
        <w:t xml:space="preserve"> </w:t>
      </w:r>
      <w:r>
        <w:rPr>
          <w:rFonts w:cs="Arial" w:ascii="GHEA Grapalat" w:hAnsi="GHEA Grapalat"/>
          <w:sz w:val="22"/>
          <w:szCs w:val="22"/>
          <w:lang w:val="hy-AM"/>
        </w:rPr>
        <w:t>ցանցում</w:t>
      </w:r>
      <w:r>
        <w:rPr>
          <w:rFonts w:ascii="GHEA Grapalat" w:hAnsi="GHEA Grapalat"/>
          <w:sz w:val="22"/>
          <w:szCs w:val="22"/>
          <w:lang w:val="hy-AM"/>
        </w:rPr>
        <w:t xml:space="preserve"> </w:t>
      </w:r>
      <w:r>
        <w:rPr>
          <w:rFonts w:cs="Arial" w:ascii="GHEA Grapalat" w:hAnsi="GHEA Grapalat"/>
          <w:sz w:val="22"/>
          <w:szCs w:val="22"/>
          <w:lang w:val="hy-AM"/>
        </w:rPr>
        <w:t>արևային</w:t>
      </w:r>
      <w:r>
        <w:rPr>
          <w:rFonts w:ascii="GHEA Grapalat" w:hAnsi="GHEA Grapalat"/>
          <w:sz w:val="22"/>
          <w:szCs w:val="22"/>
          <w:lang w:val="hy-AM"/>
        </w:rPr>
        <w:t xml:space="preserve"> </w:t>
      </w:r>
      <w:r>
        <w:rPr>
          <w:rFonts w:cs="Arial" w:ascii="GHEA Grapalat" w:hAnsi="GHEA Grapalat"/>
          <w:sz w:val="22"/>
          <w:szCs w:val="22"/>
          <w:lang w:val="hy-AM"/>
        </w:rPr>
        <w:t>էներգիայի</w:t>
      </w:r>
      <w:r>
        <w:rPr>
          <w:rFonts w:ascii="GHEA Grapalat" w:hAnsi="GHEA Grapalat"/>
          <w:sz w:val="22"/>
          <w:szCs w:val="22"/>
          <w:lang w:val="hy-AM"/>
        </w:rPr>
        <w:t xml:space="preserve"> </w:t>
      </w:r>
      <w:r>
        <w:rPr>
          <w:rFonts w:cs="Arial" w:ascii="GHEA Grapalat" w:hAnsi="GHEA Grapalat"/>
          <w:sz w:val="22"/>
          <w:szCs w:val="22"/>
          <w:lang w:val="hy-AM"/>
        </w:rPr>
        <w:t>աճող</w:t>
      </w:r>
      <w:r>
        <w:rPr>
          <w:rFonts w:ascii="GHEA Grapalat" w:hAnsi="GHEA Grapalat"/>
          <w:sz w:val="22"/>
          <w:szCs w:val="22"/>
          <w:lang w:val="hy-AM"/>
        </w:rPr>
        <w:t xml:space="preserve"> </w:t>
      </w:r>
      <w:r>
        <w:rPr>
          <w:rFonts w:cs="Arial" w:ascii="GHEA Grapalat" w:hAnsi="GHEA Grapalat"/>
          <w:sz w:val="22"/>
          <w:szCs w:val="22"/>
          <w:lang w:val="hy-AM"/>
        </w:rPr>
        <w:t>ներդրումը</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գործակիցը</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ոլորտում</w:t>
      </w:r>
      <w:r>
        <w:rPr>
          <w:rFonts w:ascii="GHEA Grapalat" w:hAnsi="GHEA Grapalat"/>
          <w:sz w:val="22"/>
          <w:szCs w:val="22"/>
          <w:lang w:val="hy-AM"/>
        </w:rPr>
        <w:t xml:space="preserve"> </w:t>
      </w:r>
      <w:r>
        <w:rPr>
          <w:rFonts w:cs="Arial" w:ascii="GHEA Grapalat" w:hAnsi="GHEA Grapalat"/>
          <w:sz w:val="22"/>
          <w:szCs w:val="22"/>
          <w:lang w:val="hy-AM"/>
        </w:rPr>
        <w:t>ակնկալվող</w:t>
      </w:r>
      <w:r>
        <w:rPr>
          <w:rFonts w:ascii="GHEA Grapalat" w:hAnsi="GHEA Grapalat"/>
          <w:sz w:val="22"/>
          <w:szCs w:val="22"/>
          <w:lang w:val="hy-AM"/>
        </w:rPr>
        <w:t xml:space="preserve"> </w:t>
      </w:r>
      <w:r>
        <w:rPr>
          <w:rFonts w:cs="Arial" w:ascii="GHEA Grapalat" w:hAnsi="GHEA Grapalat"/>
          <w:sz w:val="22"/>
          <w:szCs w:val="22"/>
          <w:lang w:val="hy-AM"/>
        </w:rPr>
        <w:t>տեխնոլոգիական</w:t>
      </w:r>
      <w:r>
        <w:rPr>
          <w:rFonts w:ascii="GHEA Grapalat" w:hAnsi="GHEA Grapalat"/>
          <w:sz w:val="22"/>
          <w:szCs w:val="22"/>
          <w:lang w:val="hy-AM"/>
        </w:rPr>
        <w:t xml:space="preserve"> </w:t>
      </w:r>
      <w:r>
        <w:rPr>
          <w:rFonts w:cs="Arial" w:ascii="GHEA Grapalat" w:hAnsi="GHEA Grapalat"/>
          <w:sz w:val="22"/>
          <w:szCs w:val="22"/>
          <w:lang w:val="hy-AM"/>
        </w:rPr>
        <w:t>առաջընթացը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ենթակառուցվածքների</w:t>
      </w:r>
      <w:r>
        <w:rPr>
          <w:rFonts w:ascii="GHEA Grapalat" w:hAnsi="GHEA Grapalat"/>
          <w:sz w:val="22"/>
          <w:szCs w:val="22"/>
          <w:lang w:val="hy-AM"/>
        </w:rPr>
        <w:t xml:space="preserve"> </w:t>
      </w:r>
      <w:r>
        <w:rPr>
          <w:rFonts w:cs="Arial" w:ascii="GHEA Grapalat" w:hAnsi="GHEA Grapalat"/>
          <w:sz w:val="22"/>
          <w:szCs w:val="22"/>
          <w:lang w:val="hy-AM"/>
        </w:rPr>
        <w:t>արդիականացումը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մեթոդաբանությունը</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առնում</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ազդեցությունը</w:t>
      </w:r>
      <w:r>
        <w:rPr>
          <w:rFonts w:ascii="GHEA Grapalat" w:hAnsi="GHEA Grapalat"/>
          <w:sz w:val="22"/>
          <w:szCs w:val="22"/>
          <w:lang w:val="hy-AM"/>
        </w:rPr>
        <w:t xml:space="preserve"> </w:t>
      </w:r>
      <w:r>
        <w:rPr>
          <w:rFonts w:cs="Arial" w:ascii="GHEA Grapalat" w:hAnsi="GHEA Grapalat"/>
          <w:sz w:val="22"/>
          <w:szCs w:val="22"/>
          <w:lang w:val="hy-AM"/>
        </w:rPr>
        <w:t>հիդրոէլեկտրաէներգիայի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հասանելիության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կանոնավոր</w:t>
      </w:r>
      <w:r>
        <w:rPr>
          <w:rFonts w:ascii="GHEA Grapalat" w:hAnsi="GHEA Grapalat"/>
          <w:sz w:val="22"/>
          <w:szCs w:val="22"/>
          <w:lang w:val="hy-AM"/>
        </w:rPr>
        <w:t xml:space="preserve"> </w:t>
      </w:r>
      <w:r>
        <w:rPr>
          <w:rFonts w:cs="Arial" w:ascii="GHEA Grapalat" w:hAnsi="GHEA Grapalat"/>
          <w:sz w:val="22"/>
          <w:szCs w:val="22"/>
          <w:lang w:val="hy-AM"/>
        </w:rPr>
        <w:t>թարմացումները՝</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քաղաքականության</w:t>
      </w:r>
      <w:r>
        <w:rPr>
          <w:rFonts w:ascii="GHEA Grapalat" w:hAnsi="GHEA Grapalat"/>
          <w:sz w:val="22"/>
          <w:szCs w:val="22"/>
          <w:lang w:val="hy-AM"/>
        </w:rPr>
        <w:t xml:space="preserve"> </w:t>
      </w:r>
      <w:r>
        <w:rPr>
          <w:rFonts w:cs="Arial" w:ascii="GHEA Grapalat" w:hAnsi="GHEA Grapalat"/>
          <w:sz w:val="22"/>
          <w:szCs w:val="22"/>
          <w:lang w:val="hy-AM"/>
        </w:rPr>
        <w:t>փոփոխությունների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ոլորտի</w:t>
      </w:r>
      <w:r>
        <w:rPr>
          <w:rFonts w:ascii="GHEA Grapalat" w:hAnsi="GHEA Grapalat"/>
          <w:sz w:val="22"/>
          <w:szCs w:val="22"/>
          <w:lang w:val="hy-AM"/>
        </w:rPr>
        <w:t xml:space="preserve"> </w:t>
      </w:r>
      <w:r>
        <w:rPr>
          <w:rFonts w:cs="Arial" w:ascii="GHEA Grapalat" w:hAnsi="GHEA Grapalat"/>
          <w:sz w:val="22"/>
          <w:szCs w:val="22"/>
          <w:lang w:val="hy-AM"/>
        </w:rPr>
        <w:t>զարգացումների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էական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դրա</w:t>
      </w:r>
      <w:r>
        <w:rPr>
          <w:rFonts w:ascii="GHEA Grapalat" w:hAnsi="GHEA Grapalat"/>
          <w:sz w:val="22"/>
          <w:szCs w:val="22"/>
          <w:lang w:val="hy-AM"/>
        </w:rPr>
        <w:t xml:space="preserve"> </w:t>
      </w:r>
      <w:r>
        <w:rPr>
          <w:rFonts w:cs="Arial" w:ascii="GHEA Grapalat" w:hAnsi="GHEA Grapalat"/>
          <w:sz w:val="22"/>
          <w:szCs w:val="22"/>
          <w:lang w:val="hy-AM"/>
        </w:rPr>
        <w:t>ճշգրտությունը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արդիականությունը</w:t>
      </w:r>
      <w:r>
        <w:rPr>
          <w:rFonts w:ascii="GHEA Grapalat" w:hAnsi="GHEA Grapalat"/>
          <w:sz w:val="22"/>
          <w:szCs w:val="22"/>
          <w:lang w:val="hy-AM"/>
        </w:rPr>
        <w:t xml:space="preserve"> </w:t>
      </w:r>
      <w:r>
        <w:rPr>
          <w:rFonts w:cs="Arial" w:ascii="GHEA Grapalat" w:hAnsi="GHEA Grapalat"/>
          <w:sz w:val="22"/>
          <w:szCs w:val="22"/>
          <w:lang w:val="hy-AM"/>
        </w:rPr>
        <w:t>պահպանելու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մոտեցումը</w:t>
      </w:r>
      <w:r>
        <w:rPr>
          <w:rFonts w:ascii="GHEA Grapalat" w:hAnsi="GHEA Grapalat"/>
          <w:sz w:val="22"/>
          <w:szCs w:val="22"/>
          <w:lang w:val="hy-AM"/>
        </w:rPr>
        <w:t xml:space="preserve"> </w:t>
      </w:r>
      <w:r>
        <w:rPr>
          <w:rFonts w:cs="Arial" w:ascii="GHEA Grapalat" w:hAnsi="GHEA Grapalat"/>
          <w:sz w:val="22"/>
          <w:szCs w:val="22"/>
          <w:lang w:val="hy-AM"/>
        </w:rPr>
        <w:t>կիրառելով՝</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Հայաստանի</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ոլորտի</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լայն</w:t>
      </w:r>
      <w:r>
        <w:rPr>
          <w:rFonts w:ascii="GHEA Grapalat" w:hAnsi="GHEA Grapalat"/>
          <w:sz w:val="22"/>
          <w:szCs w:val="22"/>
          <w:lang w:val="hy-AM"/>
        </w:rPr>
        <w:t xml:space="preserve"> </w:t>
      </w:r>
      <w:r>
        <w:rPr>
          <w:rFonts w:cs="Arial" w:ascii="GHEA Grapalat" w:hAnsi="GHEA Grapalat"/>
          <w:sz w:val="22"/>
          <w:szCs w:val="22"/>
          <w:lang w:val="hy-AM"/>
        </w:rPr>
        <w:t>միտումներին՝</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տրամադրելով</w:t>
      </w:r>
      <w:r>
        <w:rPr>
          <w:rFonts w:ascii="GHEA Grapalat" w:hAnsi="GHEA Grapalat"/>
          <w:sz w:val="22"/>
          <w:szCs w:val="22"/>
          <w:lang w:val="hy-AM"/>
        </w:rPr>
        <w:t xml:space="preserve"> </w:t>
      </w:r>
      <w:r>
        <w:rPr>
          <w:rFonts w:cs="Arial" w:ascii="GHEA Grapalat" w:hAnsi="GHEA Grapalat"/>
          <w:sz w:val="22"/>
          <w:szCs w:val="22"/>
          <w:lang w:val="hy-AM"/>
        </w:rPr>
        <w:t>ճկուն</w:t>
      </w:r>
      <w:r>
        <w:rPr>
          <w:rFonts w:ascii="GHEA Grapalat" w:hAnsi="GHEA Grapalat"/>
          <w:sz w:val="22"/>
          <w:szCs w:val="22"/>
          <w:lang w:val="hy-AM"/>
        </w:rPr>
        <w:t xml:space="preserve"> </w:t>
      </w:r>
      <w:r>
        <w:rPr>
          <w:rFonts w:cs="Arial" w:ascii="GHEA Grapalat" w:hAnsi="GHEA Grapalat"/>
          <w:sz w:val="22"/>
          <w:szCs w:val="22"/>
          <w:lang w:val="hy-AM"/>
        </w:rPr>
        <w:t>շրջանակ</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հարմարվել</w:t>
      </w:r>
      <w:r>
        <w:rPr>
          <w:rFonts w:ascii="GHEA Grapalat" w:hAnsi="GHEA Grapalat"/>
          <w:sz w:val="22"/>
          <w:szCs w:val="22"/>
          <w:lang w:val="hy-AM"/>
        </w:rPr>
        <w:t xml:space="preserve"> </w:t>
      </w:r>
      <w:r>
        <w:rPr>
          <w:rFonts w:cs="Arial" w:ascii="GHEA Grapalat" w:hAnsi="GHEA Grapalat"/>
          <w:sz w:val="22"/>
          <w:szCs w:val="22"/>
          <w:lang w:val="hy-AM"/>
        </w:rPr>
        <w:t>երկրի</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լանդշաֆտի</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փոփոխություններին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del w:id="455" w:author="Alexander Arakelyan" w:date="2024-10-28T20:51:00Z">
        <w:r>
          <w:rPr>
            <w:rFonts w:cs="Arial" w:ascii="GHEA Grapalat" w:hAnsi="GHEA Grapalat"/>
            <w:b/>
            <w:sz w:val="22"/>
            <w:szCs w:val="22"/>
            <w:lang w:val="hy-AM"/>
          </w:rPr>
          <w:delText>Արդյունաբերության</w:delText>
        </w:r>
      </w:del>
      <w:del w:id="456" w:author="Alexander Arakelyan" w:date="2024-10-28T20:51:00Z">
        <w:r>
          <w:rPr>
            <w:rFonts w:ascii="GHEA Grapalat" w:hAnsi="GHEA Grapalat"/>
            <w:b/>
            <w:sz w:val="22"/>
            <w:szCs w:val="22"/>
            <w:lang w:val="hy-AM"/>
          </w:rPr>
          <w:delText xml:space="preserve"> </w:delText>
        </w:r>
      </w:del>
      <w:ins w:id="457" w:author="Alexander Arakelyan" w:date="2024-10-28T20:51:00Z">
        <w:r>
          <w:rPr>
            <w:rFonts w:cs="Arial" w:ascii="GHEA Grapalat" w:hAnsi="GHEA Grapalat"/>
            <w:b/>
            <w:sz w:val="22"/>
            <w:szCs w:val="22"/>
            <w:lang w:val="hy-AM"/>
          </w:rPr>
          <w:t>Արդյունաբերական</w:t>
        </w:r>
      </w:ins>
      <w:ins w:id="458" w:author="Alexander Arakelyan" w:date="2024-10-28T20:51:00Z">
        <w:r>
          <w:rPr>
            <w:rFonts w:ascii="GHEA Grapalat" w:hAnsi="GHEA Grapalat"/>
            <w:b/>
            <w:sz w:val="22"/>
            <w:szCs w:val="22"/>
            <w:lang w:val="hy-AM"/>
          </w:rPr>
          <w:t xml:space="preserve"> </w:t>
        </w:r>
      </w:ins>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Արդյունաբերության</w:t>
      </w:r>
      <w:r>
        <w:rPr>
          <w:rFonts w:ascii="GHEA Grapalat" w:hAnsi="GHEA Grapalat"/>
          <w:sz w:val="22"/>
          <w:szCs w:val="22"/>
          <w:lang w:val="hy-AM"/>
        </w:rPr>
        <w:t xml:space="preserve"> </w:t>
      </w:r>
      <w:r>
        <w:rPr>
          <w:rFonts w:cs="Arial" w:ascii="GHEA Grapalat" w:hAnsi="GHEA Grapalat"/>
          <w:sz w:val="22"/>
          <w:szCs w:val="22"/>
          <w:lang w:val="hy-AM"/>
        </w:rPr>
        <w:t>ոլորտի</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ենթադրվում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առանց</w:t>
      </w:r>
      <w:r>
        <w:rPr>
          <w:rFonts w:ascii="GHEA Grapalat" w:hAnsi="GHEA Grapalat"/>
          <w:sz w:val="22"/>
          <w:szCs w:val="22"/>
          <w:lang w:val="hy-AM"/>
        </w:rPr>
        <w:t xml:space="preserve"> </w:t>
      </w:r>
      <w:r>
        <w:rPr>
          <w:rFonts w:cs="Arial" w:ascii="GHEA Grapalat" w:hAnsi="GHEA Grapalat"/>
          <w:sz w:val="22"/>
          <w:szCs w:val="22"/>
          <w:lang w:val="hy-AM"/>
        </w:rPr>
        <w:t>լրացուցիչ</w:t>
      </w:r>
      <w:r>
        <w:rPr>
          <w:rFonts w:ascii="GHEA Grapalat" w:hAnsi="GHEA Grapalat"/>
          <w:sz w:val="22"/>
          <w:szCs w:val="22"/>
          <w:lang w:val="hy-AM"/>
        </w:rPr>
        <w:t xml:space="preserve"> </w:t>
      </w:r>
      <w:r>
        <w:rPr>
          <w:rFonts w:cs="Arial" w:ascii="GHEA Grapalat" w:hAnsi="GHEA Grapalat"/>
          <w:sz w:val="22"/>
          <w:szCs w:val="22"/>
          <w:lang w:val="hy-AM"/>
        </w:rPr>
        <w:t>գործոնների</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դժվար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ճշգրիտ</w:t>
      </w:r>
      <w:r>
        <w:rPr>
          <w:rFonts w:ascii="GHEA Grapalat" w:hAnsi="GHEA Grapalat"/>
          <w:sz w:val="22"/>
          <w:szCs w:val="22"/>
          <w:lang w:val="hy-AM"/>
        </w:rPr>
        <w:t xml:space="preserve"> </w:t>
      </w:r>
      <w:r>
        <w:rPr>
          <w:rFonts w:cs="Arial" w:ascii="GHEA Grapalat" w:hAnsi="GHEA Grapalat"/>
          <w:sz w:val="22"/>
          <w:szCs w:val="22"/>
          <w:lang w:val="hy-AM"/>
        </w:rPr>
        <w:t>գնահատել</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Շշալցման</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շշալցման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շշալցման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գործոնը</w:t>
      </w:r>
      <w:r>
        <w:rPr>
          <w:rFonts w:ascii="GHEA Grapalat" w:hAnsi="GHEA Grapalat"/>
          <w:sz w:val="22"/>
          <w:szCs w:val="22"/>
          <w:lang w:val="hy-AM"/>
        </w:rPr>
        <w:t xml:space="preserve"> </w:t>
      </w:r>
      <w:r>
        <w:rPr>
          <w:rFonts w:cs="Arial" w:ascii="GHEA Grapalat" w:hAnsi="GHEA Grapalat"/>
          <w:sz w:val="22"/>
          <w:szCs w:val="22"/>
          <w:lang w:val="hy-AM"/>
        </w:rPr>
        <w:t>ենթադրվում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կաճի</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0.005 </w:t>
      </w:r>
      <w:r>
        <w:rPr>
          <w:rFonts w:cs="Arial" w:ascii="GHEA Grapalat" w:hAnsi="GHEA Grapalat"/>
          <w:sz w:val="22"/>
          <w:szCs w:val="22"/>
          <w:lang w:val="hy-AM"/>
        </w:rPr>
        <w:t>տեմպով</w:t>
      </w:r>
      <w:r>
        <w:rPr>
          <w:rFonts w:ascii="GHEA Grapalat" w:hAnsi="GHEA Grapalat"/>
          <w:sz w:val="22"/>
          <w:szCs w:val="22"/>
          <w:lang w:val="hy-AM"/>
        </w:rPr>
        <w:t xml:space="preserve">, </w:t>
      </w:r>
      <w:r>
        <w:rPr>
          <w:rFonts w:cs="Arial" w:ascii="GHEA Grapalat" w:hAnsi="GHEA Grapalat"/>
          <w:sz w:val="22"/>
          <w:szCs w:val="22"/>
          <w:lang w:val="hy-AM"/>
        </w:rPr>
        <w:t>արտացոլելով</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տարեկան</w:t>
      </w:r>
      <w:r>
        <w:rPr>
          <w:rFonts w:ascii="GHEA Grapalat" w:hAnsi="GHEA Grapalat"/>
          <w:sz w:val="22"/>
          <w:szCs w:val="22"/>
          <w:lang w:val="hy-AM"/>
        </w:rPr>
        <w:t xml:space="preserve"> 0.5% </w:t>
      </w:r>
      <w:r>
        <w:rPr>
          <w:rFonts w:cs="Arial" w:ascii="GHEA Grapalat" w:hAnsi="GHEA Grapalat"/>
          <w:sz w:val="22"/>
          <w:szCs w:val="22"/>
          <w:lang w:val="hy-AM"/>
        </w:rPr>
        <w:t>աճ</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հիմնված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սպառման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դիտարկված</w:t>
      </w:r>
      <w:r>
        <w:rPr>
          <w:rFonts w:ascii="GHEA Grapalat" w:hAnsi="GHEA Grapalat"/>
          <w:sz w:val="22"/>
          <w:szCs w:val="22"/>
          <w:lang w:val="hy-AM"/>
        </w:rPr>
        <w:t xml:space="preserve"> </w:t>
      </w:r>
      <w:r>
        <w:rPr>
          <w:rFonts w:cs="Arial" w:ascii="GHEA Grapalat" w:hAnsi="GHEA Grapalat"/>
          <w:sz w:val="22"/>
          <w:szCs w:val="22"/>
          <w:lang w:val="hy-AM"/>
        </w:rPr>
        <w:t>միտումների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Ձկնաբուծության</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համեմատաբար</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կախված</w:t>
      </w:r>
      <w:r>
        <w:rPr>
          <w:rFonts w:ascii="GHEA Grapalat" w:hAnsi="GHEA Grapalat"/>
          <w:sz w:val="22"/>
          <w:szCs w:val="22"/>
          <w:lang w:val="hy-AM"/>
        </w:rPr>
        <w:t xml:space="preserve"> </w:t>
      </w:r>
      <w:r>
        <w:rPr>
          <w:rFonts w:cs="Arial" w:ascii="GHEA Grapalat" w:hAnsi="GHEA Grapalat"/>
          <w:sz w:val="22"/>
          <w:szCs w:val="22"/>
          <w:lang w:val="hy-AM"/>
        </w:rPr>
        <w:t>չէ</w:t>
      </w:r>
      <w:r>
        <w:rPr>
          <w:rFonts w:ascii="GHEA Grapalat" w:hAnsi="GHEA Grapalat"/>
          <w:sz w:val="22"/>
          <w:szCs w:val="22"/>
          <w:lang w:val="hy-AM"/>
        </w:rPr>
        <w:t xml:space="preserve"> </w:t>
      </w: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աճից</w:t>
      </w:r>
      <w:r>
        <w:rPr>
          <w:rFonts w:ascii="GHEA Grapalat" w:hAnsi="GHEA Grapalat"/>
          <w:sz w:val="22"/>
          <w:szCs w:val="22"/>
          <w:lang w:val="hy-AM"/>
        </w:rPr>
        <w:t xml:space="preserve">: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սերտորեն</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գետում</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մարմիններում</w:t>
      </w:r>
      <w:r>
        <w:rPr>
          <w:rFonts w:ascii="GHEA Grapalat" w:hAnsi="GHEA Grapalat"/>
          <w:sz w:val="22"/>
          <w:szCs w:val="22"/>
          <w:lang w:val="hy-AM"/>
        </w:rPr>
        <w:t xml:space="preserve"> </w:t>
      </w:r>
      <w:r>
        <w:rPr>
          <w:rFonts w:cs="Arial" w:ascii="GHEA Grapalat" w:hAnsi="GHEA Grapalat"/>
          <w:sz w:val="22"/>
          <w:szCs w:val="22"/>
          <w:lang w:val="hy-AM"/>
        </w:rPr>
        <w:t>բնական</w:t>
      </w:r>
      <w:r>
        <w:rPr>
          <w:rFonts w:ascii="GHEA Grapalat" w:hAnsi="GHEA Grapalat"/>
          <w:sz w:val="22"/>
          <w:szCs w:val="22"/>
          <w:lang w:val="hy-AM"/>
        </w:rPr>
        <w:t xml:space="preserve"> </w:t>
      </w:r>
      <w:r>
        <w:rPr>
          <w:rFonts w:cs="Arial" w:ascii="GHEA Grapalat" w:hAnsi="GHEA Grapalat"/>
          <w:sz w:val="22"/>
          <w:szCs w:val="22"/>
          <w:lang w:val="hy-AM"/>
        </w:rPr>
        <w:t>ձկնային</w:t>
      </w:r>
      <w:r>
        <w:rPr>
          <w:rFonts w:ascii="GHEA Grapalat" w:hAnsi="GHEA Grapalat"/>
          <w:sz w:val="22"/>
          <w:szCs w:val="22"/>
          <w:lang w:val="hy-AM"/>
        </w:rPr>
        <w:t xml:space="preserve"> </w:t>
      </w:r>
      <w:r>
        <w:rPr>
          <w:rFonts w:cs="Arial" w:ascii="GHEA Grapalat" w:hAnsi="GHEA Grapalat"/>
          <w:sz w:val="22"/>
          <w:szCs w:val="22"/>
          <w:lang w:val="hy-AM"/>
        </w:rPr>
        <w:t>պոպուլյացիաների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Հետևաբար</w:t>
      </w:r>
      <w:r>
        <w:rPr>
          <w:rFonts w:ascii="GHEA Grapalat" w:hAnsi="GHEA Grapalat"/>
          <w:sz w:val="22"/>
          <w:szCs w:val="22"/>
          <w:lang w:val="hy-AM"/>
        </w:rPr>
        <w:t xml:space="preserve">,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կանխատեսումը</w:t>
      </w:r>
      <w:r>
        <w:rPr>
          <w:rFonts w:ascii="GHEA Grapalat" w:hAnsi="GHEA Grapalat"/>
          <w:sz w:val="22"/>
          <w:szCs w:val="22"/>
          <w:lang w:val="hy-AM"/>
        </w:rPr>
        <w:t xml:space="preserve"> </w:t>
      </w:r>
      <w:r>
        <w:rPr>
          <w:rFonts w:cs="Arial" w:ascii="GHEA Grapalat" w:hAnsi="GHEA Grapalat"/>
          <w:sz w:val="22"/>
          <w:szCs w:val="22"/>
          <w:lang w:val="hy-AM"/>
        </w:rPr>
        <w:t>նույնպես</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հաստատուն</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Կլանման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կանխատեսում</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կլանման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կլանման</w:t>
      </w:r>
      <w:r>
        <w:rPr>
          <w:rFonts w:ascii="GHEA Grapalat" w:hAnsi="GHEA Grapalat"/>
          <w:sz w:val="22"/>
          <w:szCs w:val="22"/>
          <w:lang w:val="hy-AM"/>
        </w:rPr>
        <w:t xml:space="preserve"> </w:t>
      </w:r>
      <w:r>
        <w:rPr>
          <w:rFonts w:cs="Arial" w:ascii="GHEA Grapalat" w:hAnsi="GHEA Grapalat"/>
          <w:sz w:val="22"/>
          <w:szCs w:val="22"/>
          <w:lang w:val="hy-AM"/>
        </w:rPr>
        <w:t>ջրօգտագործում</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կլանման</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բնական</w:t>
      </w:r>
      <w:r>
        <w:rPr>
          <w:rFonts w:ascii="GHEA Grapalat" w:hAnsi="GHEA Grapalat"/>
          <w:sz w:val="22"/>
          <w:szCs w:val="22"/>
          <w:lang w:val="hy-AM"/>
        </w:rPr>
        <w:t xml:space="preserve"> </w:t>
      </w:r>
      <w:r>
        <w:rPr>
          <w:rFonts w:cs="Arial" w:ascii="GHEA Grapalat" w:hAnsi="GHEA Grapalat"/>
          <w:sz w:val="22"/>
          <w:szCs w:val="22"/>
          <w:lang w:val="hy-AM"/>
        </w:rPr>
        <w:t>էկոհամակարգերի</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կլանված</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համեմատաբար</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չէ</w:t>
      </w:r>
      <w:r>
        <w:rPr>
          <w:rFonts w:ascii="GHEA Grapalat" w:hAnsi="GHEA Grapalat"/>
          <w:sz w:val="22"/>
          <w:szCs w:val="22"/>
          <w:lang w:val="hy-AM"/>
        </w:rPr>
        <w:t xml:space="preserve"> </w:t>
      </w: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մարդկային</w:t>
      </w:r>
      <w:r>
        <w:rPr>
          <w:rFonts w:ascii="GHEA Grapalat" w:hAnsi="GHEA Grapalat"/>
          <w:sz w:val="22"/>
          <w:szCs w:val="22"/>
          <w:lang w:val="hy-AM"/>
        </w:rPr>
        <w:t xml:space="preserve"> </w:t>
      </w:r>
      <w:r>
        <w:rPr>
          <w:rFonts w:cs="Arial" w:ascii="GHEA Grapalat" w:hAnsi="GHEA Grapalat"/>
          <w:sz w:val="22"/>
          <w:szCs w:val="22"/>
          <w:lang w:val="hy-AM"/>
        </w:rPr>
        <w:t>գործունեության</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w:t>
      </w:r>
    </w:p>
    <w:p>
      <w:pPr>
        <w:pStyle w:val="BodyText"/>
        <w:spacing w:lineRule="auto" w:line="276" w:before="120" w:after="0"/>
        <w:ind w:hanging="0"/>
        <w:rPr>
          <w:rFonts w:ascii="GHEA Grapalat" w:hAnsi="GHEA Grapalat"/>
          <w:lang w:val="hy-AM"/>
        </w:rPr>
      </w:pPr>
      <w:r>
        <w:rPr>
          <w:rFonts w:ascii="GHEA Grapalat" w:hAnsi="GHEA Grapalat"/>
          <w:lang w:val="hy-AM"/>
        </w:rPr>
      </w:r>
    </w:p>
    <w:p>
      <w:pPr>
        <w:pStyle w:val="ListParagraph"/>
        <w:numPr>
          <w:ilvl w:val="2"/>
          <w:numId w:val="59"/>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r>
        <w:rPr>
          <w:rFonts w:ascii="GHEA Grapalat" w:hAnsi="GHEA Grapalat"/>
          <w:b/>
          <w:bCs/>
          <w:color w:themeColor="accent1" w:val="4F81BD"/>
          <w:sz w:val="24"/>
          <w:szCs w:val="24"/>
          <w:lang w:val="hy-AM"/>
        </w:rPr>
        <w:t xml:space="preserve"> </w:t>
      </w:r>
      <w:bookmarkStart w:id="100" w:name="_Toc180589678"/>
      <w:r>
        <w:rPr>
          <w:rFonts w:ascii="GHEA Grapalat" w:hAnsi="GHEA Grapalat"/>
          <w:b/>
          <w:bCs/>
          <w:color w:themeColor="accent1" w:val="4F81BD"/>
          <w:sz w:val="24"/>
          <w:szCs w:val="24"/>
          <w:lang w:val="hy-AM"/>
        </w:rPr>
        <w:t>Ստորերկրյա ջրային ռեսուրսներ</w:t>
      </w:r>
      <w:bookmarkEnd w:id="100"/>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ՋԿՏ-ում ստորերկրյա ջրերի օգտագործման կանխատեսումը հետևում է մակերևութային ջրերի նման մեթոդաբանություններին այնպիսի ոլորտների համար, ինչպիսիք են կենցաղային օգտագործումը, արդյունաբերությունը և շշալցումը: Այնուամենայնիվ, կարևոր է նշել, որ ստորերկրյա ջրերի օգտագործումը զգալիորեն ցածր է, քան մակերևութային ջրերի օգտագործումը ավազանում:</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Խմելու-կենցաղային</w:t>
      </w:r>
      <w:r>
        <w:rPr>
          <w:rFonts w:ascii="GHEA Grapalat" w:hAnsi="GHEA Grapalat"/>
          <w:b/>
          <w:sz w:val="22"/>
          <w:szCs w:val="22"/>
          <w:lang w:val="hy-AM"/>
        </w:rPr>
        <w:t xml:space="preserve"> </w:t>
      </w:r>
      <w:r>
        <w:rPr>
          <w:rFonts w:cs="Arial" w:ascii="GHEA Grapalat" w:hAnsi="GHEA Grapalat"/>
          <w:b/>
          <w:sz w:val="22"/>
          <w:szCs w:val="22"/>
          <w:lang w:val="hy-AM"/>
        </w:rPr>
        <w:t>ստորերկրյա</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ջրասպառում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ջրասպառման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բարելավումների</w:t>
      </w:r>
      <w:r>
        <w:rPr>
          <w:rFonts w:ascii="GHEA Grapalat" w:hAnsi="GHEA Grapalat"/>
          <w:sz w:val="22"/>
          <w:szCs w:val="22"/>
          <w:lang w:val="hy-AM"/>
        </w:rPr>
        <w:t xml:space="preserve"> </w:t>
      </w:r>
      <w:r>
        <w:rPr>
          <w:rFonts w:cs="Arial" w:ascii="GHEA Grapalat" w:hAnsi="GHEA Grapalat"/>
          <w:sz w:val="22"/>
          <w:szCs w:val="22"/>
          <w:lang w:val="hy-AM"/>
        </w:rPr>
        <w:t>ենթադրությունները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նույնը</w:t>
      </w:r>
      <w:r>
        <w:rPr>
          <w:rFonts w:ascii="GHEA Grapalat" w:hAnsi="GHEA Grapalat"/>
          <w:sz w:val="22"/>
          <w:szCs w:val="22"/>
          <w:lang w:val="hy-AM"/>
        </w:rPr>
        <w:t xml:space="preserve">, </w:t>
      </w:r>
      <w:r>
        <w:rPr>
          <w:rFonts w:cs="Arial" w:ascii="GHEA Grapalat" w:hAnsi="GHEA Grapalat"/>
          <w:sz w:val="22"/>
          <w:szCs w:val="22"/>
          <w:lang w:val="hy-AM"/>
        </w:rPr>
        <w:t>ինչ</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կանխատեսում</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b/>
          <w:sz w:val="22"/>
          <w:szCs w:val="22"/>
          <w:lang w:val="hy-AM"/>
        </w:rPr>
        <w:t>Շշալցման</w:t>
      </w:r>
      <w:r>
        <w:rPr>
          <w:rFonts w:ascii="GHEA Grapalat" w:hAnsi="GHEA Grapalat"/>
          <w:b/>
          <w:sz w:val="22"/>
          <w:szCs w:val="22"/>
          <w:lang w:val="hy-AM"/>
        </w:rPr>
        <w:t xml:space="preserve"> </w:t>
      </w:r>
      <w:r>
        <w:rPr>
          <w:rFonts w:cs="Arial" w:ascii="GHEA Grapalat" w:hAnsi="GHEA Grapalat"/>
          <w:b/>
          <w:sz w:val="22"/>
          <w:szCs w:val="22"/>
          <w:lang w:val="hy-AM"/>
        </w:rPr>
        <w:t>ստորերկրյա</w:t>
      </w:r>
      <w:r>
        <w:rPr>
          <w:rFonts w:ascii="GHEA Grapalat" w:hAnsi="GHEA Grapalat"/>
          <w:b/>
          <w:sz w:val="22"/>
          <w:szCs w:val="22"/>
          <w:lang w:val="hy-AM"/>
        </w:rPr>
        <w:t xml:space="preserve"> </w:t>
      </w:r>
      <w:r>
        <w:rPr>
          <w:rFonts w:cs="Arial" w:ascii="GHEA Grapalat" w:hAnsi="GHEA Grapalat"/>
          <w:b/>
          <w:sz w:val="22"/>
          <w:szCs w:val="22"/>
          <w:lang w:val="hy-AM"/>
        </w:rPr>
        <w:t>ջրօգտագործման</w:t>
      </w:r>
      <w:r>
        <w:rPr>
          <w:rFonts w:ascii="GHEA Grapalat" w:hAnsi="GHEA Grapalat"/>
          <w:b/>
          <w:sz w:val="22"/>
          <w:szCs w:val="22"/>
          <w:lang w:val="hy-AM"/>
        </w:rPr>
        <w:t xml:space="preserve"> </w:t>
      </w:r>
      <w:r>
        <w:rPr>
          <w:rFonts w:cs="Arial" w:ascii="GHEA Grapalat" w:hAnsi="GHEA Grapalat"/>
          <w:b/>
          <w:sz w:val="22"/>
          <w:szCs w:val="22"/>
          <w:lang w:val="hy-AM"/>
        </w:rPr>
        <w:t>կանխատեսում</w:t>
      </w:r>
      <w:r>
        <w:rPr>
          <w:rFonts w:ascii="GHEA Grapalat" w:hAnsi="GHEA Grapalat"/>
          <w:b/>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շշալցման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շշալցման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xml:space="preserve"> /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բնակչություն</w:t>
      </w:r>
      <w:r>
        <w:rPr>
          <w:rFonts w:ascii="GHEA Grapalat" w:hAnsi="GHEA Grapalat"/>
          <w:sz w:val="22"/>
          <w:szCs w:val="22"/>
          <w:lang w:val="hy-AM"/>
        </w:rPr>
        <w:t>) *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սպառում</w:t>
      </w:r>
      <w:r>
        <w:rPr>
          <w:rFonts w:ascii="GHEA Grapalat" w:hAnsi="GHEA Grapalat"/>
          <w:sz w:val="22"/>
          <w:szCs w:val="22"/>
          <w:lang w:val="hy-AM"/>
        </w:rPr>
        <w:t xml:space="preserve"> </w:t>
      </w:r>
      <w:r>
        <w:rPr>
          <w:rFonts w:cs="Arial" w:ascii="GHEA Grapalat" w:hAnsi="GHEA Grapalat"/>
          <w:sz w:val="22"/>
          <w:szCs w:val="22"/>
          <w:lang w:val="hy-AM"/>
        </w:rPr>
        <w:t>մեկ</w:t>
      </w:r>
      <w:r>
        <w:rPr>
          <w:rFonts w:ascii="GHEA Grapalat" w:hAnsi="GHEA Grapalat"/>
          <w:sz w:val="22"/>
          <w:szCs w:val="22"/>
          <w:lang w:val="hy-AM"/>
        </w:rPr>
        <w:t xml:space="preserve"> </w:t>
      </w:r>
      <w:r>
        <w:rPr>
          <w:rFonts w:cs="Arial" w:ascii="GHEA Grapalat" w:hAnsi="GHEA Grapalat"/>
          <w:sz w:val="22"/>
          <w:szCs w:val="22"/>
          <w:lang w:val="hy-AM"/>
        </w:rPr>
        <w:t>շնչի</w:t>
      </w:r>
      <w:r>
        <w:rPr>
          <w:rFonts w:ascii="GHEA Grapalat" w:hAnsi="GHEA Grapalat"/>
          <w:sz w:val="22"/>
          <w:szCs w:val="22"/>
          <w:lang w:val="hy-AM"/>
        </w:rPr>
        <w:t xml:space="preserve"> </w:t>
      </w:r>
      <w:r>
        <w:rPr>
          <w:rFonts w:cs="Arial" w:ascii="GHEA Grapalat" w:hAnsi="GHEA Grapalat"/>
          <w:sz w:val="22"/>
          <w:szCs w:val="22"/>
          <w:lang w:val="hy-AM"/>
        </w:rPr>
        <w:t>հաշվով</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սպառման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ենթադրությունները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նույնը</w:t>
      </w:r>
      <w:r>
        <w:rPr>
          <w:rFonts w:ascii="GHEA Grapalat" w:hAnsi="GHEA Grapalat"/>
          <w:sz w:val="22"/>
          <w:szCs w:val="22"/>
          <w:lang w:val="hy-AM"/>
        </w:rPr>
        <w:t xml:space="preserve">, </w:t>
      </w:r>
      <w:r>
        <w:rPr>
          <w:rFonts w:cs="Arial" w:ascii="GHEA Grapalat" w:hAnsi="GHEA Grapalat"/>
          <w:sz w:val="22"/>
          <w:szCs w:val="22"/>
          <w:lang w:val="hy-AM"/>
        </w:rPr>
        <w:t>ինչ</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Արժե</w:t>
      </w:r>
      <w:r>
        <w:rPr>
          <w:rFonts w:ascii="GHEA Grapalat" w:hAnsi="GHEA Grapalat"/>
          <w:sz w:val="22"/>
          <w:szCs w:val="22"/>
          <w:lang w:val="hy-AM"/>
        </w:rPr>
        <w:t xml:space="preserve"> </w:t>
      </w:r>
      <w:r>
        <w:rPr>
          <w:rFonts w:cs="Arial" w:ascii="GHEA Grapalat" w:hAnsi="GHEA Grapalat"/>
          <w:sz w:val="22"/>
          <w:szCs w:val="22"/>
          <w:lang w:val="hy-AM"/>
        </w:rPr>
        <w:t>նշել</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խոշորածավալ</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նման</w:t>
      </w:r>
      <w:r>
        <w:rPr>
          <w:rFonts w:ascii="GHEA Grapalat" w:hAnsi="GHEA Grapalat"/>
          <w:sz w:val="22"/>
          <w:szCs w:val="22"/>
          <w:lang w:val="hy-AM"/>
        </w:rPr>
        <w:t xml:space="preserve"> </w:t>
      </w:r>
      <w:r>
        <w:rPr>
          <w:rFonts w:cs="Arial" w:ascii="GHEA Grapalat" w:hAnsi="GHEA Grapalat"/>
          <w:sz w:val="22"/>
          <w:szCs w:val="22"/>
          <w:lang w:val="hy-AM"/>
        </w:rPr>
        <w:t>ոլորտները</w:t>
      </w:r>
      <w:r>
        <w:rPr>
          <w:rFonts w:ascii="GHEA Grapalat" w:hAnsi="GHEA Grapalat"/>
          <w:sz w:val="22"/>
          <w:szCs w:val="22"/>
          <w:lang w:val="hy-AM"/>
        </w:rPr>
        <w:t xml:space="preserve"> </w:t>
      </w:r>
      <w:r>
        <w:rPr>
          <w:rFonts w:cs="Arial" w:ascii="GHEA Grapalat" w:hAnsi="GHEA Grapalat"/>
          <w:sz w:val="22"/>
          <w:szCs w:val="22"/>
          <w:lang w:val="hy-AM"/>
        </w:rPr>
        <w:t>հիմնականում</w:t>
      </w:r>
      <w:r>
        <w:rPr>
          <w:rFonts w:ascii="GHEA Grapalat" w:hAnsi="GHEA Grapalat"/>
          <w:sz w:val="22"/>
          <w:szCs w:val="22"/>
          <w:lang w:val="hy-AM"/>
        </w:rPr>
        <w:t xml:space="preserve"> </w:t>
      </w:r>
      <w:r>
        <w:rPr>
          <w:rFonts w:cs="Arial" w:ascii="GHEA Grapalat" w:hAnsi="GHEA Grapalat"/>
          <w:sz w:val="22"/>
          <w:szCs w:val="22"/>
          <w:lang w:val="hy-AM"/>
        </w:rPr>
        <w:t>հիմնվում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այնպես</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դրանց</w:t>
      </w:r>
      <w:r>
        <w:rPr>
          <w:rFonts w:ascii="GHEA Grapalat" w:hAnsi="GHEA Grapalat"/>
          <w:sz w:val="22"/>
          <w:szCs w:val="22"/>
          <w:lang w:val="hy-AM"/>
        </w:rPr>
        <w:t xml:space="preserve"> </w:t>
      </w:r>
      <w:r>
        <w:rPr>
          <w:rFonts w:cs="Arial" w:ascii="GHEA Grapalat" w:hAnsi="GHEA Grapalat"/>
          <w:sz w:val="22"/>
          <w:szCs w:val="22"/>
          <w:lang w:val="hy-AM"/>
        </w:rPr>
        <w:t>ազդեցությունը</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Տրամադրված</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կանխատեսումների</w:t>
      </w:r>
      <w:r>
        <w:rPr>
          <w:rFonts w:ascii="GHEA Grapalat" w:hAnsi="GHEA Grapalat"/>
          <w:sz w:val="22"/>
          <w:szCs w:val="22"/>
          <w:lang w:val="hy-AM"/>
        </w:rPr>
        <w:t xml:space="preserve"> </w:t>
      </w:r>
      <w:r>
        <w:rPr>
          <w:rFonts w:cs="Arial" w:ascii="GHEA Grapalat" w:hAnsi="GHEA Grapalat"/>
          <w:sz w:val="22"/>
          <w:szCs w:val="22"/>
          <w:lang w:val="hy-AM"/>
        </w:rPr>
        <w:t>հիման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ակնհայտ</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 xml:space="preserve"> </w:t>
      </w:r>
      <w:r>
        <w:rPr>
          <w:rFonts w:cs="Arial" w:ascii="GHEA Grapalat" w:hAnsi="GHEA Grapalat"/>
          <w:sz w:val="22"/>
          <w:szCs w:val="22"/>
          <w:lang w:val="hy-AM"/>
        </w:rPr>
        <w:t>գերակշռող</w:t>
      </w:r>
      <w:r>
        <w:rPr>
          <w:rFonts w:ascii="GHEA Grapalat" w:hAnsi="GHEA Grapalat"/>
          <w:sz w:val="22"/>
          <w:szCs w:val="22"/>
          <w:lang w:val="hy-AM"/>
        </w:rPr>
        <w:t xml:space="preserve"> </w:t>
      </w:r>
      <w:r>
        <w:rPr>
          <w:rFonts w:cs="Arial" w:ascii="GHEA Grapalat" w:hAnsi="GHEA Grapalat"/>
          <w:sz w:val="22"/>
          <w:szCs w:val="22"/>
          <w:lang w:val="hy-AM"/>
        </w:rPr>
        <w:t>դեր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խաղում</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տարբեր</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r>
        <w:rPr>
          <w:rFonts w:cs="Arial" w:ascii="GHEA Grapalat" w:hAnsi="GHEA Grapalat"/>
          <w:sz w:val="22"/>
          <w:szCs w:val="22"/>
          <w:lang w:val="hy-AM"/>
        </w:rPr>
        <w:t>բավարարելու</w:t>
      </w:r>
      <w:r>
        <w:rPr>
          <w:rFonts w:ascii="GHEA Grapalat" w:hAnsi="GHEA Grapalat"/>
          <w:sz w:val="22"/>
          <w:szCs w:val="22"/>
          <w:lang w:val="hy-AM"/>
        </w:rPr>
        <w:t xml:space="preserve"> </w:t>
      </w:r>
      <w:r>
        <w:rPr>
          <w:rFonts w:cs="Arial" w:ascii="GHEA Grapalat" w:hAnsi="GHEA Grapalat"/>
          <w:sz w:val="22"/>
          <w:szCs w:val="22"/>
          <w:lang w:val="hy-AM"/>
        </w:rPr>
        <w:t>գործում</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որոշ</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ինչպիսին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փոքր</w:t>
      </w:r>
      <w:r>
        <w:rPr>
          <w:rFonts w:ascii="GHEA Grapalat" w:hAnsi="GHEA Grapalat"/>
          <w:sz w:val="22"/>
          <w:szCs w:val="22"/>
          <w:lang w:val="hy-AM"/>
        </w:rPr>
        <w:t xml:space="preserve"> </w:t>
      </w:r>
      <w:r>
        <w:rPr>
          <w:rFonts w:cs="Arial" w:ascii="GHEA Grapalat" w:hAnsi="GHEA Grapalat"/>
          <w:sz w:val="22"/>
          <w:szCs w:val="22"/>
          <w:lang w:val="hy-AM"/>
        </w:rPr>
        <w:t>մասը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բաշխումը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անվտանգությունն</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պրակտիկաների</w:t>
      </w:r>
      <w:r>
        <w:rPr>
          <w:rFonts w:ascii="GHEA Grapalat" w:hAnsi="GHEA Grapalat"/>
          <w:sz w:val="22"/>
          <w:szCs w:val="22"/>
          <w:lang w:val="hy-AM"/>
        </w:rPr>
        <w:t xml:space="preserve"> </w:t>
      </w:r>
      <w:r>
        <w:rPr>
          <w:rFonts w:cs="Arial" w:ascii="GHEA Grapalat" w:hAnsi="GHEA Grapalat"/>
          <w:sz w:val="22"/>
          <w:szCs w:val="22"/>
          <w:lang w:val="hy-AM"/>
        </w:rPr>
        <w:t>կարևորությունը</w:t>
      </w:r>
      <w:r>
        <w:rPr>
          <w:rFonts w:ascii="GHEA Grapalat" w:hAnsi="GHEA Grapalat"/>
          <w:sz w:val="22"/>
          <w:szCs w:val="22"/>
          <w:lang w:val="hy-AM"/>
        </w:rPr>
        <w:t>:</w:t>
      </w:r>
    </w:p>
    <w:p>
      <w:pPr>
        <w:pStyle w:val="BodyText"/>
        <w:spacing w:lineRule="auto" w:line="276" w:before="120" w:after="0"/>
        <w:ind w:hanging="0"/>
        <w:jc w:val="center"/>
        <w:rPr>
          <w:rFonts w:ascii="GHEA Grapalat" w:hAnsi="GHEA Grapalat" w:eastAsia="Batang"/>
          <w:b/>
          <w:bCs/>
          <w:color w:themeColor="dark2" w:val="1F497D"/>
          <w:sz w:val="22"/>
          <w:lang w:val="hy-AM" w:eastAsia="en-GB"/>
        </w:rPr>
      </w:pPr>
      <w:r>
        <w:rPr/>
        <w:drawing>
          <wp:inline distT="0" distB="0" distL="0" distR="0">
            <wp:extent cx="4758055" cy="2743200"/>
            <wp:effectExtent l="0" t="0" r="0" b="0"/>
            <wp:docPr id="1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
                    <pic:cNvPicPr>
                      <a:picLocks noChangeAspect="1" noChangeArrowheads="1"/>
                    </pic:cNvPicPr>
                  </pic:nvPicPr>
                  <pic:blipFill>
                    <a:blip r:embed="rId17"/>
                    <a:stretch>
                      <a:fillRect/>
                    </a:stretch>
                  </pic:blipFill>
                  <pic:spPr bwMode="auto">
                    <a:xfrm>
                      <a:off x="0" y="0"/>
                      <a:ext cx="4758055" cy="2743200"/>
                    </a:xfrm>
                    <a:prstGeom prst="rect">
                      <a:avLst/>
                    </a:prstGeom>
                    <a:noFill/>
                  </pic:spPr>
                </pic:pic>
              </a:graphicData>
            </a:graphic>
          </wp:inline>
        </w:drawing>
      </w:r>
    </w:p>
    <w:p>
      <w:pPr>
        <w:pStyle w:val="BodyText"/>
        <w:spacing w:lineRule="auto" w:line="276" w:before="120" w:after="0"/>
        <w:ind w:hanging="0"/>
        <w:jc w:val="center"/>
        <w:rPr>
          <w:rFonts w:ascii="GHEA Grapalat" w:hAnsi="GHEA Grapalat"/>
          <w:lang w:val="hy-AM"/>
        </w:rPr>
      </w:pPr>
      <w:bookmarkStart w:id="101" w:name="_Toc180590496"/>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10</w:t>
      </w:r>
      <w:r>
        <w:rPr>
          <w:sz w:val="22"/>
          <w:bCs/>
          <w:rFonts w:eastAsia="Batang" w:ascii="GHEA Grapalat" w:hAnsi="GHEA Grapalat"/>
          <w:color w:themeColor="dark2" w:val="1F497D"/>
          <w:lang w:val="hy-AM" w:eastAsia="en-GB"/>
        </w:rPr>
        <w:fldChar w:fldCharType="end"/>
      </w:r>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Հայաստանի բնակչության կանխատեսում</w:t>
      </w:r>
      <w:bookmarkEnd w:id="101"/>
    </w:p>
    <w:p>
      <w:pPr>
        <w:pStyle w:val="BodyText"/>
        <w:spacing w:lineRule="auto" w:line="276" w:before="120" w:after="0"/>
        <w:ind w:hanging="0"/>
        <w:rPr>
          <w:rFonts w:ascii="GHEA Grapalat" w:hAnsi="GHEA Grapalat"/>
          <w:lang w:val="hy-AM"/>
        </w:rPr>
      </w:pPr>
      <w:r>
        <w:rPr>
          <w:rFonts w:cs="Arial" w:ascii="GHEA Grapalat" w:hAnsi="GHEA Grapalat"/>
          <w:i/>
          <w:sz w:val="16"/>
          <w:szCs w:val="16"/>
          <w:lang w:val="hy-AM"/>
        </w:rPr>
        <w:t>Աղբյուր՝ Աշխարհի բնակչության հեռանկարները 2019</w:t>
      </w:r>
    </w:p>
    <w:p>
      <w:pPr>
        <w:pStyle w:val="BodyText"/>
        <w:spacing w:lineRule="auto" w:line="276" w:before="120" w:after="0"/>
        <w:ind w:hanging="0"/>
        <w:rPr>
          <w:rFonts w:ascii="GHEA Grapalat" w:hAnsi="GHEA Grapalat"/>
          <w:sz w:val="22"/>
          <w:lang w:val="hy-AM"/>
        </w:rPr>
      </w:pPr>
      <w:r>
        <w:rPr>
          <w:rFonts w:ascii="GHEA Grapalat" w:hAnsi="GHEA Grapalat"/>
          <w:sz w:val="22"/>
          <w:lang w:val="hy-AM"/>
        </w:rPr>
        <w:t>Հիմնվելով բնակչության կանխատեսումների և տարբեր ոլորտների կանխատեսումների իրականացման վրա, ստորև ներկայացված են գետի պահանջարկի կանխատեսման թվերը:</w:t>
      </w:r>
    </w:p>
    <w:p>
      <w:pPr>
        <w:pStyle w:val="BodyText"/>
        <w:spacing w:lineRule="auto" w:line="276" w:before="120" w:after="0"/>
        <w:ind w:hanging="0"/>
        <w:jc w:val="center"/>
        <w:rPr>
          <w:rFonts w:ascii="GHEA Grapalat" w:hAnsi="GHEA Grapalat"/>
          <w:lang w:val="hy-AM"/>
        </w:rPr>
      </w:pPr>
      <w:r>
        <w:rPr/>
        <w:drawing>
          <wp:inline distT="0" distB="0" distL="0" distR="0">
            <wp:extent cx="5230495" cy="370713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5230495" cy="3707130"/>
                    </a:xfrm>
                    <a:prstGeom prst="rect">
                      <a:avLst/>
                    </a:prstGeom>
                    <a:noFill/>
                  </pic:spPr>
                </pic:pic>
              </a:graphicData>
            </a:graphic>
          </wp:inline>
        </w:drawing>
      </w:r>
    </w:p>
    <w:p>
      <w:pPr>
        <w:pStyle w:val="BodyText"/>
        <w:spacing w:lineRule="auto" w:line="276" w:before="120" w:after="0"/>
        <w:ind w:hanging="0"/>
        <w:jc w:val="center"/>
        <w:rPr>
          <w:rFonts w:ascii="GHEA Grapalat" w:hAnsi="GHEA Grapalat" w:eastAsia="Batang"/>
          <w:bCs/>
          <w:color w:themeColor="dark2" w:val="1F497D"/>
          <w:sz w:val="22"/>
          <w:lang w:val="hy-AM" w:eastAsia="en-GB"/>
        </w:rPr>
      </w:pPr>
      <w:bookmarkStart w:id="102" w:name="_Toc180590497"/>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11</w:t>
      </w:r>
      <w:r>
        <w:rPr>
          <w:sz w:val="22"/>
          <w:bCs/>
          <w:rFonts w:eastAsia="Batang" w:ascii="GHEA Grapalat" w:hAnsi="GHEA Grapalat"/>
          <w:color w:themeColor="dark2" w:val="1F497D"/>
          <w:lang w:val="hy-AM" w:eastAsia="en-GB"/>
        </w:rPr>
        <w:fldChar w:fldCharType="end"/>
      </w:r>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Արարատյան ՋԿՏ-ի մակերևութային ջրերի պահանջարկի կանխատեսումն ըստ ոլորտների</w:t>
      </w:r>
      <w:bookmarkEnd w:id="102"/>
    </w:p>
    <w:p>
      <w:pPr>
        <w:pStyle w:val="BodyText"/>
        <w:spacing w:lineRule="auto" w:line="276" w:before="120" w:after="0"/>
        <w:ind w:hanging="0"/>
        <w:jc w:val="center"/>
        <w:rPr>
          <w:rFonts w:ascii="GHEA Grapalat" w:hAnsi="GHEA Grapalat"/>
          <w:lang w:val="hy-AM"/>
        </w:rPr>
      </w:pPr>
      <w:r>
        <w:rPr>
          <w:rFonts w:ascii="GHEA Grapalat" w:hAnsi="GHEA Grapalat"/>
          <w:lang w:val="hy-AM"/>
        </w:rPr>
      </w:r>
    </w:p>
    <w:p>
      <w:pPr>
        <w:pStyle w:val="Heading2"/>
        <w:numPr>
          <w:ilvl w:val="1"/>
          <w:numId w:val="24"/>
        </w:numPr>
        <w:spacing w:before="120" w:after="0"/>
        <w:rPr>
          <w:rFonts w:ascii="GHEA Grapalat" w:hAnsi="GHEA Grapalat" w:cs="Arial"/>
          <w:sz w:val="26"/>
          <w:lang w:val="hy-AM"/>
        </w:rPr>
      </w:pPr>
      <w:bookmarkStart w:id="103" w:name="_Toc180589679"/>
      <w:r>
        <w:rPr>
          <w:rFonts w:cs="Arial" w:ascii="GHEA Grapalat" w:hAnsi="GHEA Grapalat"/>
          <w:sz w:val="26"/>
          <w:lang w:val="hy-AM"/>
        </w:rPr>
        <w:t>Ջրառաջարկի և ջրապահանջարկի փոփոխության վերլուծություն և կանխատեսման սցենարներ</w:t>
      </w:r>
      <w:bookmarkEnd w:id="103"/>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Ջրային հաշվեկշիռը թույլ է տալիս որոշել ՋԿՏ-ի կամ դրա առանձին մասերի ջրի պահանջարկը և ջրառաջարկը: Այն որոշում է ջրային ռեսուրսների ավելցուկը կամ պակասորդը տվյալ ՋԿՏ-ում կամ դրա ցանկացած մասում:</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fldChar w:fldCharType="begin"/>
      </w:r>
      <w:r>
        <w:rPr>
          <w:sz w:val="22"/>
          <w:szCs w:val="22"/>
          <w:rFonts w:cs="Arial" w:ascii="GHEA Grapalat" w:hAnsi="GHEA Grapalat"/>
          <w:lang w:val="hy-AM"/>
        </w:rPr>
        <w:instrText xml:space="preserve"> REF _Ref180587311 \h </w:instrText>
      </w:r>
      <w:r>
        <w:rPr>
          <w:sz w:val="22"/>
          <w:szCs w:val="22"/>
          <w:rFonts w:cs="Arial" w:ascii="GHEA Grapalat" w:hAnsi="GHEA Grapalat"/>
          <w:lang w:val="hy-AM"/>
        </w:rPr>
        <w:fldChar w:fldCharType="separate"/>
      </w:r>
      <w:r>
        <w:rPr>
          <w:sz w:val="22"/>
          <w:szCs w:val="22"/>
          <w:rFonts w:cs="Arial" w:ascii="GHEA Grapalat" w:hAnsi="GHEA Grapalat"/>
          <w:lang w:val="hy-AM"/>
        </w:rPr>
        <w:t>Աղյուսակ 10</w:t>
      </w:r>
      <w:r>
        <w:rPr>
          <w:sz w:val="22"/>
          <w:szCs w:val="22"/>
          <w:rFonts w:cs="Arial" w:ascii="GHEA Grapalat" w:hAnsi="GHEA Grapalat"/>
          <w:lang w:val="hy-AM"/>
        </w:rPr>
        <w:fldChar w:fldCharType="end"/>
      </w:r>
      <w:r>
        <w:rPr>
          <w:rFonts w:cs="Arial" w:ascii="GHEA Grapalat" w:hAnsi="GHEA Grapalat"/>
          <w:sz w:val="22"/>
          <w:szCs w:val="22"/>
          <w:lang w:val="hy-AM"/>
        </w:rPr>
        <w:t>-ում</w:t>
      </w:r>
      <w:r>
        <w:rPr>
          <w:rFonts w:ascii="GHEA Grapalat" w:hAnsi="GHEA Grapalat"/>
          <w:sz w:val="22"/>
          <w:szCs w:val="22"/>
          <w:lang w:val="hy-AM"/>
        </w:rPr>
        <w:t xml:space="preserve"> </w:t>
      </w:r>
      <w:r>
        <w:rPr>
          <w:rFonts w:cs="Arial" w:ascii="GHEA Grapalat" w:hAnsi="GHEA Grapalat"/>
          <w:sz w:val="22"/>
          <w:szCs w:val="22"/>
          <w:lang w:val="hy-AM"/>
        </w:rPr>
        <w:t>ջրապահանջարկը</w:t>
      </w:r>
      <w:r>
        <w:rPr>
          <w:rFonts w:ascii="GHEA Grapalat" w:hAnsi="GHEA Grapalat"/>
          <w:sz w:val="22"/>
          <w:szCs w:val="22"/>
          <w:lang w:val="hy-AM"/>
        </w:rPr>
        <w:t xml:space="preserve"> </w:t>
      </w:r>
      <w:r>
        <w:rPr>
          <w:rFonts w:cs="Arial" w:ascii="GHEA Grapalat" w:hAnsi="GHEA Grapalat"/>
          <w:sz w:val="22"/>
          <w:szCs w:val="22"/>
          <w:lang w:val="hy-AM"/>
        </w:rPr>
        <w:t>վերլուծվում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բազմամյա</w:t>
      </w:r>
      <w:r>
        <w:rPr>
          <w:rFonts w:ascii="GHEA Grapalat" w:hAnsi="GHEA Grapalat"/>
          <w:sz w:val="22"/>
          <w:szCs w:val="22"/>
          <w:lang w:val="hy-AM"/>
        </w:rPr>
        <w:t xml:space="preserve"> </w:t>
      </w:r>
      <w:r>
        <w:rPr>
          <w:rFonts w:cs="Arial" w:ascii="GHEA Grapalat" w:hAnsi="GHEA Grapalat"/>
          <w:sz w:val="22"/>
          <w:szCs w:val="22"/>
          <w:lang w:val="hy-AM"/>
        </w:rPr>
        <w:t>ժամանակահատվածի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տարի</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տարի</w:t>
      </w:r>
      <w:r>
        <w:rPr>
          <w:rFonts w:ascii="GHEA Grapalat" w:hAnsi="GHEA Grapalat"/>
          <w:sz w:val="22"/>
          <w:szCs w:val="22"/>
          <w:lang w:val="hy-AM"/>
        </w:rPr>
        <w:t xml:space="preserve">), </w:t>
      </w: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կանխատեսվում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մինչև</w:t>
      </w:r>
      <w:r>
        <w:rPr>
          <w:rFonts w:ascii="GHEA Grapalat" w:hAnsi="GHEA Grapalat"/>
          <w:sz w:val="22"/>
          <w:szCs w:val="22"/>
          <w:lang w:val="hy-AM"/>
        </w:rPr>
        <w:t xml:space="preserve"> 2100 </w:t>
      </w:r>
      <w:r>
        <w:rPr>
          <w:rFonts w:cs="Arial" w:ascii="GHEA Grapalat" w:hAnsi="GHEA Grapalat"/>
          <w:sz w:val="22"/>
          <w:szCs w:val="22"/>
          <w:lang w:val="hy-AM"/>
        </w:rPr>
        <w:t>թվականը</w:t>
      </w:r>
      <w:r>
        <w:rPr>
          <w:rFonts w:ascii="GHEA Grapalat" w:hAnsi="GHEA Grapalat"/>
          <w:sz w:val="22"/>
          <w:szCs w:val="22"/>
          <w:lang w:val="hy-AM"/>
        </w:rPr>
        <w:t>: Ջ</w:t>
      </w:r>
      <w:r>
        <w:rPr>
          <w:rFonts w:cs="Arial" w:ascii="GHEA Grapalat" w:hAnsi="GHEA Grapalat"/>
          <w:sz w:val="22"/>
          <w:szCs w:val="22"/>
          <w:lang w:val="hy-AM"/>
        </w:rPr>
        <w:t>րապահանջարկը</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օգտագործվել</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երկու</w:t>
      </w:r>
      <w:r>
        <w:rPr>
          <w:rFonts w:ascii="GHEA Grapalat" w:hAnsi="GHEA Grapalat"/>
          <w:sz w:val="22"/>
          <w:szCs w:val="22"/>
          <w:lang w:val="hy-AM"/>
        </w:rPr>
        <w:t xml:space="preserve"> </w:t>
      </w:r>
      <w:r>
        <w:rPr>
          <w:rFonts w:cs="Arial" w:ascii="GHEA Grapalat" w:hAnsi="GHEA Grapalat"/>
          <w:sz w:val="22"/>
          <w:szCs w:val="22"/>
          <w:lang w:val="hy-AM"/>
        </w:rPr>
        <w:t>սցենար՝</w:t>
      </w:r>
      <w:r>
        <w:rPr>
          <w:rFonts w:ascii="GHEA Grapalat" w:hAnsi="GHEA Grapalat"/>
          <w:sz w:val="22"/>
          <w:szCs w:val="22"/>
          <w:lang w:val="hy-AM"/>
        </w:rPr>
        <w:t xml:space="preserve"> </w:t>
      </w:r>
      <w:r>
        <w:rPr>
          <w:rFonts w:cs="Arial" w:ascii="GHEA Grapalat" w:hAnsi="GHEA Grapalat"/>
          <w:sz w:val="22"/>
          <w:szCs w:val="22"/>
          <w:lang w:val="hy-AM"/>
        </w:rPr>
        <w:t>օպտիմիստական</w:t>
      </w:r>
      <w:r>
        <w:rPr>
          <w:rFonts w:ascii="GHEA Grapalat" w:hAnsi="GHEA Grapalat"/>
          <w:sz w:val="22"/>
          <w:szCs w:val="22"/>
          <w:lang w:val="hy-AM"/>
        </w:rPr>
        <w:t xml:space="preserve"> (IPCC RCP6.0)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պեսիմիստական</w:t>
      </w:r>
      <w:r>
        <w:rPr>
          <w:rFonts w:ascii="GHEA Grapalat" w:hAnsi="GHEA Grapalat"/>
          <w:sz w:val="22"/>
          <w:szCs w:val="22"/>
          <w:lang w:val="hy-AM"/>
        </w:rPr>
        <w:t xml:space="preserve"> (IPCC RCP8.5):</w:t>
      </w:r>
    </w:p>
    <w:p>
      <w:pPr>
        <w:sectPr>
          <w:footerReference w:type="default" r:id="rId19"/>
          <w:footnotePr>
            <w:numFmt w:val="decimal"/>
          </w:footnotePr>
          <w:type w:val="nextPage"/>
          <w:pgSz w:w="11906" w:h="16838"/>
          <w:pgMar w:left="1134" w:right="1134" w:gutter="0" w:header="0" w:top="1134" w:footer="0" w:bottom="1134"/>
          <w:pgNumType w:fmt="decimal"/>
          <w:formProt w:val="false"/>
          <w:textDirection w:val="lrTb"/>
          <w:docGrid w:type="default" w:linePitch="312" w:charSpace="4096"/>
        </w:sect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Հուլիս</w:t>
      </w:r>
      <w:r>
        <w:rPr>
          <w:rFonts w:ascii="GHEA Grapalat" w:hAnsi="GHEA Grapalat"/>
          <w:sz w:val="22"/>
          <w:szCs w:val="22"/>
          <w:lang w:val="hy-AM"/>
        </w:rPr>
        <w:t>-</w:t>
      </w:r>
      <w:r>
        <w:rPr>
          <w:rFonts w:cs="Arial" w:ascii="GHEA Grapalat" w:hAnsi="GHEA Grapalat"/>
          <w:sz w:val="22"/>
          <w:szCs w:val="22"/>
          <w:lang w:val="hy-AM"/>
        </w:rPr>
        <w:t>սեպտեմբեր</w:t>
      </w:r>
      <w:r>
        <w:rPr>
          <w:rFonts w:ascii="GHEA Grapalat" w:hAnsi="GHEA Grapalat"/>
          <w:sz w:val="22"/>
          <w:szCs w:val="22"/>
          <w:lang w:val="hy-AM"/>
        </w:rPr>
        <w:t xml:space="preserve"> </w:t>
      </w:r>
      <w:r>
        <w:rPr>
          <w:rFonts w:cs="Arial" w:ascii="GHEA Grapalat" w:hAnsi="GHEA Grapalat"/>
          <w:sz w:val="22"/>
          <w:szCs w:val="22"/>
          <w:lang w:val="hy-AM"/>
        </w:rPr>
        <w:t>ամիսները</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սեզոն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ժամանակահատվածում</w:t>
      </w:r>
      <w:r>
        <w:rPr>
          <w:rFonts w:ascii="GHEA Grapalat" w:hAnsi="GHEA Grapalat"/>
          <w:sz w:val="22"/>
          <w:szCs w:val="22"/>
          <w:lang w:val="hy-AM"/>
        </w:rPr>
        <w:t xml:space="preserve"> </w:t>
      </w:r>
      <w:r>
        <w:rPr>
          <w:rFonts w:cs="Arial" w:ascii="GHEA Grapalat" w:hAnsi="GHEA Grapalat"/>
          <w:sz w:val="22"/>
          <w:szCs w:val="22"/>
          <w:lang w:val="hy-AM"/>
        </w:rPr>
        <w:t>մատակարարումը</w:t>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տեղումների</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r>
        <w:rPr>
          <w:rFonts w:cs="Arial" w:ascii="GHEA Grapalat" w:hAnsi="GHEA Grapalat"/>
          <w:sz w:val="22"/>
          <w:szCs w:val="22"/>
          <w:lang w:val="hy-AM"/>
        </w:rPr>
        <w:t>իսկ</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ջրօգտագործմամբ</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վերլուծել</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պակասորդը</w:t>
      </w:r>
      <w:r>
        <w:rPr>
          <w:rFonts w:ascii="GHEA Grapalat" w:hAnsi="GHEA Grapalat"/>
          <w:sz w:val="22"/>
          <w:szCs w:val="22"/>
          <w:lang w:val="hy-AM"/>
        </w:rPr>
        <w:t>:</w:t>
      </w:r>
    </w:p>
    <w:p>
      <w:pPr>
        <w:pStyle w:val="BodyText"/>
        <w:spacing w:lineRule="auto" w:line="276"/>
        <w:rPr>
          <w:rFonts w:ascii="GHEA Grapalat" w:hAnsi="GHEA Grapalat"/>
          <w:lang w:val="hy-AM"/>
        </w:rPr>
      </w:pPr>
      <w:bookmarkStart w:id="104" w:name="_Ref180587311"/>
      <w:bookmarkStart w:id="105" w:name="_Toc180590469"/>
      <w:r>
        <w:rPr>
          <w:rFonts w:eastAsia="Batang" w:ascii="GHEA Grapalat" w:hAnsi="GHEA Grapalat"/>
          <w:b/>
          <w:bCs/>
          <w:color w:themeColor="dark2" w:val="1F497D"/>
          <w:sz w:val="22"/>
          <w:lang w:val="hy-AM" w:eastAsia="en-GB"/>
        </w:rPr>
        <w:t xml:space="preserve">Աղյուսակ </w:t>
      </w:r>
      <w:r>
        <w:rPr>
          <w:rFonts w:eastAsia="Batang" w:ascii="GHEA Grapalat" w:hAnsi="GHEA Grapalat"/>
          <w:b/>
          <w:bCs/>
          <w:color w:themeColor="dark2" w:val="1F497D"/>
          <w:sz w:val="22"/>
          <w:lang w:val="hy-AM" w:eastAsia="en-GB"/>
        </w:rPr>
        <w:fldChar w:fldCharType="begin"/>
      </w:r>
      <w:r>
        <w:rPr>
          <w:sz w:val="22"/>
          <w:b/>
          <w:bCs/>
          <w:rFonts w:eastAsia="Batang" w:ascii="GHEA Grapalat" w:hAnsi="GHEA Grapalat"/>
          <w:color w:themeColor="dark2" w:val="1F497D"/>
          <w:lang w:val="hy-AM" w:eastAsia="en-GB"/>
        </w:rPr>
        <w:instrText xml:space="preserve"> SEQ Աղյուսակ \* ARABIC </w:instrText>
      </w:r>
      <w:r>
        <w:rPr>
          <w:sz w:val="22"/>
          <w:b/>
          <w:bCs/>
          <w:rFonts w:eastAsia="Batang" w:ascii="GHEA Grapalat" w:hAnsi="GHEA Grapalat"/>
          <w:color w:themeColor="dark2" w:val="1F497D"/>
          <w:lang w:val="hy-AM" w:eastAsia="en-GB"/>
        </w:rPr>
        <w:fldChar w:fldCharType="separate"/>
      </w:r>
      <w:r>
        <w:rPr>
          <w:sz w:val="22"/>
          <w:b/>
          <w:bCs/>
          <w:rFonts w:eastAsia="Batang" w:ascii="GHEA Grapalat" w:hAnsi="GHEA Grapalat"/>
          <w:color w:themeColor="dark2" w:val="1F497D"/>
          <w:lang w:val="hy-AM" w:eastAsia="en-GB"/>
        </w:rPr>
        <w:t>10</w:t>
      </w:r>
      <w:r>
        <w:rPr>
          <w:sz w:val="22"/>
          <w:b/>
          <w:bCs/>
          <w:rFonts w:eastAsia="Batang" w:ascii="GHEA Grapalat" w:hAnsi="GHEA Grapalat"/>
          <w:color w:themeColor="dark2" w:val="1F497D"/>
          <w:lang w:val="hy-AM" w:eastAsia="en-GB"/>
        </w:rPr>
        <w:fldChar w:fldCharType="end"/>
      </w:r>
      <w:bookmarkEnd w:id="104"/>
      <w:r>
        <w:rPr>
          <w:rFonts w:eastAsia="Batang" w:cs="Cambria Math" w:ascii="Cambria Math" w:hAnsi="Cambria Math"/>
          <w:b/>
          <w:bCs/>
          <w:color w:themeColor="dark2" w:val="1F497D"/>
          <w:sz w:val="22"/>
          <w:lang w:val="hy-AM" w:eastAsia="en-GB"/>
        </w:rPr>
        <w:t>․</w:t>
      </w:r>
      <w:r>
        <w:rPr>
          <w:rFonts w:eastAsia="Batang" w:ascii="GHEA Grapalat" w:hAnsi="GHEA Grapalat"/>
          <w:b/>
          <w:bCs/>
          <w:color w:themeColor="dark2" w:val="1F497D"/>
          <w:sz w:val="22"/>
          <w:lang w:val="hy-AM" w:eastAsia="en-GB"/>
        </w:rPr>
        <w:t xml:space="preserve"> Արարատյան ՋԿՏ-ում մակերևութային ջրերի ներկա և ապագա տարեկան ջրառաջարկը և պահանջարկը (մլն մ³)</w:t>
      </w:r>
      <w:bookmarkEnd w:id="105"/>
    </w:p>
    <w:tbl>
      <w:tblPr>
        <w:tblW w:w="15422" w:type="dxa"/>
        <w:jc w:val="left"/>
        <w:tblInd w:w="-118" w:type="dxa"/>
        <w:tblLayout w:type="fixed"/>
        <w:tblCellMar>
          <w:top w:w="0" w:type="dxa"/>
          <w:left w:w="108" w:type="dxa"/>
          <w:bottom w:w="0" w:type="dxa"/>
          <w:right w:w="108" w:type="dxa"/>
        </w:tblCellMar>
      </w:tblPr>
      <w:tblGrid>
        <w:gridCol w:w="680"/>
        <w:gridCol w:w="1135"/>
        <w:gridCol w:w="849"/>
        <w:gridCol w:w="710"/>
        <w:gridCol w:w="709"/>
        <w:gridCol w:w="708"/>
        <w:gridCol w:w="708"/>
        <w:gridCol w:w="700"/>
        <w:gridCol w:w="719"/>
        <w:gridCol w:w="709"/>
        <w:gridCol w:w="708"/>
        <w:gridCol w:w="708"/>
        <w:gridCol w:w="723"/>
        <w:gridCol w:w="694"/>
        <w:gridCol w:w="710"/>
        <w:gridCol w:w="709"/>
        <w:gridCol w:w="722"/>
        <w:gridCol w:w="694"/>
        <w:gridCol w:w="663"/>
        <w:gridCol w:w="726"/>
        <w:gridCol w:w="738"/>
      </w:tblGrid>
      <w:tr>
        <w:trPr>
          <w:trHeight w:val="20" w:hRule="atLeast"/>
        </w:trPr>
        <w:tc>
          <w:tcPr>
            <w:tcW w:w="680" w:type="dxa"/>
            <w:vMerge w:val="restart"/>
            <w:tcBorders>
              <w:top w:val="single" w:sz="4" w:space="0" w:color="000000"/>
              <w:left w:val="single" w:sz="4" w:space="0" w:color="000000"/>
              <w:bottom w:val="single" w:sz="4" w:space="0" w:color="000000"/>
              <w:right w:val="single" w:sz="4" w:space="0" w:color="000000"/>
            </w:tcBorders>
            <w:shd w:fill="BDD6EE" w:val="clear"/>
            <w:vAlign w:val="center"/>
          </w:tcPr>
          <w:p>
            <w:pPr>
              <w:pStyle w:val="Normal"/>
              <w:spacing w:lineRule="auto" w:line="240"/>
              <w:ind w:hanging="0"/>
              <w:rPr>
                <w:rFonts w:ascii="GHEA Grapalat" w:hAnsi="GHEA Grapalat"/>
                <w:lang w:val="hy-AM"/>
              </w:rPr>
            </w:pPr>
            <w:r>
              <w:rPr>
                <w:rFonts w:cs="Arial" w:ascii="GHEA Grapalat" w:hAnsi="GHEA Grapalat"/>
                <w:b/>
                <w:bCs/>
                <w:color w:val="000000"/>
                <w:sz w:val="14"/>
                <w:szCs w:val="14"/>
                <w:lang w:val="hy-AM"/>
              </w:rPr>
              <w:t>Ջ</w:t>
            </w:r>
            <w:r>
              <w:rPr>
                <w:rFonts w:cs="Arial" w:ascii="GHEA Grapalat" w:hAnsi="GHEA Grapalat"/>
                <w:b/>
                <w:bCs/>
                <w:color w:val="000000"/>
                <w:sz w:val="14"/>
                <w:szCs w:val="14"/>
              </w:rPr>
              <w:t>ր</w:t>
            </w:r>
            <w:r>
              <w:rPr>
                <w:rFonts w:cs="Arial" w:ascii="GHEA Grapalat" w:hAnsi="GHEA Grapalat"/>
                <w:b/>
                <w:bCs/>
                <w:color w:val="000000"/>
                <w:sz w:val="14"/>
                <w:szCs w:val="14"/>
                <w:lang w:val="hy-AM"/>
              </w:rPr>
              <w:t>առա-ջարկ</w:t>
            </w:r>
            <w:r>
              <w:rPr>
                <w:rFonts w:cs="Arial" w:ascii="GHEA Grapalat" w:hAnsi="GHEA Grapalat"/>
                <w:b/>
                <w:bCs/>
                <w:color w:val="000000"/>
                <w:sz w:val="14"/>
                <w:szCs w:val="14"/>
              </w:rPr>
              <w:t xml:space="preserve"> և պահանջարկ</w:t>
            </w:r>
          </w:p>
        </w:tc>
        <w:tc>
          <w:tcPr>
            <w:tcW w:w="1135" w:type="dxa"/>
            <w:vMerge w:val="restart"/>
            <w:tcBorders>
              <w:top w:val="single" w:sz="4" w:space="0" w:color="000000"/>
              <w:left w:val="single" w:sz="4" w:space="0" w:color="000000"/>
              <w:bottom w:val="single" w:sz="4" w:space="0" w:color="000000"/>
              <w:right w:val="single" w:sz="4" w:space="0" w:color="000000"/>
            </w:tcBorders>
            <w:shd w:fill="BDD6EE" w:val="clear"/>
            <w:vAlign w:val="center"/>
          </w:tcPr>
          <w:p>
            <w:pPr>
              <w:pStyle w:val="Normal"/>
              <w:spacing w:lineRule="auto" w:line="240"/>
              <w:ind w:hanging="0"/>
              <w:rPr>
                <w:rFonts w:ascii="GHEA Grapalat" w:hAnsi="GHEA Grapalat"/>
                <w:lang w:val="hy-AM"/>
              </w:rPr>
            </w:pPr>
            <w:r>
              <w:rPr>
                <w:rFonts w:ascii="GHEA Grapalat" w:hAnsi="GHEA Grapalat"/>
                <w:lang w:val="hy-AM"/>
              </w:rPr>
            </w:r>
          </w:p>
        </w:tc>
        <w:tc>
          <w:tcPr>
            <w:tcW w:w="849" w:type="dxa"/>
            <w:tcBorders>
              <w:top w:val="single" w:sz="4" w:space="0" w:color="000000"/>
              <w:left w:val="single" w:sz="4" w:space="0" w:color="000000"/>
              <w:bottom w:val="single" w:sz="4" w:space="0" w:color="000000"/>
              <w:right w:val="single" w:sz="4" w:space="0" w:color="000000"/>
            </w:tcBorders>
            <w:shd w:fill="BDD6EE" w:val="clear"/>
            <w:vAlign w:val="center"/>
          </w:tcPr>
          <w:p>
            <w:pPr>
              <w:pStyle w:val="Normal"/>
              <w:spacing w:lineRule="auto" w:line="240"/>
              <w:jc w:val="center"/>
              <w:rPr>
                <w:rFonts w:ascii="GHEA Grapalat" w:hAnsi="GHEA Grapalat" w:eastAsia="Times New Roman" w:cs="Arial"/>
                <w:b/>
                <w:bCs/>
                <w:color w:val="000000"/>
                <w:sz w:val="16"/>
                <w:szCs w:val="16"/>
                <w:lang w:val="hy-AM"/>
              </w:rPr>
            </w:pPr>
            <w:r>
              <w:rPr>
                <w:rFonts w:eastAsia="Times New Roman" w:cs="Arial" w:ascii="GHEA Grapalat" w:hAnsi="GHEA Grapalat"/>
                <w:b/>
                <w:bCs/>
                <w:color w:val="000000"/>
                <w:sz w:val="16"/>
                <w:szCs w:val="16"/>
                <w:lang w:val="hy-AM"/>
              </w:rPr>
            </w:r>
          </w:p>
        </w:tc>
        <w:tc>
          <w:tcPr>
            <w:tcW w:w="6379" w:type="dxa"/>
            <w:gridSpan w:val="9"/>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jc w:val="center"/>
              <w:rPr>
                <w:rFonts w:ascii="GHEA Grapalat" w:hAnsi="GHEA Grapalat"/>
                <w:lang w:val="hy-AM"/>
              </w:rPr>
            </w:pPr>
            <w:r>
              <w:rPr>
                <w:rFonts w:cs="Arial" w:ascii="GHEA Grapalat" w:hAnsi="GHEA Grapalat"/>
                <w:b/>
                <w:bCs/>
                <w:color w:val="000000"/>
                <w:sz w:val="14"/>
                <w:szCs w:val="14"/>
                <w:lang w:val="hy-AM"/>
              </w:rPr>
              <w:t>Կանխատեսման վերին սահման</w:t>
            </w:r>
          </w:p>
        </w:tc>
        <w:tc>
          <w:tcPr>
            <w:tcW w:w="6379" w:type="dxa"/>
            <w:gridSpan w:val="9"/>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jc w:val="center"/>
              <w:rPr>
                <w:rFonts w:ascii="GHEA Grapalat" w:hAnsi="GHEA Grapalat"/>
                <w:lang w:val="hy-AM"/>
              </w:rPr>
            </w:pPr>
            <w:r>
              <w:rPr>
                <w:rFonts w:cs="Arial" w:ascii="GHEA Grapalat" w:hAnsi="GHEA Grapalat"/>
                <w:b/>
                <w:bCs/>
                <w:color w:val="000000"/>
                <w:sz w:val="14"/>
                <w:szCs w:val="14"/>
                <w:lang w:val="hy-AM"/>
              </w:rPr>
              <w:t>Կանխատեսման ստորին սահման</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35" w:type="dxa"/>
            <w:vMerge w:val="continue"/>
            <w:tcBorders>
              <w:top w:val="single" w:sz="4" w:space="0" w:color="000000"/>
              <w:left w:val="single" w:sz="4" w:space="0" w:color="000000"/>
              <w:bottom w:val="single" w:sz="4" w:space="0" w:color="000000"/>
              <w:right w:val="single" w:sz="4" w:space="0" w:color="000000"/>
            </w:tcBorders>
            <w:shd w:fill="BDD6EE" w:val="clear"/>
          </w:tcPr>
          <w:p>
            <w:pPr>
              <w:pStyle w:val="Normal"/>
              <w:rPr/>
            </w:pPr>
            <w:r>
              <w:rPr/>
            </w:r>
          </w:p>
        </w:tc>
        <w:tc>
          <w:tcPr>
            <w:tcW w:w="849" w:type="dxa"/>
            <w:tcBorders>
              <w:top w:val="single" w:sz="4" w:space="0" w:color="000000"/>
              <w:left w:val="single" w:sz="4" w:space="0" w:color="000000"/>
              <w:bottom w:val="single" w:sz="4" w:space="0" w:color="000000"/>
              <w:right w:val="single" w:sz="4" w:space="0" w:color="000000"/>
            </w:tcBorders>
            <w:shd w:fill="BDD6EE"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2021</w:t>
            </w:r>
          </w:p>
        </w:tc>
        <w:tc>
          <w:tcPr>
            <w:tcW w:w="710"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2025</w:t>
            </w:r>
          </w:p>
        </w:tc>
        <w:tc>
          <w:tcPr>
            <w:tcW w:w="709"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2030</w:t>
            </w:r>
          </w:p>
        </w:tc>
        <w:tc>
          <w:tcPr>
            <w:tcW w:w="708"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2040</w:t>
            </w:r>
          </w:p>
        </w:tc>
        <w:tc>
          <w:tcPr>
            <w:tcW w:w="708"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2050</w:t>
            </w:r>
          </w:p>
        </w:tc>
        <w:tc>
          <w:tcPr>
            <w:tcW w:w="700"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2060</w:t>
            </w:r>
          </w:p>
        </w:tc>
        <w:tc>
          <w:tcPr>
            <w:tcW w:w="719"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2070</w:t>
            </w:r>
          </w:p>
        </w:tc>
        <w:tc>
          <w:tcPr>
            <w:tcW w:w="709"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2080</w:t>
            </w:r>
          </w:p>
        </w:tc>
        <w:tc>
          <w:tcPr>
            <w:tcW w:w="708"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2090</w:t>
            </w:r>
          </w:p>
        </w:tc>
        <w:tc>
          <w:tcPr>
            <w:tcW w:w="708" w:type="dxa"/>
            <w:tcBorders>
              <w:top w:val="single" w:sz="4" w:space="0" w:color="000000"/>
              <w:left w:val="single" w:sz="4" w:space="0" w:color="000000"/>
              <w:bottom w:val="single" w:sz="4" w:space="0" w:color="000000"/>
              <w:right w:val="single" w:sz="4" w:space="0" w:color="000000"/>
            </w:tcBorders>
            <w:shd w:fill="C5E0B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2100</w:t>
            </w:r>
          </w:p>
        </w:tc>
        <w:tc>
          <w:tcPr>
            <w:tcW w:w="723"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2025</w:t>
            </w:r>
          </w:p>
        </w:tc>
        <w:tc>
          <w:tcPr>
            <w:tcW w:w="694"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2030</w:t>
            </w:r>
          </w:p>
        </w:tc>
        <w:tc>
          <w:tcPr>
            <w:tcW w:w="710"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2040</w:t>
            </w:r>
          </w:p>
        </w:tc>
        <w:tc>
          <w:tcPr>
            <w:tcW w:w="709"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2050</w:t>
            </w:r>
          </w:p>
        </w:tc>
        <w:tc>
          <w:tcPr>
            <w:tcW w:w="722"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2060</w:t>
            </w:r>
          </w:p>
        </w:tc>
        <w:tc>
          <w:tcPr>
            <w:tcW w:w="694"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2070</w:t>
            </w:r>
          </w:p>
        </w:tc>
        <w:tc>
          <w:tcPr>
            <w:tcW w:w="663"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2080</w:t>
            </w:r>
          </w:p>
        </w:tc>
        <w:tc>
          <w:tcPr>
            <w:tcW w:w="726"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2090</w:t>
            </w:r>
          </w:p>
        </w:tc>
        <w:tc>
          <w:tcPr>
            <w:tcW w:w="738" w:type="dxa"/>
            <w:tcBorders>
              <w:top w:val="single" w:sz="4" w:space="0" w:color="000000"/>
              <w:left w:val="single" w:sz="4" w:space="0" w:color="000000"/>
              <w:bottom w:val="single" w:sz="4" w:space="0" w:color="000000"/>
              <w:right w:val="single" w:sz="4" w:space="0" w:color="000000"/>
            </w:tcBorders>
            <w:shd w:fill="F4B083" w:val="clear"/>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2100</w:t>
            </w:r>
          </w:p>
        </w:tc>
      </w:tr>
      <w:tr>
        <w:trPr>
          <w:trHeight w:val="20" w:hRule="atLeast"/>
        </w:trPr>
        <w:tc>
          <w:tcPr>
            <w:tcW w:w="680" w:type="dxa"/>
            <w:vMerge w:val="restart"/>
            <w:tcBorders>
              <w:top w:val="single" w:sz="4" w:space="0" w:color="000000"/>
              <w:left w:val="single" w:sz="4" w:space="0" w:color="000000"/>
              <w:bottom w:val="single" w:sz="4" w:space="0" w:color="000000"/>
              <w:right w:val="single" w:sz="4" w:space="0" w:color="000000"/>
            </w:tcBorders>
            <w:textDirection w:val="btLr"/>
            <w:vAlign w:val="center"/>
          </w:tcPr>
          <w:p>
            <w:pPr>
              <w:pStyle w:val="Normal"/>
              <w:spacing w:lineRule="auto" w:line="240"/>
              <w:ind w:hanging="0" w:left="113" w:right="113"/>
              <w:jc w:val="center"/>
              <w:rPr>
                <w:rFonts w:ascii="GHEA Grapalat" w:hAnsi="GHEA Grapalat"/>
                <w:lang w:val="hy-AM"/>
              </w:rPr>
            </w:pPr>
            <w:r>
              <w:rPr>
                <w:rFonts w:eastAsia="Times New Roman" w:cs="Arial" w:ascii="GHEA Grapalat" w:hAnsi="GHEA Grapalat"/>
                <w:b/>
                <w:bCs/>
                <w:color w:val="000000"/>
                <w:sz w:val="16"/>
                <w:szCs w:val="16"/>
                <w:lang w:val="hy-AM"/>
              </w:rPr>
              <w:t>Ջրառաջարկ</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Արփա-Արենի</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30</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02</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689</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677</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45</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93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66</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40</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79</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45</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Արփա-Ջերմուկ</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127</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30</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26</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23</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21</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20</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17</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lang w:val="hy-AM"/>
              </w:rPr>
            </w:pPr>
            <w:r>
              <w:rPr>
                <w:rFonts w:eastAsia="Times New Roman" w:cs="Arial" w:ascii="GHEA Grapalat" w:hAnsi="GHEA Grapalat"/>
                <w:color w:val="000000"/>
                <w:sz w:val="16"/>
                <w:szCs w:val="16"/>
                <w:lang w:val="hy-AM"/>
              </w:rPr>
              <w:t>15</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Արփա-Եղեգնաձոր</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38</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88</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69</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50</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93</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16</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409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95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63</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334</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07</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70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37</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09</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Արտաբուն-Արտայրուք</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8</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Ազատ-Գառնի</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124</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121</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119</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112</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126</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119</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115</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111</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105</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100</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94</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Սելիմագետ-Շատին</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64</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63</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61</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64</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62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58</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53</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48</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45</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41</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Վայք-Զառիթափ</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12</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Վեդի-Ուրցաձոր</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56</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52</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50</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49</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46</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44</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41</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Եղեգիս-Հերմոն</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160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161</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156</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150</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147</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144</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139</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134</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130</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Եղեգիս-Շատին</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271</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75</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276</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277</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281</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288</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268</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262</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259</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256</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251</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246</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242</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cs="Arial" w:ascii="GHEA Grapalat" w:hAnsi="GHEA Grapalat"/>
                <w:b/>
                <w:bCs/>
                <w:color w:val="000000"/>
                <w:sz w:val="14"/>
                <w:szCs w:val="14"/>
                <w:lang w:val="hy-AM"/>
              </w:rPr>
              <w:t>Արարատյան ՋԿՏ</w:t>
            </w:r>
            <w:r>
              <w:rPr>
                <w:rFonts w:cs="Arial" w:ascii="GHEA Grapalat" w:hAnsi="GHEA Grapalat"/>
                <w:b/>
                <w:bCs/>
                <w:color w:val="000000"/>
                <w:sz w:val="14"/>
                <w:szCs w:val="14"/>
              </w:rPr>
              <w:t xml:space="preserve"> (</w:t>
            </w:r>
            <w:r>
              <w:rPr>
                <w:rFonts w:cs="Arial" w:ascii="GHEA Grapalat" w:hAnsi="GHEA Grapalat"/>
                <w:b/>
                <w:bCs/>
                <w:color w:val="000000"/>
                <w:sz w:val="14"/>
                <w:szCs w:val="14"/>
                <w:lang w:val="hy-AM"/>
              </w:rPr>
              <w:t>Ընդհանուր ջրառաջարկ</w:t>
            </w:r>
            <w:r>
              <w:rPr>
                <w:rFonts w:cs="Arial" w:ascii="GHEA Grapalat" w:hAnsi="GHEA Grapalat"/>
                <w:b/>
                <w:bCs/>
                <w:color w:val="000000"/>
                <w:sz w:val="14"/>
                <w:szCs w:val="14"/>
              </w:rPr>
              <w:t>)</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2,024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2,001</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1,993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1,978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1,943</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1,910</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1,877</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1,849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1,822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1,797</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1,970</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1,952</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1,918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1,840</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1,767</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1,698</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1,599</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1,508</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1,424</w:t>
            </w:r>
          </w:p>
        </w:tc>
      </w:tr>
      <w:tr>
        <w:trPr>
          <w:trHeight w:val="20" w:hRule="atLeast"/>
        </w:trPr>
        <w:tc>
          <w:tcPr>
            <w:tcW w:w="680" w:type="dxa"/>
            <w:vMerge w:val="restart"/>
            <w:tcBorders>
              <w:top w:val="single" w:sz="4" w:space="0" w:color="000000"/>
              <w:left w:val="single" w:sz="4" w:space="0" w:color="000000"/>
              <w:bottom w:val="single" w:sz="4" w:space="0" w:color="000000"/>
              <w:right w:val="single" w:sz="4" w:space="0" w:color="000000"/>
            </w:tcBorders>
            <w:textDirection w:val="btLr"/>
            <w:vAlign w:val="center"/>
          </w:tcPr>
          <w:p>
            <w:pPr>
              <w:pStyle w:val="Normal"/>
              <w:spacing w:lineRule="auto" w:line="240"/>
              <w:ind w:hanging="0" w:left="113" w:right="113"/>
              <w:jc w:val="center"/>
              <w:rPr>
                <w:rFonts w:ascii="GHEA Grapalat" w:hAnsi="GHEA Grapalat"/>
                <w:lang w:val="hy-AM"/>
              </w:rPr>
            </w:pPr>
            <w:r>
              <w:rPr>
                <w:rFonts w:eastAsia="Times New Roman" w:cs="Arial" w:ascii="GHEA Grapalat" w:hAnsi="GHEA Grapalat"/>
                <w:b/>
                <w:bCs/>
                <w:color w:val="000000"/>
                <w:sz w:val="16"/>
                <w:szCs w:val="16"/>
                <w:lang w:val="hy-AM"/>
              </w:rPr>
              <w:t>Ջրապահանջարկ</w:t>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Ձկնաբուծություն</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Արդյունաբերություն</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Ոռոգում</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415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410</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402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382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361</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338</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313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250</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03</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87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354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318</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279</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239</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02</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170</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141</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bCs/>
                <w:color w:val="000000"/>
                <w:sz w:val="16"/>
                <w:szCs w:val="16"/>
                <w:lang w:val="hy-AM"/>
              </w:rPr>
              <w:t>ՓՀԷԿ</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1,899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1,994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1,994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2,148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2,256</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2,371</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2,491</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2,617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2,749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2,888</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1,804</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1,804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1,943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2,042</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2,145</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2,253</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2,367</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2,487</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color w:val="000000"/>
                <w:sz w:val="16"/>
                <w:szCs w:val="16"/>
                <w:lang w:val="hy-AM"/>
              </w:rPr>
              <w:t>2,613</w:t>
            </w:r>
          </w:p>
        </w:tc>
      </w:tr>
      <w:tr>
        <w:trPr>
          <w:trHeight w:val="20" w:hRule="atLeast"/>
        </w:trPr>
        <w:tc>
          <w:tcPr>
            <w:tcW w:w="6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cs="Arial" w:ascii="GHEA Grapalat" w:hAnsi="GHEA Grapalat"/>
                <w:b/>
                <w:bCs/>
                <w:color w:val="000000"/>
                <w:sz w:val="14"/>
                <w:szCs w:val="14"/>
                <w:lang w:val="hy-AM"/>
              </w:rPr>
              <w:t>Հյուսիսային ՋԿՏ</w:t>
            </w:r>
            <w:r>
              <w:rPr>
                <w:rFonts w:cs="Arial" w:ascii="GHEA Grapalat" w:hAnsi="GHEA Grapalat"/>
                <w:b/>
                <w:bCs/>
                <w:color w:val="000000"/>
                <w:sz w:val="14"/>
                <w:szCs w:val="14"/>
              </w:rPr>
              <w:t xml:space="preserve"> (</w:t>
            </w:r>
            <w:r>
              <w:rPr>
                <w:rFonts w:cs="Arial" w:ascii="GHEA Grapalat" w:hAnsi="GHEA Grapalat"/>
                <w:b/>
                <w:bCs/>
                <w:color w:val="000000"/>
                <w:sz w:val="14"/>
                <w:szCs w:val="14"/>
                <w:lang w:val="hy-AM"/>
              </w:rPr>
              <w:t>Ընդհանուր ջրապահանջարկ</w:t>
            </w:r>
            <w:r>
              <w:rPr>
                <w:rFonts w:cs="Arial" w:ascii="GHEA Grapalat" w:hAnsi="GHEA Grapalat"/>
                <w:b/>
                <w:bCs/>
                <w:color w:val="000000"/>
                <w:sz w:val="14"/>
                <w:szCs w:val="14"/>
              </w:rPr>
              <w:t>)</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2,339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2,429</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2,421</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2,555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2,642</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2,733</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2,828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2,929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3,042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3,163</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2,232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2,216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2,321</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2,384</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2,448</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2,517</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2,594</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2,681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2,778</w:t>
            </w:r>
          </w:p>
        </w:tc>
      </w:tr>
      <w:tr>
        <w:trPr>
          <w:trHeight w:val="20" w:hRule="atLeast"/>
        </w:trPr>
        <w:tc>
          <w:tcPr>
            <w:tcW w:w="1815"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cs="Arial" w:ascii="GHEA Grapalat" w:hAnsi="GHEA Grapalat"/>
                <w:b/>
                <w:bCs/>
                <w:i/>
                <w:iCs/>
                <w:color w:val="000000"/>
                <w:sz w:val="14"/>
                <w:szCs w:val="14"/>
                <w:lang w:val="hy-AM"/>
              </w:rPr>
              <w:t>Ավելցուկ-Պակասորդ</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-315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-428</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-428</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-576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-699</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-823</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-951</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-1,080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-1,220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-1,366</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-262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-264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-404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-544</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-681</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-819</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-994</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-1,173</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-1,354</w:t>
            </w:r>
          </w:p>
        </w:tc>
      </w:tr>
      <w:tr>
        <w:trPr>
          <w:trHeight w:val="20" w:hRule="atLeast"/>
        </w:trPr>
        <w:tc>
          <w:tcPr>
            <w:tcW w:w="1815"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cs="Arial" w:ascii="GHEA Grapalat" w:hAnsi="GHEA Grapalat"/>
                <w:b/>
                <w:bCs/>
                <w:i/>
                <w:iCs/>
                <w:color w:val="000000"/>
                <w:sz w:val="14"/>
                <w:szCs w:val="14"/>
                <w:lang w:val="hy-AM"/>
              </w:rPr>
              <w:t>Ավելցուկ-Պակասորդ</w:t>
            </w:r>
            <w:r>
              <w:rPr>
                <w:rFonts w:eastAsia="Times New Roman" w:cs="Arial" w:ascii="GHEA Grapalat" w:hAnsi="GHEA Grapalat"/>
                <w:b/>
                <w:bCs/>
                <w:iCs/>
                <w:color w:val="000000"/>
                <w:sz w:val="16"/>
                <w:szCs w:val="16"/>
                <w:lang w:val="hy-AM"/>
              </w:rPr>
              <w:br/>
              <w:t>(առանց ՓՀԷԿ)</w:t>
            </w:r>
          </w:p>
        </w:tc>
        <w:tc>
          <w:tcPr>
            <w:tcW w:w="84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1,585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1,566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1,566</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1,571</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1,558</w:t>
            </w:r>
          </w:p>
        </w:tc>
        <w:tc>
          <w:tcPr>
            <w:tcW w:w="7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1,547</w:t>
            </w:r>
          </w:p>
        </w:tc>
        <w:tc>
          <w:tcPr>
            <w:tcW w:w="71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1,540</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1,537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1,530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1,523</w:t>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1,542</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1,540</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1,539</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1,498</w:t>
            </w:r>
          </w:p>
        </w:tc>
        <w:tc>
          <w:tcPr>
            <w:tcW w:w="72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1,464</w:t>
            </w:r>
          </w:p>
        </w:tc>
        <w:tc>
          <w:tcPr>
            <w:tcW w:w="6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1,434</w:t>
            </w:r>
          </w:p>
        </w:tc>
        <w:tc>
          <w:tcPr>
            <w:tcW w:w="66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1,373</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1,314</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rPr>
                <w:rFonts w:ascii="GHEA Grapalat" w:hAnsi="GHEA Grapalat"/>
                <w:lang w:val="hy-AM"/>
              </w:rPr>
            </w:pPr>
            <w:r>
              <w:rPr>
                <w:rFonts w:eastAsia="Times New Roman" w:cs="Arial" w:ascii="GHEA Grapalat" w:hAnsi="GHEA Grapalat"/>
                <w:b/>
                <w:color w:val="000000"/>
                <w:sz w:val="16"/>
                <w:szCs w:val="16"/>
                <w:lang w:val="hy-AM"/>
              </w:rPr>
              <w:t>1,260</w:t>
            </w:r>
          </w:p>
        </w:tc>
      </w:tr>
    </w:tbl>
    <w:p>
      <w:pPr>
        <w:sectPr>
          <w:footerReference w:type="default" r:id="rId20"/>
          <w:footerReference w:type="first" r:id="rId21"/>
          <w:footnotePr>
            <w:numFmt w:val="decimal"/>
          </w:footnotePr>
          <w:type w:val="nextPage"/>
          <w:pgSz w:orient="landscape" w:w="16838" w:h="11906"/>
          <w:pgMar w:left="1134" w:right="1134" w:gutter="0" w:header="0" w:top="1134" w:footer="0" w:bottom="1134"/>
          <w:pgNumType w:fmt="decimal"/>
          <w:formProt w:val="false"/>
          <w:textDirection w:val="lrTb"/>
          <w:docGrid w:type="default" w:linePitch="326" w:charSpace="4096"/>
        </w:sectPr>
      </w:pP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Արարատյան ՋԿՏ-ում ջրառաջարկի և ջրի պահանջարկի ներկա և կանխատեսվող վիճակի վերլուծությունը բացահայտում է բարդ դինամիկա, որը պահանջում է </w:t>
      </w:r>
      <w:r>
        <w:rPr>
          <w:rFonts w:ascii="GHEA Grapalat" w:hAnsi="GHEA Grapalat"/>
          <w:sz w:val="22"/>
          <w:szCs w:val="22"/>
          <w:shd w:fill="FFFF00" w:val="clear"/>
          <w:lang w:val="hy-AM"/>
          <w:rPrChange w:id="0" w:author="Alexander Arakelyan" w:date="2024-10-28T21:14:00Z"/>
        </w:rPr>
        <w:t>զգույշ մեկնաբանություն</w:t>
      </w:r>
      <w:r>
        <w:rPr>
          <w:rFonts w:ascii="GHEA Grapalat" w:hAnsi="GHEA Grapalat"/>
          <w:sz w:val="22"/>
          <w:szCs w:val="22"/>
          <w:lang w:val="hy-AM"/>
        </w:rPr>
        <w:t xml:space="preserve"> և կառավարում: Այս վերլուծությունից ի հայտ են գալիս մի քանի հիմնական կետեր.</w:t>
      </w:r>
    </w:p>
    <w:p>
      <w:pPr>
        <w:pStyle w:val="BodyText"/>
        <w:numPr>
          <w:ilvl w:val="0"/>
          <w:numId w:val="41"/>
        </w:numPr>
        <w:tabs>
          <w:tab w:val="clear" w:pos="720"/>
          <w:tab w:val="left" w:pos="709" w:leader="none"/>
        </w:tabs>
        <w:suppressAutoHyphens w:val="true"/>
        <w:spacing w:lineRule="auto" w:line="276" w:before="120" w:after="0"/>
        <w:ind w:hanging="360" w:left="530"/>
        <w:rPr>
          <w:rFonts w:ascii="GHEA Grapalat" w:hAnsi="GHEA Grapalat"/>
          <w:sz w:val="22"/>
          <w:szCs w:val="22"/>
          <w:lang w:val="hy-AM"/>
        </w:rPr>
      </w:pPr>
      <w:r>
        <w:rPr>
          <w:rFonts w:ascii="GHEA Grapalat" w:hAnsi="GHEA Grapalat"/>
          <w:sz w:val="22"/>
          <w:szCs w:val="22"/>
          <w:lang w:val="hy-AM"/>
        </w:rPr>
        <w:t xml:space="preserve">Ջրի ակնհայտ պակասորդ. Առաջին հայացքից ջրային հաշվեկշիռը (առաջարկ հանած պահանջարկ) բացասական է երևում և ժամանակի ընթացքում վատթարանում է: Սակայն այս սկզբնական տպավորությունը մոլորեցնող է՝ պայմանավորված փոքր հիդրոէլեկտրակայաններում (ՓՀԷԿ) ջրօգտագործման յուրահատուկ բնույթով: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դիտարկում</w:t>
      </w:r>
      <w:r>
        <w:rPr>
          <w:rFonts w:ascii="GHEA Grapalat" w:hAnsi="GHEA Grapalat"/>
          <w:sz w:val="22"/>
          <w:szCs w:val="22"/>
          <w:lang w:val="hy-AM"/>
        </w:rPr>
        <w:t xml:space="preserve">. </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տարբերություն</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օգտագործումների</w:t>
      </w:r>
      <w:r>
        <w:rPr>
          <w:rFonts w:ascii="GHEA Grapalat" w:hAnsi="GHEA Grapalat"/>
          <w:sz w:val="22"/>
          <w:szCs w:val="22"/>
          <w:lang w:val="hy-AM"/>
        </w:rPr>
        <w:t xml:space="preserve">, </w:t>
      </w:r>
      <w:r>
        <w:rPr>
          <w:rFonts w:cs="Arial" w:ascii="GHEA Grapalat" w:hAnsi="GHEA Grapalat"/>
          <w:sz w:val="22"/>
          <w:szCs w:val="22"/>
          <w:lang w:val="hy-AM"/>
        </w:rPr>
        <w:t>ինչպիսին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հիդրոէլեկտրաէներգիայի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համակարգից</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սպառվում</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բազմակի</w:t>
      </w:r>
      <w:r>
        <w:rPr>
          <w:rFonts w:ascii="GHEA Grapalat" w:hAnsi="GHEA Grapalat"/>
          <w:sz w:val="22"/>
          <w:szCs w:val="22"/>
          <w:lang w:val="hy-AM"/>
        </w:rPr>
        <w:t xml:space="preserve"> </w:t>
      </w:r>
      <w:r>
        <w:rPr>
          <w:rFonts w:cs="Arial" w:ascii="GHEA Grapalat" w:hAnsi="GHEA Grapalat"/>
          <w:sz w:val="22"/>
          <w:szCs w:val="22"/>
          <w:lang w:val="hy-AM"/>
        </w:rPr>
        <w:t>անգամ</w:t>
      </w:r>
      <w:r>
        <w:rPr>
          <w:rFonts w:ascii="GHEA Grapalat" w:hAnsi="GHEA Grapalat"/>
          <w:sz w:val="22"/>
          <w:szCs w:val="22"/>
          <w:lang w:val="hy-AM"/>
        </w:rPr>
        <w:t xml:space="preserve"> </w:t>
      </w:r>
      <w:r>
        <w:rPr>
          <w:rFonts w:cs="Arial" w:ascii="GHEA Grapalat" w:hAnsi="GHEA Grapalat"/>
          <w:sz w:val="22"/>
          <w:szCs w:val="22"/>
          <w:lang w:val="hy-AM"/>
        </w:rPr>
        <w:t>վերաօգտագործվել</w:t>
      </w:r>
      <w:r>
        <w:rPr>
          <w:rFonts w:ascii="GHEA Grapalat" w:hAnsi="GHEA Grapalat"/>
          <w:sz w:val="22"/>
          <w:szCs w:val="22"/>
          <w:lang w:val="hy-AM"/>
        </w:rPr>
        <w:t xml:space="preserve"> </w:t>
      </w:r>
      <w:r>
        <w:rPr>
          <w:rFonts w:cs="Arial" w:ascii="GHEA Grapalat" w:hAnsi="GHEA Grapalat"/>
          <w:sz w:val="22"/>
          <w:szCs w:val="22"/>
          <w:lang w:val="hy-AM"/>
        </w:rPr>
        <w:t>կասկադային</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երում</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հանգեցնում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վիճակագրության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կրկնակի</w:t>
      </w:r>
      <w:r>
        <w:rPr>
          <w:rFonts w:ascii="GHEA Grapalat" w:hAnsi="GHEA Grapalat"/>
          <w:sz w:val="22"/>
          <w:szCs w:val="22"/>
          <w:lang w:val="hy-AM"/>
        </w:rPr>
        <w:t xml:space="preserve"> </w:t>
      </w:r>
      <w:r>
        <w:rPr>
          <w:rFonts w:cs="Arial" w:ascii="GHEA Grapalat" w:hAnsi="GHEA Grapalat"/>
          <w:sz w:val="22"/>
          <w:szCs w:val="22"/>
          <w:lang w:val="hy-AM"/>
        </w:rPr>
        <w:t>հաշվարկի</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էֆեկտի</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բացատրում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կանխատեսումներում</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երին</w:t>
      </w:r>
      <w:r>
        <w:rPr>
          <w:rFonts w:ascii="GHEA Grapalat" w:hAnsi="GHEA Grapalat"/>
          <w:sz w:val="22"/>
          <w:szCs w:val="22"/>
          <w:lang w:val="hy-AM"/>
        </w:rPr>
        <w:t xml:space="preserve"> </w:t>
      </w:r>
      <w:r>
        <w:rPr>
          <w:rFonts w:cs="Arial" w:ascii="GHEA Grapalat" w:hAnsi="GHEA Grapalat"/>
          <w:sz w:val="22"/>
          <w:szCs w:val="22"/>
          <w:lang w:val="hy-AM"/>
        </w:rPr>
        <w:t>վերագրված</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 xml:space="preserve">: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Ճշգրտված</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հաշվեկշիռ</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բացառելիս</w:t>
      </w:r>
      <w:r>
        <w:rPr>
          <w:rFonts w:ascii="GHEA Grapalat" w:hAnsi="GHEA Grapalat"/>
          <w:sz w:val="22"/>
          <w:szCs w:val="22"/>
          <w:lang w:val="hy-AM"/>
        </w:rPr>
        <w:t xml:space="preserve"> </w:t>
      </w:r>
      <w:r>
        <w:rPr>
          <w:rFonts w:cs="Arial" w:ascii="GHEA Grapalat" w:hAnsi="GHEA Grapalat"/>
          <w:sz w:val="22"/>
          <w:szCs w:val="22"/>
          <w:lang w:val="hy-AM"/>
        </w:rPr>
        <w:t>ՋԿՏ-ում</w:t>
      </w:r>
      <w:r>
        <w:rPr>
          <w:rFonts w:ascii="GHEA Grapalat" w:hAnsi="GHEA Grapalat"/>
          <w:sz w:val="22"/>
          <w:szCs w:val="22"/>
          <w:lang w:val="hy-AM"/>
        </w:rPr>
        <w:t xml:space="preserve"> </w:t>
      </w:r>
      <w:r>
        <w:rPr>
          <w:rFonts w:cs="Arial" w:ascii="GHEA Grapalat" w:hAnsi="GHEA Grapalat"/>
          <w:sz w:val="22"/>
          <w:szCs w:val="22"/>
          <w:lang w:val="hy-AM"/>
        </w:rPr>
        <w:t>հաշվեկշիռը</w:t>
      </w:r>
      <w:r>
        <w:rPr>
          <w:rFonts w:ascii="GHEA Grapalat" w:hAnsi="GHEA Grapalat"/>
          <w:sz w:val="22"/>
          <w:szCs w:val="22"/>
          <w:lang w:val="hy-AM"/>
        </w:rPr>
        <w:t xml:space="preserve"> </w:t>
      </w:r>
      <w:r>
        <w:rPr>
          <w:rFonts w:cs="Arial" w:ascii="GHEA Grapalat" w:hAnsi="GHEA Grapalat"/>
          <w:sz w:val="22"/>
          <w:szCs w:val="22"/>
          <w:lang w:val="hy-AM"/>
        </w:rPr>
        <w:t>դառնում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2023 </w:t>
      </w:r>
      <w:r>
        <w:rPr>
          <w:rFonts w:cs="Arial" w:ascii="GHEA Grapalat" w:hAnsi="GHEA Grapalat"/>
          <w:sz w:val="22"/>
          <w:szCs w:val="22"/>
          <w:lang w:val="hy-AM"/>
        </w:rPr>
        <w:t>թ</w:t>
      </w:r>
      <w:r>
        <w:rPr>
          <w:rFonts w:cs="Cambria Math" w:ascii="Cambria Math" w:hAnsi="Cambria Math"/>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w:t>
      </w:r>
      <w:r>
        <w:rPr>
          <w:rFonts w:ascii="GHEA Grapalat" w:hAnsi="GHEA Grapalat"/>
          <w:sz w:val="22"/>
          <w:szCs w:val="22"/>
          <w:lang w:val="hy-AM"/>
        </w:rPr>
        <w:t>-</w:t>
      </w:r>
      <w:r>
        <w:rPr>
          <w:rFonts w:cs="Arial" w:ascii="GHEA Grapalat" w:hAnsi="GHEA Grapalat"/>
          <w:sz w:val="22"/>
          <w:szCs w:val="22"/>
          <w:lang w:val="hy-AM"/>
        </w:rPr>
        <w:t>ում</w:t>
      </w:r>
      <w:r>
        <w:rPr>
          <w:rFonts w:ascii="GHEA Grapalat" w:hAnsi="GHEA Grapalat"/>
          <w:sz w:val="22"/>
          <w:szCs w:val="22"/>
          <w:lang w:val="hy-AM"/>
        </w:rPr>
        <w:t xml:space="preserve"> </w:t>
      </w: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միայն</w:t>
      </w:r>
      <w:r>
        <w:rPr>
          <w:rFonts w:ascii="GHEA Grapalat" w:hAnsi="GHEA Grapalat"/>
          <w:sz w:val="22"/>
          <w:szCs w:val="22"/>
          <w:lang w:val="hy-AM"/>
        </w:rPr>
        <w:t xml:space="preserve"> </w:t>
      </w:r>
      <w:r>
        <w:rPr>
          <w:rFonts w:cs="Arial" w:ascii="GHEA Grapalat" w:hAnsi="GHEA Grapalat"/>
          <w:sz w:val="22"/>
          <w:szCs w:val="22"/>
          <w:lang w:val="hy-AM"/>
        </w:rPr>
        <w:t>մոտ</w:t>
      </w:r>
      <w:r>
        <w:rPr>
          <w:rFonts w:ascii="GHEA Grapalat" w:hAnsi="GHEA Grapalat"/>
          <w:sz w:val="22"/>
          <w:szCs w:val="22"/>
          <w:lang w:val="hy-AM"/>
        </w:rPr>
        <w:t xml:space="preserve"> 22%-</w:t>
      </w:r>
      <w:r>
        <w:rPr>
          <w:rFonts w:cs="Arial" w:ascii="GHEA Grapalat" w:hAnsi="GHEA Grapalat"/>
          <w:sz w:val="22"/>
          <w:szCs w:val="22"/>
          <w:lang w:val="hy-AM"/>
        </w:rPr>
        <w:t>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բաց</w:t>
      </w:r>
      <w:r>
        <w:rPr>
          <w:rFonts w:ascii="GHEA Grapalat" w:hAnsi="GHEA Grapalat"/>
          <w:sz w:val="22"/>
          <w:szCs w:val="22"/>
          <w:lang w:val="hy-AM"/>
        </w:rPr>
        <w:t xml:space="preserve"> </w:t>
      </w:r>
      <w:r>
        <w:rPr>
          <w:rFonts w:cs="Arial" w:ascii="GHEA Grapalat" w:hAnsi="GHEA Grapalat"/>
          <w:sz w:val="22"/>
          <w:szCs w:val="22"/>
          <w:lang w:val="hy-AM"/>
        </w:rPr>
        <w:t>թողնվում</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նպատակներով</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սցենար</w:t>
      </w:r>
      <w:r>
        <w:rPr>
          <w:rFonts w:ascii="GHEA Grapalat" w:hAnsi="GHEA Grapalat"/>
          <w:sz w:val="22"/>
          <w:szCs w:val="22"/>
          <w:lang w:val="hy-AM"/>
        </w:rPr>
        <w:t xml:space="preserve">, </w:t>
      </w:r>
      <w:r>
        <w:rPr>
          <w:rFonts w:cs="Arial" w:ascii="GHEA Grapalat" w:hAnsi="GHEA Grapalat"/>
          <w:sz w:val="22"/>
          <w:szCs w:val="22"/>
          <w:lang w:val="hy-AM"/>
        </w:rPr>
        <w:t>քան</w:t>
      </w:r>
      <w:r>
        <w:rPr>
          <w:rFonts w:ascii="GHEA Grapalat" w:hAnsi="GHEA Grapalat"/>
          <w:sz w:val="22"/>
          <w:szCs w:val="22"/>
          <w:lang w:val="hy-AM"/>
        </w:rPr>
        <w:t xml:space="preserve"> </w:t>
      </w:r>
      <w:r>
        <w:rPr>
          <w:rFonts w:cs="Arial" w:ascii="GHEA Grapalat" w:hAnsi="GHEA Grapalat"/>
          <w:sz w:val="22"/>
          <w:szCs w:val="22"/>
          <w:lang w:val="hy-AM"/>
        </w:rPr>
        <w:t>սկզբնապես</w:t>
      </w:r>
      <w:r>
        <w:rPr>
          <w:rFonts w:ascii="GHEA Grapalat" w:hAnsi="GHEA Grapalat"/>
          <w:sz w:val="22"/>
          <w:szCs w:val="22"/>
          <w:lang w:val="hy-AM"/>
        </w:rPr>
        <w:t xml:space="preserve"> </w:t>
      </w:r>
      <w:r>
        <w:rPr>
          <w:rFonts w:cs="Arial" w:ascii="GHEA Grapalat" w:hAnsi="GHEA Grapalat"/>
          <w:sz w:val="22"/>
          <w:szCs w:val="22"/>
          <w:lang w:val="hy-AM"/>
        </w:rPr>
        <w:t>երևում</w:t>
      </w:r>
      <w:r>
        <w:rPr>
          <w:rFonts w:ascii="GHEA Grapalat" w:hAnsi="GHEA Grapalat"/>
          <w:sz w:val="22"/>
          <w:szCs w:val="22"/>
          <w:lang w:val="hy-AM"/>
        </w:rPr>
        <w:t xml:space="preserve"> </w:t>
      </w:r>
      <w:r>
        <w:rPr>
          <w:rFonts w:cs="Arial" w:ascii="GHEA Grapalat" w:hAnsi="GHEA Grapalat"/>
          <w:sz w:val="22"/>
          <w:szCs w:val="22"/>
          <w:lang w:val="hy-AM"/>
        </w:rPr>
        <w:t>էր</w:t>
      </w:r>
      <w:r>
        <w:rPr>
          <w:rFonts w:ascii="GHEA Grapalat" w:hAnsi="GHEA Grapalat"/>
          <w:sz w:val="22"/>
          <w:szCs w:val="22"/>
          <w:lang w:val="hy-AM"/>
        </w:rPr>
        <w:t xml:space="preserve">: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ազդեցություն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վերին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ստորին</w:t>
      </w:r>
      <w:r>
        <w:rPr>
          <w:rFonts w:ascii="GHEA Grapalat" w:hAnsi="GHEA Grapalat"/>
          <w:sz w:val="22"/>
          <w:szCs w:val="22"/>
          <w:lang w:val="hy-AM"/>
        </w:rPr>
        <w:t xml:space="preserve"> </w:t>
      </w:r>
      <w:r>
        <w:rPr>
          <w:rFonts w:cs="Arial" w:ascii="GHEA Grapalat" w:hAnsi="GHEA Grapalat"/>
          <w:sz w:val="22"/>
          <w:szCs w:val="22"/>
          <w:lang w:val="hy-AM"/>
        </w:rPr>
        <w:t>սահմանի</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աստիճանական</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հավանաբար</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ազդեցության</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միտումը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հարմարվողական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ռազմավարությունների</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Ոլորտային</w:t>
      </w:r>
      <w:r>
        <w:rPr>
          <w:rFonts w:ascii="GHEA Grapalat" w:hAnsi="GHEA Grapalat"/>
          <w:sz w:val="22"/>
          <w:szCs w:val="22"/>
          <w:lang w:val="hy-AM"/>
        </w:rPr>
        <w:t xml:space="preserve"> </w:t>
      </w:r>
      <w:r>
        <w:rPr>
          <w:rFonts w:cs="Arial" w:ascii="GHEA Grapalat" w:hAnsi="GHEA Grapalat"/>
          <w:sz w:val="22"/>
          <w:szCs w:val="22"/>
          <w:lang w:val="hy-AM"/>
        </w:rPr>
        <w:t>պահանջարկներ</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գերակշռում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թվերում</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ամենամեծ</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օգտագործողը</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նվազումը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ակնկալվող</w:t>
      </w:r>
      <w:r>
        <w:rPr>
          <w:rFonts w:ascii="GHEA Grapalat" w:hAnsi="GHEA Grapalat"/>
          <w:sz w:val="22"/>
          <w:szCs w:val="22"/>
          <w:lang w:val="hy-AM"/>
        </w:rPr>
        <w:t xml:space="preserve"> </w:t>
      </w:r>
      <w:r>
        <w:rPr>
          <w:rFonts w:cs="Arial" w:ascii="GHEA Grapalat" w:hAnsi="GHEA Grapalat"/>
          <w:sz w:val="22"/>
          <w:szCs w:val="22"/>
          <w:lang w:val="hy-AM"/>
        </w:rPr>
        <w:t>բարելավումներով</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պրակտիկայի</w:t>
      </w:r>
      <w:r>
        <w:rPr>
          <w:rFonts w:ascii="GHEA Grapalat" w:hAnsi="GHEA Grapalat"/>
          <w:sz w:val="22"/>
          <w:szCs w:val="22"/>
          <w:lang w:val="hy-AM"/>
        </w:rPr>
        <w:t xml:space="preserve"> </w:t>
      </w:r>
      <w:r>
        <w:rPr>
          <w:rFonts w:cs="Arial" w:ascii="GHEA Grapalat" w:hAnsi="GHEA Grapalat"/>
          <w:sz w:val="22"/>
          <w:szCs w:val="22"/>
          <w:lang w:val="hy-AM"/>
        </w:rPr>
        <w:t>փոփոխություններով</w:t>
      </w:r>
      <w:r>
        <w:rPr>
          <w:rFonts w:ascii="GHEA Grapalat" w:hAnsi="GHEA Grapalat"/>
          <w:sz w:val="22"/>
          <w:szCs w:val="22"/>
          <w:lang w:val="hy-AM"/>
        </w:rPr>
        <w:t xml:space="preserve">: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նկատառումներ</w:t>
      </w:r>
      <w:r>
        <w:rPr>
          <w:rFonts w:ascii="GHEA Grapalat" w:hAnsi="GHEA Grapalat"/>
          <w:sz w:val="22"/>
          <w:szCs w:val="22"/>
          <w:lang w:val="hy-AM"/>
        </w:rPr>
        <w:t xml:space="preserve">. </w:t>
      </w:r>
      <w:commentRangeStart w:id="19"/>
      <w:r>
        <w:rPr>
          <w:rFonts w:cs="Arial" w:ascii="GHEA Grapalat" w:hAnsi="GHEA Grapalat"/>
          <w:sz w:val="22"/>
          <w:szCs w:val="22"/>
          <w:lang w:val="hy-AM"/>
        </w:rPr>
        <w:t>Հուլիս</w:t>
      </w:r>
      <w:r>
        <w:rPr>
          <w:rFonts w:ascii="GHEA Grapalat" w:hAnsi="GHEA Grapalat"/>
          <w:sz w:val="22"/>
          <w:szCs w:val="22"/>
          <w:lang w:val="hy-AM"/>
        </w:rPr>
        <w:t>-</w:t>
      </w:r>
      <w:r>
        <w:rPr>
          <w:rFonts w:cs="Arial" w:ascii="GHEA Grapalat" w:hAnsi="GHEA Grapalat"/>
          <w:sz w:val="22"/>
          <w:szCs w:val="22"/>
          <w:lang w:val="hy-AM"/>
        </w:rPr>
        <w:t>սեպտեմբեր</w:t>
      </w:r>
      <w:r>
        <w:rPr/>
      </w:r>
      <w:commentRangeEnd w:id="19"/>
      <w:r>
        <w:commentReference w:id="19"/>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ժամանակահատվածը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բնութագրվում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առաջարկով</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պահանջարկով</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ուշադրություն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պլանավորման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p>
    <w:p>
      <w:pPr>
        <w:pStyle w:val="BodyText"/>
        <w:numPr>
          <w:ilvl w:val="0"/>
          <w:numId w:val="41"/>
        </w:numPr>
        <w:suppressAutoHyphens w:val="true"/>
        <w:spacing w:lineRule="auto" w:line="276" w:before="120" w:after="0"/>
        <w:ind w:hanging="360" w:left="530"/>
        <w:rPr>
          <w:rFonts w:ascii="GHEA Grapalat" w:hAnsi="GHEA Grapalat"/>
          <w:sz w:val="22"/>
          <w:szCs w:val="22"/>
          <w:lang w:val="hy-AM"/>
        </w:rPr>
      </w:pP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կայունություն</w:t>
      </w:r>
      <w:r>
        <w:rPr>
          <w:rFonts w:ascii="GHEA Grapalat" w:hAnsi="GHEA Grapalat"/>
          <w:sz w:val="22"/>
          <w:szCs w:val="22"/>
          <w:lang w:val="hy-AM"/>
        </w:rPr>
        <w:t xml:space="preserve">. </w:t>
      </w:r>
      <w:r>
        <w:rPr>
          <w:rFonts w:cs="Arial" w:ascii="GHEA Grapalat" w:hAnsi="GHEA Grapalat"/>
          <w:sz w:val="22"/>
          <w:szCs w:val="22"/>
          <w:lang w:val="hy-AM"/>
        </w:rPr>
        <w:t>Չնայած</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հաշվեկշռին</w:t>
      </w:r>
      <w:r>
        <w:rPr>
          <w:rFonts w:ascii="GHEA Grapalat" w:hAnsi="GHEA Grapalat"/>
          <w:sz w:val="22"/>
          <w:szCs w:val="22"/>
          <w:lang w:val="hy-AM"/>
        </w:rPr>
        <w:t xml:space="preserve"> (</w:t>
      </w:r>
      <w:r>
        <w:rPr>
          <w:rFonts w:cs="Arial" w:ascii="GHEA Grapalat" w:hAnsi="GHEA Grapalat"/>
          <w:sz w:val="22"/>
          <w:szCs w:val="22"/>
          <w:lang w:val="hy-AM"/>
        </w:rPr>
        <w:t>բացառելով</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երը</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նվազող</w:t>
      </w:r>
      <w:r>
        <w:rPr>
          <w:rFonts w:ascii="GHEA Grapalat" w:hAnsi="GHEA Grapalat"/>
          <w:sz w:val="22"/>
          <w:szCs w:val="22"/>
          <w:lang w:val="hy-AM"/>
        </w:rPr>
        <w:t xml:space="preserve"> </w:t>
      </w:r>
      <w:r>
        <w:rPr>
          <w:rFonts w:cs="Arial" w:ascii="GHEA Grapalat" w:hAnsi="GHEA Grapalat"/>
          <w:sz w:val="22"/>
          <w:szCs w:val="22"/>
          <w:lang w:val="hy-AM"/>
        </w:rPr>
        <w:t>միտումը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նախաձեռնողական</w:t>
      </w:r>
      <w:r>
        <w:rPr>
          <w:rFonts w:ascii="GHEA Grapalat" w:hAnsi="GHEA Grapalat"/>
          <w:sz w:val="22"/>
          <w:szCs w:val="22"/>
          <w:lang w:val="hy-AM"/>
        </w:rPr>
        <w:t xml:space="preserve"> </w:t>
      </w:r>
      <w:r>
        <w:rPr>
          <w:rFonts w:cs="Arial" w:ascii="GHEA Grapalat" w:hAnsi="GHEA Grapalat"/>
          <w:sz w:val="22"/>
          <w:szCs w:val="22"/>
          <w:lang w:val="hy-AM"/>
        </w:rPr>
        <w:t>մոտեցումներ</w:t>
      </w:r>
      <w:r>
        <w:rPr>
          <w:rFonts w:ascii="GHEA Grapalat" w:hAnsi="GHEA Grapalat"/>
          <w:sz w:val="22"/>
          <w:szCs w:val="22"/>
          <w:lang w:val="hy-AM"/>
        </w:rPr>
        <w:t>:</w:t>
      </w:r>
    </w:p>
    <w:p>
      <w:pPr>
        <w:pStyle w:val="Heading2"/>
        <w:numPr>
          <w:ilvl w:val="1"/>
          <w:numId w:val="24"/>
        </w:numPr>
        <w:spacing w:before="120" w:after="0"/>
        <w:rPr>
          <w:rFonts w:ascii="GHEA Grapalat" w:hAnsi="GHEA Grapalat" w:cs="Arial"/>
          <w:sz w:val="26"/>
          <w:lang w:val="hy-AM"/>
        </w:rPr>
      </w:pPr>
      <w:bookmarkStart w:id="106" w:name="_Toc180589680"/>
      <w:r>
        <w:rPr>
          <w:rFonts w:cs="Arial" w:ascii="GHEA Grapalat" w:hAnsi="GHEA Grapalat"/>
          <w:sz w:val="26"/>
          <w:lang w:val="hy-AM"/>
        </w:rPr>
        <w:t>Ջրառաջարկի և ջրապահանջարկի գնահատման համառոտ ամփոփում</w:t>
      </w:r>
      <w:bookmarkEnd w:id="106"/>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ՋԿՏ-ում ջրամատակարարման և ջրի պահանջարկի գնահատումը բացահայտում է հիդրոլոգիական, տնտեսական և բնապահպանական գործոնների բարդ փոխազդեցություն: Այս ամփոփումը ընդգծում է տարածաշրջանում ջրային ռեսուրսների կառավարման հիմնական բացահայտումները և հետևանքները.</w:t>
      </w:r>
    </w:p>
    <w:p>
      <w:pPr>
        <w:pStyle w:val="BodyText"/>
        <w:numPr>
          <w:ilvl w:val="0"/>
          <w:numId w:val="42"/>
        </w:numPr>
        <w:tabs>
          <w:tab w:val="clear" w:pos="720"/>
          <w:tab w:val="left" w:pos="709" w:leader="none"/>
        </w:tabs>
        <w:suppressAutoHyphens w:val="true"/>
        <w:spacing w:lineRule="auto" w:line="276" w:before="120" w:after="0"/>
        <w:ind w:hanging="0" w:left="454"/>
        <w:rPr>
          <w:rFonts w:ascii="GHEA Grapalat" w:hAnsi="GHEA Grapalat"/>
          <w:sz w:val="22"/>
          <w:szCs w:val="22"/>
          <w:lang w:val="hy-AM"/>
        </w:rPr>
      </w:pPr>
      <w:r>
        <w:rPr>
          <w:rFonts w:ascii="GHEA Grapalat" w:hAnsi="GHEA Grapalat"/>
          <w:sz w:val="22"/>
          <w:szCs w:val="22"/>
          <w:lang w:val="hy-AM"/>
        </w:rPr>
        <w:t xml:space="preserve">Ռեսուրսների բաշխում. Մակերևութային ջրերը գերակշռում են ջրամատակարարման մեջ՝ կազմելով ընդհանուր ջրօգտագործման ավելի քան 97%-ը: Ստորերկրյա ջրերը, թեև ավելի քիչ են օգտագործվում, մնում են կարևոր կոնկրետ ոլորտների համար, ինչպիսիք են կենցաղային օգտագործումը և փոքրածավալ ոռոգումը: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Ոլորտային</w:t>
      </w:r>
      <w:r>
        <w:rPr>
          <w:rFonts w:ascii="GHEA Grapalat" w:hAnsi="GHEA Grapalat"/>
          <w:sz w:val="22"/>
          <w:szCs w:val="22"/>
          <w:lang w:val="hy-AM"/>
        </w:rPr>
        <w:t xml:space="preserve"> </w:t>
      </w:r>
      <w:r>
        <w:rPr>
          <w:rFonts w:cs="Arial" w:ascii="GHEA Grapalat" w:hAnsi="GHEA Grapalat"/>
          <w:sz w:val="22"/>
          <w:szCs w:val="22"/>
          <w:lang w:val="hy-AM"/>
        </w:rPr>
        <w:t>պահանջարկներ</w:t>
      </w:r>
      <w:r>
        <w:rPr>
          <w:rFonts w:ascii="GHEA Grapalat" w:hAnsi="GHEA Grapalat"/>
          <w:sz w:val="22"/>
          <w:szCs w:val="22"/>
          <w:lang w:val="hy-AM"/>
        </w:rPr>
        <w:t xml:space="preserve">. </w:t>
      </w:r>
      <w:r>
        <w:rPr>
          <w:rFonts w:cs="Arial" w:ascii="GHEA Grapalat" w:hAnsi="GHEA Grapalat"/>
          <w:sz w:val="22"/>
          <w:szCs w:val="22"/>
          <w:lang w:val="hy-AM"/>
        </w:rPr>
        <w:t>Էներգետիկ</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մասնավորապես</w:t>
      </w:r>
      <w:r>
        <w:rPr>
          <w:rFonts w:ascii="GHEA Grapalat" w:hAnsi="GHEA Grapalat"/>
          <w:sz w:val="22"/>
          <w:szCs w:val="22"/>
          <w:lang w:val="hy-AM"/>
        </w:rPr>
        <w:t xml:space="preserve"> </w:t>
      </w:r>
      <w:r>
        <w:rPr>
          <w:rFonts w:cs="Arial" w:ascii="GHEA Grapalat" w:hAnsi="GHEA Grapalat"/>
          <w:sz w:val="22"/>
          <w:szCs w:val="22"/>
          <w:lang w:val="hy-AM"/>
        </w:rPr>
        <w:t>փոքր</w:t>
      </w:r>
      <w:r>
        <w:rPr>
          <w:rFonts w:ascii="GHEA Grapalat" w:hAnsi="GHEA Grapalat"/>
          <w:sz w:val="22"/>
          <w:szCs w:val="22"/>
          <w:lang w:val="hy-AM"/>
        </w:rPr>
        <w:t xml:space="preserve"> </w:t>
      </w:r>
      <w:r>
        <w:rPr>
          <w:rFonts w:cs="Arial" w:ascii="GHEA Grapalat" w:hAnsi="GHEA Grapalat"/>
          <w:sz w:val="22"/>
          <w:szCs w:val="22"/>
          <w:lang w:val="hy-AM"/>
        </w:rPr>
        <w:t>հիդրոէլեկտրակայանները</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 xml:space="preserve">), </w:t>
      </w:r>
      <w:r>
        <w:rPr>
          <w:rFonts w:cs="Arial" w:ascii="GHEA Grapalat" w:hAnsi="GHEA Grapalat"/>
          <w:sz w:val="22"/>
          <w:szCs w:val="22"/>
          <w:lang w:val="hy-AM"/>
        </w:rPr>
        <w:t>ամենամեծ</w:t>
      </w:r>
      <w:r>
        <w:rPr>
          <w:rFonts w:ascii="GHEA Grapalat" w:hAnsi="GHEA Grapalat"/>
          <w:sz w:val="22"/>
          <w:szCs w:val="22"/>
          <w:lang w:val="hy-AM"/>
        </w:rPr>
        <w:t xml:space="preserve"> </w:t>
      </w:r>
      <w:r>
        <w:rPr>
          <w:rFonts w:cs="Arial" w:ascii="GHEA Grapalat" w:hAnsi="GHEA Grapalat"/>
          <w:sz w:val="22"/>
          <w:szCs w:val="22"/>
          <w:lang w:val="hy-AM"/>
        </w:rPr>
        <w:t>ջրօգտագործողն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որին</w:t>
      </w:r>
      <w:r>
        <w:rPr>
          <w:rFonts w:ascii="GHEA Grapalat" w:hAnsi="GHEA Grapalat"/>
          <w:sz w:val="22"/>
          <w:szCs w:val="22"/>
          <w:lang w:val="hy-AM"/>
        </w:rPr>
        <w:t xml:space="preserve"> </w:t>
      </w:r>
      <w:r>
        <w:rPr>
          <w:rFonts w:cs="Arial" w:ascii="GHEA Grapalat" w:hAnsi="GHEA Grapalat"/>
          <w:sz w:val="22"/>
          <w:szCs w:val="22"/>
          <w:lang w:val="hy-AM"/>
        </w:rPr>
        <w:t>հաջորդում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Այնուամենայնիվ</w:t>
      </w:r>
      <w:r>
        <w:rPr>
          <w:rFonts w:ascii="GHEA Grapalat" w:hAnsi="GHEA Grapalat"/>
          <w:sz w:val="22"/>
          <w:szCs w:val="22"/>
          <w:lang w:val="hy-AM"/>
        </w:rPr>
        <w:t xml:space="preserve">, </w:t>
      </w:r>
      <w:r>
        <w:rPr>
          <w:rFonts w:cs="Arial" w:ascii="GHEA Grapalat" w:hAnsi="GHEA Grapalat"/>
          <w:sz w:val="22"/>
          <w:szCs w:val="22"/>
          <w:lang w:val="hy-AM"/>
        </w:rPr>
        <w:t>հիդրոէներգետիկայի</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բնույթը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վիճակագրության</w:t>
      </w:r>
      <w:r>
        <w:rPr>
          <w:rFonts w:ascii="GHEA Grapalat" w:hAnsi="GHEA Grapalat"/>
          <w:sz w:val="22"/>
          <w:szCs w:val="22"/>
          <w:lang w:val="hy-AM"/>
        </w:rPr>
        <w:t xml:space="preserve"> </w:t>
      </w:r>
      <w:r>
        <w:rPr>
          <w:rFonts w:cs="Arial" w:ascii="GHEA Grapalat" w:hAnsi="GHEA Grapalat"/>
          <w:sz w:val="22"/>
          <w:szCs w:val="22"/>
          <w:lang w:val="hy-AM"/>
        </w:rPr>
        <w:t>զգույշ</w:t>
      </w:r>
      <w:r>
        <w:rPr>
          <w:rFonts w:ascii="GHEA Grapalat" w:hAnsi="GHEA Grapalat"/>
          <w:sz w:val="22"/>
          <w:szCs w:val="22"/>
          <w:lang w:val="hy-AM"/>
        </w:rPr>
        <w:t xml:space="preserve"> </w:t>
      </w:r>
      <w:r>
        <w:rPr>
          <w:rFonts w:cs="Arial" w:ascii="GHEA Grapalat" w:hAnsi="GHEA Grapalat"/>
          <w:sz w:val="22"/>
          <w:szCs w:val="22"/>
          <w:lang w:val="hy-AM"/>
        </w:rPr>
        <w:t>մեկնաբանություն</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փոփոխականություն</w:t>
      </w:r>
      <w:r>
        <w:rPr>
          <w:rFonts w:ascii="GHEA Grapalat" w:hAnsi="GHEA Grapalat"/>
          <w:sz w:val="22"/>
          <w:szCs w:val="22"/>
          <w:lang w:val="hy-AM"/>
        </w:rPr>
        <w:t xml:space="preserve">. </w:t>
      </w:r>
      <w:r>
        <w:rPr>
          <w:rFonts w:cs="Arial" w:ascii="GHEA Grapalat" w:hAnsi="GHEA Grapalat"/>
          <w:sz w:val="22"/>
          <w:szCs w:val="22"/>
          <w:lang w:val="hy-AM"/>
        </w:rPr>
        <w:t>Ավազանը</w:t>
      </w:r>
      <w:r>
        <w:rPr>
          <w:rFonts w:ascii="GHEA Grapalat" w:hAnsi="GHEA Grapalat"/>
          <w:sz w:val="22"/>
          <w:szCs w:val="22"/>
          <w:lang w:val="hy-AM"/>
        </w:rPr>
        <w:t xml:space="preserve"> </w:t>
      </w:r>
      <w:r>
        <w:rPr>
          <w:rFonts w:cs="Arial" w:ascii="GHEA Grapalat" w:hAnsi="GHEA Grapalat"/>
          <w:sz w:val="22"/>
          <w:szCs w:val="22"/>
          <w:lang w:val="hy-AM"/>
        </w:rPr>
        <w:t>ենթարկվում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տատանումների՝</w:t>
      </w:r>
      <w:r>
        <w:rPr>
          <w:rFonts w:ascii="GHEA Grapalat" w:hAnsi="GHEA Grapalat"/>
          <w:sz w:val="22"/>
          <w:szCs w:val="22"/>
          <w:lang w:val="hy-AM"/>
        </w:rPr>
        <w:t xml:space="preserve"> </w:t>
      </w:r>
      <w:r>
        <w:rPr>
          <w:rFonts w:cs="Arial" w:ascii="GHEA Grapalat" w:hAnsi="GHEA Grapalat"/>
          <w:sz w:val="22"/>
          <w:szCs w:val="22"/>
          <w:lang w:val="hy-AM"/>
        </w:rPr>
        <w:t>ամառային</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հուլիս</w:t>
      </w:r>
      <w:r>
        <w:rPr>
          <w:rFonts w:ascii="GHEA Grapalat" w:hAnsi="GHEA Grapalat"/>
          <w:sz w:val="22"/>
          <w:szCs w:val="22"/>
          <w:lang w:val="hy-AM"/>
        </w:rPr>
        <w:t>-</w:t>
      </w:r>
      <w:r>
        <w:rPr>
          <w:rFonts w:cs="Arial" w:ascii="GHEA Grapalat" w:hAnsi="GHEA Grapalat"/>
          <w:sz w:val="22"/>
          <w:szCs w:val="22"/>
          <w:lang w:val="hy-AM"/>
        </w:rPr>
        <w:t>սեպտեմբեր</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առաջարկի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ժամանակաշրջաններով</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ազդեցություններ</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աստիճանական</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պակասորդները</w:t>
      </w:r>
      <w:r>
        <w:rPr>
          <w:rFonts w:ascii="GHEA Grapalat" w:hAnsi="GHEA Grapalat"/>
          <w:sz w:val="22"/>
          <w:szCs w:val="22"/>
          <w:lang w:val="hy-AM"/>
        </w:rPr>
        <w:t xml:space="preserve"> </w:t>
      </w:r>
      <w:r>
        <w:rPr>
          <w:rFonts w:cs="Arial" w:ascii="GHEA Grapalat" w:hAnsi="GHEA Grapalat"/>
          <w:sz w:val="22"/>
          <w:szCs w:val="22"/>
          <w:lang w:val="hy-AM"/>
        </w:rPr>
        <w:t>հաղթահարելու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հարմարվողական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ռազմավարությունների</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բարելավումներ</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աճ</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մասամբ</w:t>
      </w:r>
      <w:r>
        <w:rPr>
          <w:rFonts w:ascii="GHEA Grapalat" w:hAnsi="GHEA Grapalat"/>
          <w:sz w:val="22"/>
          <w:szCs w:val="22"/>
          <w:lang w:val="hy-AM"/>
        </w:rPr>
        <w:t xml:space="preserve"> </w:t>
      </w:r>
      <w:r>
        <w:rPr>
          <w:rFonts w:cs="Arial" w:ascii="GHEA Grapalat" w:hAnsi="GHEA Grapalat"/>
          <w:sz w:val="22"/>
          <w:szCs w:val="22"/>
          <w:lang w:val="hy-AM"/>
        </w:rPr>
        <w:t>հակակշռել</w:t>
      </w:r>
      <w:r>
        <w:rPr>
          <w:rFonts w:ascii="GHEA Grapalat" w:hAnsi="GHEA Grapalat"/>
          <w:sz w:val="22"/>
          <w:szCs w:val="22"/>
          <w:lang w:val="hy-AM"/>
        </w:rPr>
        <w:t xml:space="preserve"> </w:t>
      </w:r>
      <w:r>
        <w:rPr>
          <w:rFonts w:cs="Arial" w:ascii="GHEA Grapalat" w:hAnsi="GHEA Grapalat"/>
          <w:sz w:val="22"/>
          <w:szCs w:val="22"/>
          <w:lang w:val="hy-AM"/>
        </w:rPr>
        <w:t>աճող</w:t>
      </w:r>
      <w:r>
        <w:rPr>
          <w:rFonts w:ascii="GHEA Grapalat" w:hAnsi="GHEA Grapalat"/>
          <w:sz w:val="22"/>
          <w:szCs w:val="22"/>
          <w:lang w:val="hy-AM"/>
        </w:rPr>
        <w:t xml:space="preserve"> </w:t>
      </w:r>
      <w:r>
        <w:rPr>
          <w:rFonts w:cs="Arial" w:ascii="GHEA Grapalat" w:hAnsi="GHEA Grapalat"/>
          <w:sz w:val="22"/>
          <w:szCs w:val="22"/>
          <w:lang w:val="hy-AM"/>
        </w:rPr>
        <w:t>պահանջարկը</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սահմանափակումներ</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տրամադրում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արժեքավոր</w:t>
      </w:r>
      <w:r>
        <w:rPr>
          <w:rFonts w:ascii="GHEA Grapalat" w:hAnsi="GHEA Grapalat"/>
          <w:sz w:val="22"/>
          <w:szCs w:val="22"/>
          <w:lang w:val="hy-AM"/>
        </w:rPr>
        <w:t xml:space="preserve"> </w:t>
      </w:r>
      <w:r>
        <w:rPr>
          <w:rFonts w:cs="Arial" w:ascii="GHEA Grapalat" w:hAnsi="GHEA Grapalat"/>
          <w:sz w:val="22"/>
          <w:szCs w:val="22"/>
          <w:lang w:val="hy-AM"/>
        </w:rPr>
        <w:t>պատկերացումներ</w:t>
      </w:r>
      <w:r>
        <w:rPr>
          <w:rFonts w:ascii="GHEA Grapalat" w:hAnsi="GHEA Grapalat"/>
          <w:sz w:val="22"/>
          <w:szCs w:val="22"/>
          <w:lang w:val="hy-AM"/>
        </w:rPr>
        <w:t xml:space="preserve">, </w:t>
      </w:r>
      <w:r>
        <w:rPr>
          <w:rFonts w:cs="Arial" w:ascii="GHEA Grapalat" w:hAnsi="GHEA Grapalat"/>
          <w:sz w:val="22"/>
          <w:szCs w:val="22"/>
          <w:lang w:val="hy-AM"/>
        </w:rPr>
        <w:t>որոշ</w:t>
      </w:r>
      <w:r>
        <w:rPr>
          <w:rFonts w:ascii="GHEA Grapalat" w:hAnsi="GHEA Grapalat"/>
          <w:sz w:val="22"/>
          <w:szCs w:val="22"/>
          <w:lang w:val="hy-AM"/>
        </w:rPr>
        <w:t xml:space="preserve"> </w:t>
      </w:r>
      <w:r>
        <w:rPr>
          <w:rFonts w:cs="Arial" w:ascii="GHEA Grapalat" w:hAnsi="GHEA Grapalat"/>
          <w:sz w:val="22"/>
          <w:szCs w:val="22"/>
          <w:lang w:val="hy-AM"/>
        </w:rPr>
        <w:t>ասպեկտների</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վերաբերյալ</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հասանելիության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սահմանափակումները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մոնիթորինգի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հավաքագրման</w:t>
      </w:r>
      <w:r>
        <w:rPr>
          <w:rFonts w:ascii="GHEA Grapalat" w:hAnsi="GHEA Grapalat"/>
          <w:sz w:val="22"/>
          <w:szCs w:val="22"/>
          <w:lang w:val="hy-AM"/>
        </w:rPr>
        <w:t xml:space="preserve"> </w:t>
      </w:r>
      <w:r>
        <w:rPr>
          <w:rFonts w:cs="Arial" w:ascii="GHEA Grapalat" w:hAnsi="GHEA Grapalat"/>
          <w:sz w:val="22"/>
          <w:szCs w:val="22"/>
          <w:lang w:val="hy-AM"/>
        </w:rPr>
        <w:t>համակարգերի</w:t>
      </w:r>
      <w:r>
        <w:rPr>
          <w:rFonts w:ascii="GHEA Grapalat" w:hAnsi="GHEA Grapalat"/>
          <w:sz w:val="22"/>
          <w:szCs w:val="22"/>
          <w:lang w:val="hy-AM"/>
        </w:rPr>
        <w:t xml:space="preserve"> </w:t>
      </w:r>
      <w:r>
        <w:rPr>
          <w:rFonts w:cs="Arial" w:ascii="GHEA Grapalat" w:hAnsi="GHEA Grapalat"/>
          <w:sz w:val="22"/>
          <w:szCs w:val="22"/>
          <w:lang w:val="hy-AM"/>
        </w:rPr>
        <w:t>բարելավման</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Տարածաշրջանային</w:t>
      </w:r>
      <w:r>
        <w:rPr>
          <w:rFonts w:ascii="GHEA Grapalat" w:hAnsi="GHEA Grapalat"/>
          <w:sz w:val="22"/>
          <w:szCs w:val="22"/>
          <w:lang w:val="hy-AM"/>
        </w:rPr>
        <w:t xml:space="preserve"> </w:t>
      </w:r>
      <w:r>
        <w:rPr>
          <w:rFonts w:cs="Arial" w:ascii="GHEA Grapalat" w:hAnsi="GHEA Grapalat"/>
          <w:sz w:val="22"/>
          <w:szCs w:val="22"/>
          <w:lang w:val="hy-AM"/>
        </w:rPr>
        <w:t>տարբերություններ</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տարբեր</w:t>
      </w:r>
      <w:r>
        <w:rPr>
          <w:rFonts w:ascii="GHEA Grapalat" w:hAnsi="GHEA Grapalat"/>
          <w:sz w:val="22"/>
          <w:szCs w:val="22"/>
          <w:lang w:val="hy-AM"/>
        </w:rPr>
        <w:t xml:space="preserve"> </w:t>
      </w:r>
      <w:r>
        <w:rPr>
          <w:rFonts w:cs="Arial" w:ascii="GHEA Grapalat" w:hAnsi="GHEA Grapalat"/>
          <w:sz w:val="22"/>
          <w:szCs w:val="22"/>
          <w:lang w:val="hy-AM"/>
        </w:rPr>
        <w:t>տարածաշրջանների</w:t>
      </w:r>
      <w:r>
        <w:rPr>
          <w:rFonts w:ascii="GHEA Grapalat" w:hAnsi="GHEA Grapalat"/>
          <w:sz w:val="22"/>
          <w:szCs w:val="22"/>
          <w:lang w:val="hy-AM"/>
        </w:rPr>
        <w:t xml:space="preserve"> </w:t>
      </w:r>
      <w:r>
        <w:rPr>
          <w:rFonts w:cs="Arial" w:ascii="GHEA Grapalat" w:hAnsi="GHEA Grapalat"/>
          <w:sz w:val="22"/>
          <w:szCs w:val="22"/>
          <w:lang w:val="hy-AM"/>
        </w:rPr>
        <w:t>միջև</w:t>
      </w:r>
      <w:r>
        <w:rPr>
          <w:rFonts w:ascii="GHEA Grapalat" w:hAnsi="GHEA Grapalat"/>
          <w:sz w:val="22"/>
          <w:szCs w:val="22"/>
          <w:lang w:val="hy-AM"/>
        </w:rPr>
        <w:t xml:space="preserve"> </w:t>
      </w:r>
      <w:r>
        <w:rPr>
          <w:rFonts w:cs="Arial" w:ascii="GHEA Grapalat" w:hAnsi="GHEA Grapalat"/>
          <w:sz w:val="22"/>
          <w:szCs w:val="22"/>
          <w:lang w:val="hy-AM"/>
        </w:rPr>
        <w:t>գոյություն</w:t>
      </w:r>
      <w:r>
        <w:rPr>
          <w:rFonts w:ascii="GHEA Grapalat" w:hAnsi="GHEA Grapalat"/>
          <w:sz w:val="22"/>
          <w:szCs w:val="22"/>
          <w:lang w:val="hy-AM"/>
        </w:rPr>
        <w:t xml:space="preserve"> </w:t>
      </w:r>
      <w:r>
        <w:rPr>
          <w:rFonts w:cs="Arial" w:ascii="GHEA Grapalat" w:hAnsi="GHEA Grapalat"/>
          <w:sz w:val="22"/>
          <w:szCs w:val="22"/>
          <w:lang w:val="hy-AM"/>
        </w:rPr>
        <w:t>ունեն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օրինաչափությունների</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տարբերություններ</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արտացոլում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գործունեության</w:t>
      </w:r>
      <w:r>
        <w:rPr>
          <w:rFonts w:ascii="GHEA Grapalat" w:hAnsi="GHEA Grapalat"/>
          <w:sz w:val="22"/>
          <w:szCs w:val="22"/>
          <w:lang w:val="hy-AM"/>
        </w:rPr>
        <w:t xml:space="preserve"> </w:t>
      </w:r>
      <w:r>
        <w:rPr>
          <w:rFonts w:cs="Arial" w:ascii="GHEA Grapalat" w:hAnsi="GHEA Grapalat"/>
          <w:sz w:val="22"/>
          <w:szCs w:val="22"/>
          <w:lang w:val="hy-AM"/>
        </w:rPr>
        <w:t>բազմազանությունը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բնական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բաշխումը</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կայունություն</w:t>
      </w:r>
      <w:r>
        <w:rPr>
          <w:rFonts w:ascii="GHEA Grapalat" w:hAnsi="GHEA Grapalat"/>
          <w:sz w:val="22"/>
          <w:szCs w:val="22"/>
          <w:lang w:val="hy-AM"/>
        </w:rPr>
        <w:t xml:space="preserve">. </w:t>
      </w:r>
      <w:r>
        <w:rPr>
          <w:rFonts w:cs="Arial" w:ascii="GHEA Grapalat" w:hAnsi="GHEA Grapalat"/>
          <w:sz w:val="22"/>
          <w:szCs w:val="22"/>
          <w:lang w:val="hy-AM"/>
        </w:rPr>
        <w:t>Չնայած</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օգտագործումները</w:t>
      </w:r>
      <w:r>
        <w:rPr>
          <w:rFonts w:ascii="GHEA Grapalat" w:hAnsi="GHEA Grapalat"/>
          <w:sz w:val="22"/>
          <w:szCs w:val="22"/>
          <w:lang w:val="hy-AM"/>
        </w:rPr>
        <w:t xml:space="preserve"> </w:t>
      </w:r>
      <w:r>
        <w:rPr>
          <w:rFonts w:cs="Arial" w:ascii="GHEA Grapalat" w:hAnsi="GHEA Grapalat"/>
          <w:sz w:val="22"/>
          <w:szCs w:val="22"/>
          <w:lang w:val="hy-AM"/>
        </w:rPr>
        <w:t>բացառելիս</w:t>
      </w:r>
      <w:r>
        <w:rPr>
          <w:rFonts w:ascii="GHEA Grapalat" w:hAnsi="GHEA Grapalat"/>
          <w:sz w:val="22"/>
          <w:szCs w:val="22"/>
          <w:lang w:val="hy-AM"/>
        </w:rPr>
        <w:t xml:space="preserve"> </w:t>
      </w:r>
      <w:r>
        <w:rPr>
          <w:rFonts w:cs="Arial" w:ascii="GHEA Grapalat" w:hAnsi="GHEA Grapalat"/>
          <w:sz w:val="22"/>
          <w:szCs w:val="22"/>
          <w:lang w:val="hy-AM"/>
        </w:rPr>
        <w:t>ներկայիս</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հաշվեկշիռներին</w:t>
      </w:r>
      <w:r>
        <w:rPr>
          <w:rFonts w:ascii="GHEA Grapalat" w:hAnsi="GHEA Grapalat"/>
          <w:sz w:val="22"/>
          <w:szCs w:val="22"/>
          <w:lang w:val="hy-AM"/>
        </w:rPr>
        <w:t xml:space="preserve">, </w:t>
      </w:r>
      <w:r>
        <w:rPr>
          <w:rFonts w:cs="Arial" w:ascii="GHEA Grapalat" w:hAnsi="GHEA Grapalat"/>
          <w:sz w:val="22"/>
          <w:szCs w:val="22"/>
          <w:lang w:val="hy-AM"/>
        </w:rPr>
        <w:t>առաջարկի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միտումները</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պրակտիկաների</w:t>
      </w:r>
      <w:r>
        <w:rPr>
          <w:rFonts w:ascii="GHEA Grapalat" w:hAnsi="GHEA Grapalat"/>
          <w:sz w:val="22"/>
          <w:szCs w:val="22"/>
          <w:lang w:val="hy-AM"/>
        </w:rPr>
        <w:t xml:space="preserve"> </w:t>
      </w:r>
      <w:r>
        <w:rPr>
          <w:rFonts w:cs="Arial" w:ascii="GHEA Grapalat" w:hAnsi="GHEA Grapalat"/>
          <w:sz w:val="22"/>
          <w:szCs w:val="22"/>
          <w:lang w:val="hy-AM"/>
        </w:rPr>
        <w:t>կարևորությունը</w:t>
      </w:r>
      <w:r>
        <w:rPr>
          <w:rFonts w:ascii="GHEA Grapalat" w:hAnsi="GHEA Grapalat"/>
          <w:sz w:val="22"/>
          <w:szCs w:val="22"/>
          <w:lang w:val="hy-AM"/>
        </w:rPr>
        <w:t xml:space="preserve">: </w:t>
      </w:r>
    </w:p>
    <w:p>
      <w:pPr>
        <w:pStyle w:val="BodyText"/>
        <w:numPr>
          <w:ilvl w:val="0"/>
          <w:numId w:val="42"/>
        </w:numPr>
        <w:suppressAutoHyphens w:val="true"/>
        <w:spacing w:lineRule="auto" w:line="276" w:before="120" w:after="0"/>
        <w:ind w:hanging="0" w:left="454"/>
        <w:rPr>
          <w:rFonts w:ascii="GHEA Grapalat" w:hAnsi="GHEA Grapalat"/>
          <w:sz w:val="22"/>
          <w:szCs w:val="22"/>
          <w:lang w:val="hy-AM"/>
        </w:rPr>
      </w:pPr>
      <w:r>
        <w:rPr>
          <w:rFonts w:cs="Arial" w:ascii="GHEA Grapalat" w:hAnsi="GHEA Grapalat"/>
          <w:sz w:val="22"/>
          <w:szCs w:val="22"/>
          <w:lang w:val="hy-AM"/>
        </w:rPr>
        <w:t>Քաղաքականության</w:t>
      </w:r>
      <w:r>
        <w:rPr>
          <w:rFonts w:ascii="GHEA Grapalat" w:hAnsi="GHEA Grapalat"/>
          <w:sz w:val="22"/>
          <w:szCs w:val="22"/>
          <w:lang w:val="hy-AM"/>
        </w:rPr>
        <w:t xml:space="preserve"> </w:t>
      </w:r>
      <w:r>
        <w:rPr>
          <w:rFonts w:cs="Arial" w:ascii="GHEA Grapalat" w:hAnsi="GHEA Grapalat"/>
          <w:sz w:val="22"/>
          <w:szCs w:val="22"/>
          <w:lang w:val="hy-AM"/>
        </w:rPr>
        <w:t>հետևանքներ</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ՋԿՏ-ում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բարդ</w:t>
      </w:r>
      <w:r>
        <w:rPr>
          <w:rFonts w:ascii="GHEA Grapalat" w:hAnsi="GHEA Grapalat"/>
          <w:sz w:val="22"/>
          <w:szCs w:val="22"/>
          <w:lang w:val="hy-AM"/>
        </w:rPr>
        <w:t xml:space="preserve"> </w:t>
      </w:r>
      <w:r>
        <w:rPr>
          <w:rFonts w:cs="Arial" w:ascii="GHEA Grapalat" w:hAnsi="GHEA Grapalat"/>
          <w:sz w:val="22"/>
          <w:szCs w:val="22"/>
          <w:lang w:val="hy-AM"/>
        </w:rPr>
        <w:t>լանդշաֆտը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ինտեգրված</w:t>
      </w:r>
      <w:r>
        <w:rPr>
          <w:rFonts w:ascii="GHEA Grapalat" w:hAnsi="GHEA Grapalat"/>
          <w:sz w:val="22"/>
          <w:szCs w:val="22"/>
          <w:lang w:val="hy-AM"/>
        </w:rPr>
        <w:t xml:space="preserve"> </w:t>
      </w:r>
      <w:r>
        <w:rPr>
          <w:rFonts w:cs="Arial" w:ascii="GHEA Grapalat" w:hAnsi="GHEA Grapalat"/>
          <w:sz w:val="22"/>
          <w:szCs w:val="22"/>
          <w:lang w:val="hy-AM"/>
        </w:rPr>
        <w:t>քաղաքականության</w:t>
      </w:r>
      <w:r>
        <w:rPr>
          <w:rFonts w:ascii="GHEA Grapalat" w:hAnsi="GHEA Grapalat"/>
          <w:sz w:val="22"/>
          <w:szCs w:val="22"/>
          <w:lang w:val="hy-AM"/>
        </w:rPr>
        <w:t xml:space="preserve"> </w:t>
      </w:r>
      <w:r>
        <w:rPr>
          <w:rFonts w:cs="Arial" w:ascii="GHEA Grapalat" w:hAnsi="GHEA Grapalat"/>
          <w:sz w:val="22"/>
          <w:szCs w:val="22"/>
          <w:lang w:val="hy-AM"/>
        </w:rPr>
        <w:t>մոտեցումներ</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հավասարակշռում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զարգացումը</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պահպանության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արդարացի</w:t>
      </w:r>
      <w:r>
        <w:rPr>
          <w:rFonts w:ascii="GHEA Grapalat" w:hAnsi="GHEA Grapalat"/>
          <w:sz w:val="22"/>
          <w:szCs w:val="22"/>
          <w:lang w:val="hy-AM"/>
        </w:rPr>
        <w:t xml:space="preserve"> </w:t>
      </w:r>
      <w:r>
        <w:rPr>
          <w:rFonts w:cs="Arial" w:ascii="GHEA Grapalat" w:hAnsi="GHEA Grapalat"/>
          <w:sz w:val="22"/>
          <w:szCs w:val="22"/>
          <w:lang w:val="hy-AM"/>
        </w:rPr>
        <w:t>բաշխման</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ամփոփումը ընդգծում է Արարատյան ՋԿՏ-ում ջրային ռեսուրսների երկարաժամկետ կայունությունն ապահովելու համար շարունակական հետազոտությունների, մոնիթորինգի և հարմարվողական կառավարման անհրաժեշտությունը: Այն նաև ընդգծում է ջրային ռեսուրսների պլանավորման և որոշումների կայացման գործընթացներում թե՛ քանակական տվյալների, թե՛ որակական գործոնների հաշվի առնելու կարևորությունը:</w:t>
      </w:r>
    </w:p>
    <w:p>
      <w:pPr>
        <w:pStyle w:val="Normal"/>
        <w:tabs>
          <w:tab w:val="clear" w:pos="720"/>
          <w:tab w:val="left" w:pos="284" w:leader="none"/>
        </w:tabs>
        <w:spacing w:before="120" w:after="0"/>
        <w:ind w:hanging="0"/>
        <w:rPr>
          <w:rFonts w:ascii="GHEA Grapalat" w:hAnsi="GHEA Grapalat"/>
          <w:lang w:val="hy-AM"/>
        </w:rPr>
      </w:pPr>
      <w:r>
        <w:rPr>
          <w:rFonts w:ascii="GHEA Grapalat" w:hAnsi="GHEA Grapalat"/>
          <w:lang w:val="hy-AM"/>
        </w:rPr>
        <w:t>Այս ամփոփագիրը տրամադրում է ջրամատակարարման և ջրի պահանջարկի գնահատման հիմնական բացահայտումների հակիրճ ակնարկ՝ ինտեգրելով փաստաթղթի տարբեր բաժինների պատկերացումները: Այն նպատակ ունի ընթերցողներին տալ համապարփակ պատկերացում Արարատյան ՋԿՏ-ի ջրային ռեսուրսների իրավիճակի մասին՝ միաժամանակ մատնանշելով այն ոլորտները, որոնք պահանջում են հետագա ուշադրություն ջրային ռեսուրսների կառավարման և քաղաքականության մշակման մեջ</w:t>
      </w:r>
    </w:p>
    <w:p>
      <w:pPr>
        <w:pStyle w:val="BodyText"/>
        <w:tabs>
          <w:tab w:val="clear" w:pos="720"/>
          <w:tab w:val="left" w:pos="1701" w:leader="dot"/>
        </w:tabs>
        <w:spacing w:lineRule="auto" w:line="276" w:before="120" w:after="0"/>
        <w:ind w:hanging="0"/>
        <w:rPr>
          <w:rFonts w:ascii="GHEA Grapalat" w:hAnsi="GHEA Grapalat"/>
          <w:lang w:val="hy-AM"/>
        </w:rPr>
      </w:pPr>
      <w:r>
        <w:rPr>
          <w:rFonts w:ascii="GHEA Grapalat" w:hAnsi="GHEA Grapalat"/>
          <w:lang w:val="hy-AM"/>
        </w:rPr>
      </w:r>
      <w:r>
        <w:br w:type="page"/>
      </w:r>
    </w:p>
    <w:p>
      <w:pPr>
        <w:pStyle w:val="Heading1"/>
        <w:numPr>
          <w:ilvl w:val="0"/>
          <w:numId w:val="0"/>
        </w:numPr>
        <w:pBdr>
          <w:top w:val="dotted" w:sz="2" w:space="1" w:color="0B087A"/>
          <w:bottom w:val="dotted" w:sz="2" w:space="0" w:color="0B087A"/>
        </w:pBdr>
        <w:spacing w:lineRule="auto" w:line="240" w:before="0" w:after="0"/>
        <w:ind w:hanging="0" w:left="0"/>
        <w:jc w:val="left"/>
        <w:rPr>
          <w:rFonts w:ascii="GHEA Grapalat" w:hAnsi="GHEA Grapalat" w:cs="Arial"/>
          <w:bCs w:val="false"/>
          <w:caps w:val="false"/>
          <w:smallCaps w:val="false"/>
          <w:color w:val="0B087A"/>
          <w:lang w:val="hy-AM" w:eastAsia="fr-FR"/>
        </w:rPr>
      </w:pPr>
      <w:bookmarkStart w:id="107" w:name="_Toc180589681"/>
      <w:commentRangeStart w:id="20"/>
      <w:r>
        <w:rPr>
          <w:rFonts w:cs="Arial" w:ascii="GHEA Grapalat" w:hAnsi="GHEA Grapalat"/>
          <w:bCs w:val="false"/>
          <w:caps w:val="false"/>
          <w:smallCaps w:val="false"/>
          <w:color w:val="0B087A"/>
          <w:lang w:val="hy-AM" w:eastAsia="fr-FR"/>
        </w:rPr>
        <w:t>5</w:t>
      </w:r>
      <w:r>
        <w:rPr>
          <w:rFonts w:cs="Cambria Math" w:ascii="Cambria Math" w:hAnsi="Cambria Math"/>
          <w:bCs w:val="false"/>
          <w:caps w:val="false"/>
          <w:smallCaps w:val="false"/>
          <w:color w:val="0B087A"/>
          <w:lang w:val="hy-AM" w:eastAsia="fr-FR"/>
        </w:rPr>
        <w:t>․</w:t>
      </w:r>
      <w:r>
        <w:rPr>
          <w:rFonts w:cs="Arial" w:ascii="GHEA Grapalat" w:hAnsi="GHEA Grapalat"/>
          <w:bCs w:val="false"/>
          <w:caps w:val="false"/>
          <w:smallCaps w:val="false"/>
          <w:color w:val="0B087A"/>
          <w:lang w:val="hy-AM" w:eastAsia="fr-FR"/>
        </w:rPr>
        <w:t xml:space="preserve"> ՋՐՕԳՏԱԳՈՐԾՄԱՆ ՏՆՏԵՍԱԿԱՆ ՎԵՐԼՈՒԾՈՒԹՅՈՒՆ</w:t>
      </w:r>
      <w:bookmarkEnd w:id="107"/>
      <w:commentRangeEnd w:id="20"/>
      <w:r>
        <w:commentReference w:id="20"/>
      </w:r>
      <w:r>
        <w:rPr/>
      </w:r>
    </w:p>
    <w:p>
      <w:pPr>
        <w:pStyle w:val="Heading2"/>
        <w:numPr>
          <w:ilvl w:val="1"/>
          <w:numId w:val="26"/>
        </w:numPr>
        <w:spacing w:before="120" w:after="0"/>
        <w:rPr>
          <w:rFonts w:ascii="GHEA Grapalat" w:hAnsi="GHEA Grapalat" w:cs="Arial"/>
          <w:sz w:val="26"/>
          <w:lang w:val="hy-AM"/>
        </w:rPr>
      </w:pPr>
      <w:r>
        <w:rPr>
          <w:rFonts w:cs="Arial" w:ascii="GHEA Grapalat" w:hAnsi="GHEA Grapalat"/>
          <w:sz w:val="26"/>
          <w:lang w:val="hy-AM"/>
        </w:rPr>
        <w:t xml:space="preserve"> </w:t>
      </w:r>
      <w:bookmarkStart w:id="108" w:name="_Toc180589682"/>
      <w:r>
        <w:rPr>
          <w:rFonts w:cs="Arial" w:ascii="GHEA Grapalat" w:hAnsi="GHEA Grapalat"/>
          <w:sz w:val="26"/>
          <w:lang w:val="hy-AM"/>
        </w:rPr>
        <w:t>Ջրօգտագործման տարբեր ոլորտների տնտեսական վերլուծություն</w:t>
      </w:r>
      <w:bookmarkEnd w:id="108"/>
    </w:p>
    <w:p>
      <w:pPr>
        <w:pStyle w:val="ListParagraph"/>
        <w:numPr>
          <w:ilvl w:val="2"/>
          <w:numId w:val="60"/>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09" w:name="_Toc180589683"/>
      <w:r>
        <w:rPr>
          <w:rFonts w:ascii="GHEA Grapalat" w:hAnsi="GHEA Grapalat"/>
          <w:b/>
          <w:bCs/>
          <w:color w:themeColor="accent1" w:val="4F81BD"/>
          <w:sz w:val="24"/>
          <w:szCs w:val="24"/>
          <w:lang w:val="hy-AM"/>
        </w:rPr>
        <w:t>Արարատյան ՋԿՏ-ի ջրօգտագործողները 2023 թվականին</w:t>
      </w:r>
      <w:bookmarkEnd w:id="109"/>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_Ref180587539 \h </w:instrText>
      </w:r>
      <w:r>
        <w:rPr>
          <w:sz w:val="22"/>
          <w:szCs w:val="22"/>
          <w:rFonts w:ascii="GHEA Grapalat" w:hAnsi="GHEA Grapalat"/>
          <w:lang w:val="hy-AM"/>
        </w:rPr>
        <w:fldChar w:fldCharType="separate"/>
      </w:r>
      <w:r>
        <w:rPr>
          <w:sz w:val="22"/>
          <w:szCs w:val="22"/>
          <w:rFonts w:ascii="GHEA Grapalat" w:hAnsi="GHEA Grapalat"/>
          <w:lang w:val="hy-AM"/>
        </w:rPr>
        <w:t>Գծապատկեր 12</w:t>
      </w:r>
      <w:r>
        <w:rPr>
          <w:sz w:val="22"/>
          <w:szCs w:val="22"/>
          <w:rFonts w:ascii="GHEA Grapalat" w:hAnsi="GHEA Grapalat"/>
          <w:lang w:val="hy-AM"/>
        </w:rPr>
        <w:fldChar w:fldCharType="end"/>
      </w:r>
      <w:r>
        <w:rPr>
          <w:rFonts w:ascii="GHEA Grapalat" w:hAnsi="GHEA Grapalat"/>
          <w:sz w:val="22"/>
          <w:szCs w:val="22"/>
          <w:lang w:val="hy-AM"/>
        </w:rPr>
        <w:t>-ում ներկայացված է Արարատյան ՋԿՏ-ի հիմնական ջրօգտագործողների համապարփակ պատկերը 2023 թվականի համար, ինչը արժեքավոր տեղեկություններ է տալիս տարբեր սուբյեկտների միջև ջրօգտագործման բաշխման վերաբերյալ՝ դասակարգված ըստ ծավալի և նպատակի:</w:t>
      </w:r>
    </w:p>
    <w:p>
      <w:pPr>
        <w:pStyle w:val="BodyText"/>
        <w:spacing w:lineRule="auto" w:line="276" w:before="120" w:after="0"/>
        <w:ind w:hanging="0"/>
        <w:jc w:val="center"/>
        <w:rPr>
          <w:rFonts w:ascii="GHEA Grapalat" w:hAnsi="GHEA Grapalat"/>
          <w:sz w:val="22"/>
          <w:szCs w:val="22"/>
          <w:lang w:val="hy-AM"/>
        </w:rPr>
      </w:pPr>
      <w:r>
        <w:rPr/>
        <w:drawing>
          <wp:inline distT="0" distB="0" distL="0" distR="0">
            <wp:extent cx="6120130" cy="398145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2"/>
                    <a:stretch>
                      <a:fillRect/>
                    </a:stretch>
                  </pic:blipFill>
                  <pic:spPr bwMode="auto">
                    <a:xfrm>
                      <a:off x="0" y="0"/>
                      <a:ext cx="6120130" cy="3981450"/>
                    </a:xfrm>
                    <a:prstGeom prst="rect">
                      <a:avLst/>
                    </a:prstGeom>
                    <a:noFill/>
                  </pic:spPr>
                </pic:pic>
              </a:graphicData>
            </a:graphic>
          </wp:inline>
        </w:drawing>
      </w:r>
    </w:p>
    <w:p>
      <w:pPr>
        <w:pStyle w:val="BodyText"/>
        <w:spacing w:lineRule="auto" w:line="276" w:before="120" w:after="0"/>
        <w:jc w:val="center"/>
        <w:rPr>
          <w:rFonts w:ascii="GHEA Grapalat" w:hAnsi="GHEA Grapalat"/>
          <w:sz w:val="22"/>
          <w:szCs w:val="22"/>
          <w:lang w:val="hy-AM"/>
        </w:rPr>
      </w:pPr>
      <w:bookmarkStart w:id="110" w:name="_Toc180590498"/>
      <w:bookmarkStart w:id="111" w:name="_Ref180587539"/>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12</w:t>
      </w:r>
      <w:r>
        <w:rPr>
          <w:sz w:val="22"/>
          <w:bCs/>
          <w:rFonts w:eastAsia="Batang" w:ascii="GHEA Grapalat" w:hAnsi="GHEA Grapalat"/>
          <w:color w:themeColor="dark2" w:val="1F497D"/>
          <w:lang w:val="hy-AM" w:eastAsia="en-GB"/>
        </w:rPr>
        <w:fldChar w:fldCharType="end"/>
      </w:r>
      <w:bookmarkEnd w:id="111"/>
      <w:r>
        <w:rPr>
          <w:rFonts w:eastAsia="Batang" w:cs="Cambria Math" w:ascii="Cambria Math" w:hAnsi="Cambria Math"/>
          <w:bCs/>
          <w:color w:themeColor="dark2" w:val="1F497D"/>
          <w:sz w:val="22"/>
          <w:lang w:val="hy-AM" w:eastAsia="en-GB"/>
        </w:rPr>
        <w:t>․</w:t>
      </w:r>
      <w:r>
        <w:rPr>
          <w:rFonts w:ascii="GHEA Grapalat" w:hAnsi="GHEA Grapalat"/>
          <w:sz w:val="22"/>
          <w:szCs w:val="22"/>
          <w:lang w:val="hy-AM"/>
        </w:rPr>
        <w:t xml:space="preserve"> </w:t>
      </w:r>
      <w:r>
        <w:rPr>
          <w:rFonts w:eastAsia="Batang" w:ascii="GHEA Grapalat" w:hAnsi="GHEA Grapalat"/>
          <w:bCs/>
          <w:color w:themeColor="dark2" w:val="1F497D"/>
          <w:sz w:val="22"/>
          <w:lang w:val="hy-AM" w:eastAsia="en-GB"/>
        </w:rPr>
        <w:t>Արարատյան ՋԿՏ-ի հիմնական ջրօգտագործողները</w:t>
      </w:r>
      <w:bookmarkEnd w:id="110"/>
    </w:p>
    <w:p>
      <w:pPr>
        <w:pStyle w:val="BodyText"/>
        <w:spacing w:lineRule="auto" w:line="276" w:before="120" w:after="0"/>
        <w:rPr>
          <w:rFonts w:ascii="GHEA Grapalat" w:hAnsi="GHEA Grapalat"/>
          <w:sz w:val="22"/>
          <w:szCs w:val="22"/>
          <w:lang w:val="hy-AM"/>
        </w:rPr>
      </w:pPr>
      <w:r>
        <w:rPr>
          <w:rFonts w:ascii="GHEA Grapalat" w:hAnsi="GHEA Grapalat"/>
          <w:sz w:val="22"/>
          <w:szCs w:val="22"/>
          <w:lang w:val="hy-AM"/>
        </w:rPr>
        <w:t>Հիմնական դիտարկումներ.</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Գերակշռող ջրօգտագործողներ.</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Արփա-Սևան հիդրոհամալիրը (Ջուր) ամենամեծ առանձին ջրօգտագործողն է՝ տարեկան սպառելով 273.8 հազար մ³, ինչը կազմում է ավազանի ընդհանուր ջրօգտագործման 11.4%-ը: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«Արփա-Էներգո» ՍՊԸ-ն հաջորդն է՝ օգտագործելով 252.2 հազար մ³ (ընդհանուրի 10.5%-ը):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«Արենի ՀԷԿ» ՓԲԸ Արենիի ՓՀԷԿ-ը երրորդ խոշորագույն սպառողն է՝ օգտագործելով 211.5 հազար մ³ (8.8%):</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Փոքր հիդրոէլեկտրակայաններ (ՓՀԷԿ-ներ).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ՓՀԷԿ-ները միասին կազմում են ջրօգտագործողների զգալի մասը: Դրանց թվում նշանակալի են. </w:t>
      </w:r>
    </w:p>
    <w:p>
      <w:pPr>
        <w:pStyle w:val="BodyText"/>
        <w:numPr>
          <w:ilvl w:val="2"/>
          <w:numId w:val="30"/>
        </w:numPr>
        <w:tabs>
          <w:tab w:val="clear" w:pos="720"/>
          <w:tab w:val="left" w:pos="2127"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Հ.Հ.Ն.Մ.Ս ՍՊԸ (126.1 հազար մ³, 5.2%) </w:t>
      </w:r>
    </w:p>
    <w:p>
      <w:pPr>
        <w:pStyle w:val="BodyText"/>
        <w:numPr>
          <w:ilvl w:val="2"/>
          <w:numId w:val="30"/>
        </w:numPr>
        <w:tabs>
          <w:tab w:val="clear" w:pos="720"/>
          <w:tab w:val="left" w:pos="2127"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Ռեալ գազ ՍՊԸ (125.2 հազար մ³, 5.2%) </w:t>
      </w:r>
    </w:p>
    <w:p>
      <w:pPr>
        <w:pStyle w:val="BodyText"/>
        <w:numPr>
          <w:ilvl w:val="2"/>
          <w:numId w:val="30"/>
        </w:numPr>
        <w:tabs>
          <w:tab w:val="clear" w:pos="720"/>
          <w:tab w:val="left" w:pos="2127"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Ջերմուկ Տուրբոշին ՍՊԸ (87.5 հազար մ³, 3.6%) </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Այլ նշանակալի օգտագործողներ.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Ջրառ ՓԲԸ (75.7 հազար մ³, 3.1%)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 xml:space="preserve">Սյունյաց ջրեր ՍՊԸ (43.2 հազար մ³ 1.8%) </w:t>
      </w:r>
    </w:p>
    <w:p>
      <w:pPr>
        <w:pStyle w:val="BodyText"/>
        <w:numPr>
          <w:ilvl w:val="1"/>
          <w:numId w:val="30"/>
        </w:numPr>
        <w:tabs>
          <w:tab w:val="clear" w:pos="720"/>
          <w:tab w:val="left" w:pos="1418" w:leader="none"/>
        </w:tabs>
        <w:suppressAutoHyphens w:val="true"/>
        <w:spacing w:lineRule="auto" w:line="276" w:before="120" w:after="0"/>
        <w:ind w:hanging="283" w:left="1020"/>
        <w:rPr>
          <w:rFonts w:ascii="GHEA Grapalat" w:hAnsi="GHEA Grapalat"/>
          <w:sz w:val="22"/>
          <w:szCs w:val="22"/>
          <w:lang w:val="hy-AM"/>
        </w:rPr>
      </w:pPr>
      <w:r>
        <w:rPr>
          <w:rFonts w:ascii="GHEA Grapalat" w:hAnsi="GHEA Grapalat"/>
          <w:sz w:val="22"/>
          <w:szCs w:val="22"/>
          <w:lang w:val="hy-AM"/>
        </w:rPr>
        <w:t>Տարբեր փոքր կազմակերպություններ, որոնցից յուրաքանչյուրը սպառում է ընդհանուր ջրի ծավալի 1-3%-ը։</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Բաշխումն ըստ նպատակի.</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Գծապատկերը տարբերակում է «Փոքր ՀԷԿ»-ը (ցույց է տրված կապույտով) և «Այլ»-ը (ցույց է տրված կարմիրով):</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ՓՀԷԿ-ները միասին կազմում են ջրօգտագործման զգալի մասը՝ ընդգծելով հիդրոէներգետիկայի կարևորությունը ավազանի ջրի սպառման կառուցվածքում:</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Օգտագործողների բազմազանություն.</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Վիզուալիզացիան ցույց է տալիս ջրօգտագործողների բազմազան շարք, ներառյալ էներգետիկ ընկերություններ, ջրամատակարարման կազմակերպություններ և տարբեր տեղական ձեռնարկություններ: </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Այս բազմազանությունը վկայում է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ջրի կառավարման բարդ լանդշաֆտի մասին, որը պահանջում է հատուկ մոտեցումներ տարբեր տիպի օգտագործողների համար: </w:t>
      </w:r>
    </w:p>
    <w:p>
      <w:pPr>
        <w:pStyle w:val="BodyText"/>
        <w:numPr>
          <w:ilvl w:val="0"/>
          <w:numId w:val="30"/>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Հետևություններ ջրի կառավարման համար.</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Ջրօգտագործման կենտրոնացումը մի քանի խոշոր սպառողների մոտ (հատկապես հիդրոէներգետիկայում) ենթադրում է, որ այս ոլորտներում թիրախավորված արդյունավետության բարելավումները կարող են զգալի ազդեցություն ունենալ ավազանում ջրի ընդհանուր սպառման վրա:</w:t>
      </w:r>
    </w:p>
    <w:p>
      <w:pPr>
        <w:pStyle w:val="BodyText"/>
        <w:numPr>
          <w:ilvl w:val="1"/>
          <w:numId w:val="30"/>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Բազմաթիվ փոքր օգտագործողների առկայությունը ցույց է տալիս ջրի կառավարման համապարփակ ռազմավարությունների անհրաժեշտությունը, որոնք կարող են անդրադառնալ ինչպես մեծածավալ, այնպես էլ փոքրածավալ սպառման մոդելներին:</w:t>
      </w:r>
    </w:p>
    <w:p>
      <w:pPr>
        <w:pStyle w:val="BodyText"/>
        <w:spacing w:lineRule="auto" w:line="276" w:before="120" w:after="0"/>
        <w:rPr>
          <w:rFonts w:ascii="GHEA Grapalat" w:hAnsi="GHEA Grapalat"/>
          <w:sz w:val="22"/>
          <w:szCs w:val="22"/>
          <w:lang w:val="hy-AM"/>
        </w:rPr>
      </w:pPr>
      <w:r>
        <w:rPr>
          <w:rFonts w:ascii="GHEA Grapalat" w:hAnsi="GHEA Grapalat"/>
          <w:sz w:val="22"/>
          <w:szCs w:val="22"/>
          <w:lang w:val="hy-AM"/>
        </w:rPr>
        <w:t xml:space="preserve">Ջրօգտագործողների այս մանրամասն վերլուծությունը կարևոր տեղեկություններ է տրամադրում քաղաքականություն մշակողների և ջրային ռեսուրսների կառավարիչների համար: Այն ընդգծում է հավասարակշռված ռազմավարությունների անհրաժեշտությունը, որոնք կարող են անդրադառնալ խոշոր սպառողների, ինչպիսիք են հիդրոէլեկտրակայանները, կարիքներին՝ միաժամանակ հաշվի առնելով բազմաթիվ փոքր օգտագործողների հավաքական ազդեցությունը: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ջրի կառավարման ապագա պլանները պետք է հաշվի առնեն օգտագործողների այս բազմազան բազան՝ ապահովելու համար ջրի կայուն և արդարացի բաշխումը:</w:t>
      </w:r>
    </w:p>
    <w:p>
      <w:pPr>
        <w:pStyle w:val="BodyText"/>
        <w:rPr>
          <w:rFonts w:ascii="GHEA Grapalat" w:hAnsi="GHEA Grapalat"/>
          <w:lang w:val="hy-AM"/>
        </w:rPr>
      </w:pPr>
      <w:r>
        <w:rPr>
          <w:rFonts w:ascii="GHEA Grapalat" w:hAnsi="GHEA Grapalat"/>
          <w:lang w:val="hy-AM"/>
        </w:rPr>
      </w:r>
    </w:p>
    <w:p>
      <w:pPr>
        <w:pStyle w:val="ListParagraph"/>
        <w:numPr>
          <w:ilvl w:val="2"/>
          <w:numId w:val="60"/>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12" w:name="_Toc180589684"/>
      <w:r>
        <w:rPr>
          <w:rFonts w:ascii="GHEA Grapalat" w:hAnsi="GHEA Grapalat"/>
          <w:b/>
          <w:bCs/>
          <w:color w:themeColor="accent1" w:val="4F81BD"/>
          <w:sz w:val="24"/>
          <w:szCs w:val="24"/>
          <w:lang w:val="hy-AM"/>
        </w:rPr>
        <w:t>Ջրային ռեսուրսների մատակարարումն ըստ ջրի աղբյուրի</w:t>
      </w:r>
      <w:bookmarkEnd w:id="112"/>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Արարատյան </w:t>
      </w:r>
      <w:r>
        <w:rPr>
          <w:rFonts w:cs="Arial" w:ascii="GHEA Grapalat" w:hAnsi="GHEA Grapalat"/>
          <w:sz w:val="22"/>
          <w:szCs w:val="22"/>
          <w:lang w:val="hy-AM"/>
        </w:rPr>
        <w:t>ՋԿՏ-ի</w:t>
      </w:r>
      <w:r>
        <w:rPr>
          <w:rFonts w:ascii="GHEA Grapalat" w:hAnsi="GHEA Grapalat"/>
          <w:sz w:val="22"/>
          <w:szCs w:val="22"/>
          <w:lang w:val="hy-AM"/>
        </w:rPr>
        <w:t xml:space="preserve"> նկատվում է զգալի անհամապատասխանություն ջրառի ծավալի և տարբեր ոլորտներում գործող թույլտվությունների քանակի միջև: Այս բաժինը վերլուծում է ջրառի ծավալների և գործող թույլտվությունների բաշխման միտումները 2020-2024 թվականներին:</w:t>
      </w:r>
    </w:p>
    <w:p>
      <w:pPr>
        <w:pStyle w:val="BodyText"/>
        <w:spacing w:lineRule="auto" w:line="276" w:before="120" w:after="0"/>
        <w:ind w:hanging="0"/>
        <w:jc w:val="center"/>
        <w:rPr>
          <w:rFonts w:ascii="GHEA Grapalat" w:hAnsi="GHEA Grapalat"/>
          <w:sz w:val="22"/>
          <w:szCs w:val="22"/>
          <w:lang w:val="hy-AM"/>
        </w:rPr>
      </w:pPr>
      <w:commentRangeStart w:id="21"/>
      <w:r>
        <w:rPr/>
        <w:drawing>
          <wp:inline distT="0" distB="0" distL="0" distR="0">
            <wp:extent cx="5721985" cy="3451225"/>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3"/>
                    <a:stretch>
                      <a:fillRect/>
                    </a:stretch>
                  </pic:blipFill>
                  <pic:spPr bwMode="auto">
                    <a:xfrm>
                      <a:off x="0" y="0"/>
                      <a:ext cx="5721985" cy="3451225"/>
                    </a:xfrm>
                    <a:prstGeom prst="rect">
                      <a:avLst/>
                    </a:prstGeom>
                    <a:noFill/>
                  </pic:spPr>
                </pic:pic>
              </a:graphicData>
            </a:graphic>
          </wp:inline>
        </w:drawing>
      </w:r>
      <w:commentRangeEnd w:id="21"/>
      <w:r>
        <w:commentReference w:id="21"/>
      </w:r>
      <w:r>
        <w:rPr/>
      </w:r>
    </w:p>
    <w:p>
      <w:pPr>
        <w:pStyle w:val="BodyText"/>
        <w:spacing w:lineRule="auto" w:line="276" w:before="120" w:after="0"/>
        <w:ind w:hanging="0"/>
        <w:jc w:val="center"/>
        <w:rPr>
          <w:rFonts w:ascii="GHEA Grapalat" w:hAnsi="GHEA Grapalat"/>
          <w:sz w:val="22"/>
          <w:szCs w:val="22"/>
          <w:lang w:val="hy-AM"/>
        </w:rPr>
      </w:pPr>
      <w:bookmarkStart w:id="113" w:name="_Toc180590499"/>
      <w:bookmarkStart w:id="114" w:name="_Ref180588409"/>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13</w:t>
      </w:r>
      <w:r>
        <w:rPr>
          <w:sz w:val="22"/>
          <w:bCs/>
          <w:rFonts w:eastAsia="Batang" w:ascii="GHEA Grapalat" w:hAnsi="GHEA Grapalat"/>
          <w:color w:themeColor="dark2" w:val="1F497D"/>
          <w:lang w:val="hy-AM" w:eastAsia="en-GB"/>
        </w:rPr>
        <w:fldChar w:fldCharType="end"/>
      </w:r>
      <w:bookmarkEnd w:id="114"/>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Արարատյան ՋԿՏ-ի տարեկան ջրառի ծավալն ըստ հիմնական ջրի աղբյուրի</w:t>
      </w:r>
      <w:r>
        <w:rPr>
          <w:rFonts w:ascii="GHEA Grapalat" w:hAnsi="GHEA Grapalat"/>
          <w:lang w:val="hy-AM"/>
        </w:rPr>
        <w:t xml:space="preserve"> </w:t>
      </w:r>
      <w:r>
        <w:rPr>
          <w:rFonts w:eastAsia="Batang" w:ascii="GHEA Grapalat" w:hAnsi="GHEA Grapalat"/>
          <w:bCs/>
          <w:color w:themeColor="dark2" w:val="1F497D"/>
          <w:sz w:val="22"/>
          <w:lang w:val="hy-AM" w:eastAsia="en-GB"/>
        </w:rPr>
        <w:t>(2020-2023)</w:t>
      </w:r>
      <w:bookmarkEnd w:id="113"/>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_Ref180588409 \h </w:instrText>
      </w:r>
      <w:r>
        <w:rPr>
          <w:sz w:val="22"/>
          <w:szCs w:val="22"/>
          <w:rFonts w:ascii="GHEA Grapalat" w:hAnsi="GHEA Grapalat"/>
          <w:lang w:val="hy-AM"/>
        </w:rPr>
        <w:fldChar w:fldCharType="separate"/>
      </w:r>
      <w:r>
        <w:rPr>
          <w:sz w:val="22"/>
          <w:szCs w:val="22"/>
          <w:rFonts w:ascii="GHEA Grapalat" w:hAnsi="GHEA Grapalat"/>
          <w:lang w:val="hy-AM"/>
        </w:rPr>
        <w:t>Գծապատկեր 13</w:t>
      </w:r>
      <w:r>
        <w:rPr>
          <w:sz w:val="22"/>
          <w:szCs w:val="22"/>
          <w:rFonts w:ascii="GHEA Grapalat" w:hAnsi="GHEA Grapalat"/>
          <w:lang w:val="hy-AM"/>
        </w:rPr>
        <w:fldChar w:fldCharType="end"/>
      </w:r>
      <w:r>
        <w:rPr>
          <w:rFonts w:ascii="GHEA Grapalat" w:hAnsi="GHEA Grapalat"/>
          <w:sz w:val="22"/>
          <w:szCs w:val="22"/>
          <w:lang w:val="hy-AM"/>
        </w:rPr>
        <w:t xml:space="preserve">-ը ցույց է տալիս Արարատյան </w:t>
      </w:r>
      <w:r>
        <w:rPr>
          <w:rFonts w:cs="Arial" w:ascii="GHEA Grapalat" w:hAnsi="GHEA Grapalat"/>
          <w:sz w:val="22"/>
          <w:szCs w:val="22"/>
          <w:lang w:val="hy-AM"/>
        </w:rPr>
        <w:t>ՋԿՏ-ի</w:t>
      </w:r>
      <w:r>
        <w:rPr>
          <w:rFonts w:ascii="GHEA Grapalat" w:hAnsi="GHEA Grapalat"/>
          <w:sz w:val="22"/>
          <w:szCs w:val="22"/>
          <w:lang w:val="hy-AM"/>
        </w:rPr>
        <w:t xml:space="preserve"> տարեկան ջրառի ծավալը 2020-2023 թվականներին՝ կենտրոնանալով երկու հիմնական ջրօգտագործողների վրա.</w:t>
      </w:r>
    </w:p>
    <w:p>
      <w:pPr>
        <w:pStyle w:val="BodyText"/>
        <w:numPr>
          <w:ilvl w:val="0"/>
          <w:numId w:val="69"/>
        </w:numPr>
        <w:tabs>
          <w:tab w:val="clear" w:pos="720"/>
          <w:tab w:val="left" w:pos="0" w:leader="none"/>
        </w:tabs>
        <w:suppressAutoHyphens w:val="true"/>
        <w:spacing w:lineRule="auto" w:line="276" w:before="120" w:after="0"/>
        <w:ind w:hanging="0" w:left="0"/>
        <w:rPr>
          <w:rFonts w:ascii="GHEA Grapalat" w:hAnsi="GHEA Grapalat"/>
          <w:sz w:val="22"/>
          <w:szCs w:val="22"/>
          <w:lang w:val="hy-AM"/>
        </w:rPr>
      </w:pPr>
      <w:r>
        <w:rPr>
          <w:rFonts w:ascii="GHEA Grapalat" w:hAnsi="GHEA Grapalat"/>
          <w:sz w:val="22"/>
          <w:szCs w:val="22"/>
          <w:lang w:val="hy-AM"/>
        </w:rPr>
        <w:t xml:space="preserve">Էլեկտրաէներգիայի արտադրություն. Այս ոլորտը, որը հիմնականում պայմանավորված է փոքր հիդրոէլեկտրակայաններով (ՓՀԷԿ-ներ), ամենամեծ ջրօգտագործողն է: 2023 թվականին այն կազմել է 1,899 միլիոն խորանարդ մետր ջրառ: Էլեկտրաէներգիայի արտադրության համար օգտագործվող ծավալը ցույց է տվել կայուն աճ չորս տարվա ընթացքում՝ արտացոլելով տարածաշրջանում հիդրոէներգետիկայի աճող կարևորությունը: </w:t>
      </w:r>
    </w:p>
    <w:p>
      <w:pPr>
        <w:pStyle w:val="BodyText"/>
        <w:numPr>
          <w:ilvl w:val="0"/>
          <w:numId w:val="70"/>
        </w:numPr>
        <w:tabs>
          <w:tab w:val="clear" w:pos="720"/>
          <w:tab w:val="left" w:pos="0" w:leader="none"/>
        </w:tabs>
        <w:suppressAutoHyphens w:val="true"/>
        <w:spacing w:lineRule="auto" w:line="276" w:before="120" w:after="0"/>
        <w:ind w:hanging="0" w:left="0"/>
        <w:rPr>
          <w:rFonts w:ascii="GHEA Grapalat" w:hAnsi="GHEA Grapalat"/>
          <w:sz w:val="22"/>
          <w:szCs w:val="22"/>
          <w:lang w:val="hy-AM"/>
        </w:rPr>
      </w:pPr>
      <w:r>
        <w:rPr>
          <w:rFonts w:cs="Arial" w:ascii="GHEA Grapalat" w:hAnsi="GHEA Grapalat"/>
          <w:sz w:val="22"/>
          <w:szCs w:val="22"/>
          <w:lang w:val="hy-AM"/>
        </w:rPr>
        <w:t>Ոռոգում</w:t>
      </w:r>
      <w:r>
        <w:rPr>
          <w:rFonts w:ascii="GHEA Grapalat" w:hAnsi="GHEA Grapalat"/>
          <w:sz w:val="22"/>
          <w:szCs w:val="22"/>
          <w:lang w:val="hy-AM"/>
        </w:rPr>
        <w:t xml:space="preserve">. </w:t>
      </w:r>
      <w:r>
        <w:rPr>
          <w:rFonts w:cs="Arial" w:ascii="GHEA Grapalat" w:hAnsi="GHEA Grapalat"/>
          <w:sz w:val="22"/>
          <w:szCs w:val="22"/>
          <w:lang w:val="hy-AM"/>
        </w:rPr>
        <w:t>Երկրորդ</w:t>
      </w:r>
      <w:r>
        <w:rPr>
          <w:rFonts w:ascii="GHEA Grapalat" w:hAnsi="GHEA Grapalat"/>
          <w:sz w:val="22"/>
          <w:szCs w:val="22"/>
          <w:lang w:val="hy-AM"/>
        </w:rPr>
        <w:t xml:space="preserve"> </w:t>
      </w:r>
      <w:r>
        <w:rPr>
          <w:rFonts w:cs="Arial" w:ascii="GHEA Grapalat" w:hAnsi="GHEA Grapalat"/>
          <w:sz w:val="22"/>
          <w:szCs w:val="22"/>
          <w:lang w:val="hy-AM"/>
        </w:rPr>
        <w:t>ամենամեծ</w:t>
      </w:r>
      <w:r>
        <w:rPr>
          <w:rFonts w:ascii="GHEA Grapalat" w:hAnsi="GHEA Grapalat"/>
          <w:sz w:val="22"/>
          <w:szCs w:val="22"/>
          <w:lang w:val="hy-AM"/>
        </w:rPr>
        <w:t xml:space="preserve"> </w:t>
      </w:r>
      <w:r>
        <w:rPr>
          <w:rFonts w:cs="Arial" w:ascii="GHEA Grapalat" w:hAnsi="GHEA Grapalat"/>
          <w:sz w:val="22"/>
          <w:szCs w:val="22"/>
          <w:lang w:val="hy-AM"/>
        </w:rPr>
        <w:t>ջրօգտագործողը՝</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2023 </w:t>
      </w:r>
      <w:r>
        <w:rPr>
          <w:rFonts w:cs="Arial" w:ascii="GHEA Grapalat" w:hAnsi="GHEA Grapalat"/>
          <w:sz w:val="22"/>
          <w:szCs w:val="22"/>
          <w:lang w:val="hy-AM"/>
        </w:rPr>
        <w:t>թվականին</w:t>
      </w:r>
      <w:r>
        <w:rPr>
          <w:rFonts w:ascii="GHEA Grapalat" w:hAnsi="GHEA Grapalat"/>
          <w:sz w:val="22"/>
          <w:szCs w:val="22"/>
          <w:lang w:val="hy-AM"/>
        </w:rPr>
        <w:t xml:space="preserve"> </w:t>
      </w:r>
      <w:r>
        <w:rPr>
          <w:rFonts w:cs="Arial" w:ascii="GHEA Grapalat" w:hAnsi="GHEA Grapalat"/>
          <w:sz w:val="22"/>
          <w:szCs w:val="22"/>
          <w:lang w:val="hy-AM"/>
        </w:rPr>
        <w:t>սպառել</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438 </w:t>
      </w:r>
      <w:r>
        <w:rPr>
          <w:rFonts w:cs="Arial" w:ascii="GHEA Grapalat" w:hAnsi="GHEA Grapalat"/>
          <w:sz w:val="22"/>
          <w:szCs w:val="22"/>
          <w:lang w:val="hy-AM"/>
        </w:rPr>
        <w:t>միլիոն</w:t>
      </w:r>
      <w:r>
        <w:rPr>
          <w:rFonts w:ascii="GHEA Grapalat" w:hAnsi="GHEA Grapalat"/>
          <w:sz w:val="22"/>
          <w:szCs w:val="22"/>
          <w:lang w:val="hy-AM"/>
        </w:rPr>
        <w:t xml:space="preserve"> </w:t>
      </w:r>
      <w:r>
        <w:rPr>
          <w:rFonts w:cs="Arial" w:ascii="GHEA Grapalat" w:hAnsi="GHEA Grapalat"/>
          <w:sz w:val="22"/>
          <w:szCs w:val="22"/>
          <w:lang w:val="hy-AM"/>
        </w:rPr>
        <w:t>խորանարդ</w:t>
      </w:r>
      <w:r>
        <w:rPr>
          <w:rFonts w:ascii="GHEA Grapalat" w:hAnsi="GHEA Grapalat"/>
          <w:sz w:val="22"/>
          <w:szCs w:val="22"/>
          <w:lang w:val="hy-AM"/>
        </w:rPr>
        <w:t xml:space="preserve"> </w:t>
      </w:r>
      <w:r>
        <w:rPr>
          <w:rFonts w:cs="Arial" w:ascii="GHEA Grapalat" w:hAnsi="GHEA Grapalat"/>
          <w:sz w:val="22"/>
          <w:szCs w:val="22"/>
          <w:lang w:val="hy-AM"/>
        </w:rPr>
        <w:t>մետր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ոլորտը</w:t>
      </w:r>
      <w:r>
        <w:rPr>
          <w:rFonts w:ascii="GHEA Grapalat" w:hAnsi="GHEA Grapalat"/>
          <w:sz w:val="22"/>
          <w:szCs w:val="22"/>
          <w:lang w:val="hy-AM"/>
        </w:rPr>
        <w:t xml:space="preserve"> </w:t>
      </w:r>
      <w:r>
        <w:rPr>
          <w:rFonts w:cs="Arial" w:ascii="GHEA Grapalat" w:hAnsi="GHEA Grapalat"/>
          <w:sz w:val="22"/>
          <w:szCs w:val="22"/>
          <w:lang w:val="hy-AM"/>
        </w:rPr>
        <w:t>նույնպես</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միտում</w:t>
      </w:r>
      <w:r>
        <w:rPr>
          <w:rFonts w:ascii="GHEA Grapalat" w:hAnsi="GHEA Grapalat"/>
          <w:sz w:val="22"/>
          <w:szCs w:val="22"/>
          <w:lang w:val="hy-AM"/>
        </w:rPr>
        <w:t xml:space="preserve"> 2020-2023 </w:t>
      </w:r>
      <w:r>
        <w:rPr>
          <w:rFonts w:cs="Arial" w:ascii="GHEA Grapalat" w:hAnsi="GHEA Grapalat"/>
          <w:sz w:val="22"/>
          <w:szCs w:val="22"/>
          <w:lang w:val="hy-AM"/>
        </w:rPr>
        <w:t>թվականներին</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վկայում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գործունեության</w:t>
      </w:r>
      <w:r>
        <w:rPr>
          <w:rFonts w:ascii="GHEA Grapalat" w:hAnsi="GHEA Grapalat"/>
          <w:sz w:val="22"/>
          <w:szCs w:val="22"/>
          <w:lang w:val="hy-AM"/>
        </w:rPr>
        <w:t xml:space="preserve"> </w:t>
      </w:r>
      <w:r>
        <w:rPr>
          <w:rFonts w:cs="Arial" w:ascii="GHEA Grapalat" w:hAnsi="GHEA Grapalat"/>
          <w:sz w:val="22"/>
          <w:szCs w:val="22"/>
          <w:lang w:val="hy-AM"/>
        </w:rPr>
        <w:t>ընդլայնման</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Կարևոր է նշել, որ այլ ոլորտները, ինչպիսիք են կենցաղային օգտագործումը, արդյունաբերությունը, ձկնաբուծությունը, շշալցումը և կլանումը, սպառում են համեմատաբար փոքր քանակությամբ ջուր և տեսանելի չեն այս գծապատկերում՝ էլեկտրաէներգիայի և ոռոգման համեմատ աննշան ծավալների պատճառով:</w:t>
      </w:r>
    </w:p>
    <w:p>
      <w:pPr>
        <w:pStyle w:val="BodyText"/>
        <w:spacing w:lineRule="auto" w:line="276" w:before="120" w:after="0"/>
        <w:ind w:hanging="0"/>
        <w:jc w:val="center"/>
        <w:rPr>
          <w:rFonts w:ascii="GHEA Grapalat" w:hAnsi="GHEA Grapalat" w:eastAsia="Batang"/>
          <w:b/>
          <w:bCs/>
          <w:color w:themeColor="dark2" w:val="1F497D"/>
          <w:sz w:val="22"/>
          <w:lang w:val="hy-AM" w:eastAsia="en-GB"/>
        </w:rPr>
      </w:pPr>
      <w:r>
        <w:rPr/>
        <w:drawing>
          <wp:inline distT="0" distB="0" distL="0" distR="0">
            <wp:extent cx="5427345" cy="3285490"/>
            <wp:effectExtent l="0" t="0" r="0" b="0"/>
            <wp:docPr id="2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
                    <pic:cNvPicPr>
                      <a:picLocks noChangeAspect="1" noChangeArrowheads="1"/>
                    </pic:cNvPicPr>
                  </pic:nvPicPr>
                  <pic:blipFill>
                    <a:blip r:embed="rId24"/>
                    <a:stretch>
                      <a:fillRect/>
                    </a:stretch>
                  </pic:blipFill>
                  <pic:spPr bwMode="auto">
                    <a:xfrm>
                      <a:off x="0" y="0"/>
                      <a:ext cx="5427345" cy="3285490"/>
                    </a:xfrm>
                    <a:prstGeom prst="rect">
                      <a:avLst/>
                    </a:prstGeom>
                    <a:noFill/>
                  </pic:spPr>
                </pic:pic>
              </a:graphicData>
            </a:graphic>
          </wp:inline>
        </w:drawing>
      </w:r>
    </w:p>
    <w:p>
      <w:pPr>
        <w:pStyle w:val="BodyText"/>
        <w:spacing w:lineRule="auto" w:line="276" w:before="120" w:after="0"/>
        <w:ind w:hanging="0"/>
        <w:jc w:val="center"/>
        <w:rPr>
          <w:rFonts w:ascii="GHEA Grapalat" w:hAnsi="GHEA Grapalat"/>
          <w:sz w:val="22"/>
          <w:szCs w:val="22"/>
          <w:lang w:val="hy-AM"/>
        </w:rPr>
      </w:pPr>
      <w:bookmarkStart w:id="115" w:name="_Toc180590500"/>
      <w:bookmarkStart w:id="116" w:name="_Ref180588485"/>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14</w:t>
      </w:r>
      <w:r>
        <w:rPr>
          <w:sz w:val="22"/>
          <w:bCs/>
          <w:rFonts w:eastAsia="Batang" w:ascii="GHEA Grapalat" w:hAnsi="GHEA Grapalat"/>
          <w:color w:themeColor="dark2" w:val="1F497D"/>
          <w:lang w:val="hy-AM" w:eastAsia="en-GB"/>
        </w:rPr>
        <w:fldChar w:fldCharType="end"/>
      </w:r>
      <w:bookmarkEnd w:id="116"/>
      <w:r>
        <w:rPr>
          <w:rFonts w:eastAsia="Batang" w:cs="Cambria Math" w:ascii="Cambria Math" w:hAnsi="Cambria Math"/>
          <w:bCs/>
          <w:color w:themeColor="dark2" w:val="1F497D"/>
          <w:sz w:val="22"/>
          <w:lang w:val="hy-AM" w:eastAsia="en-GB"/>
        </w:rPr>
        <w:t>․</w:t>
      </w:r>
      <w:r>
        <w:rPr>
          <w:rFonts w:ascii="GHEA Grapalat" w:hAnsi="GHEA Grapalat"/>
          <w:sz w:val="22"/>
          <w:szCs w:val="22"/>
          <w:lang w:val="hy-AM"/>
        </w:rPr>
        <w:t xml:space="preserve"> </w:t>
      </w:r>
      <w:r>
        <w:rPr>
          <w:rFonts w:eastAsia="Batang" w:ascii="GHEA Grapalat" w:hAnsi="GHEA Grapalat"/>
          <w:bCs/>
          <w:color w:themeColor="dark2" w:val="1F497D"/>
          <w:sz w:val="22"/>
          <w:lang w:val="hy-AM" w:eastAsia="en-GB"/>
        </w:rPr>
        <w:t>Արարատյան ՋԿՏ-ում գործող թույլտվությունների քանակն ըստ ջրաղբյուրների (2021-2024)</w:t>
      </w:r>
      <w:bookmarkEnd w:id="115"/>
    </w:p>
    <w:p>
      <w:pPr>
        <w:pStyle w:val="BodyText"/>
        <w:spacing w:lineRule="auto" w:line="240" w:before="0" w:after="142"/>
        <w:rPr>
          <w:rFonts w:ascii="GHEA Grapalat" w:hAnsi="GHEA Grapalat"/>
          <w:lang w:val="hy-AM"/>
        </w:rPr>
      </w:pPr>
      <w:r>
        <w:rPr>
          <w:rFonts w:ascii="GHEA Grapalat" w:hAnsi="GHEA Grapalat"/>
          <w:lang w:val="hy-AM"/>
        </w:rPr>
      </w:r>
    </w:p>
    <w:p>
      <w:pPr>
        <w:pStyle w:val="BodyText"/>
        <w:spacing w:lineRule="auto" w:line="276" w:before="120" w:after="0"/>
        <w:jc w:val="center"/>
        <w:rPr>
          <w:rFonts w:ascii="GHEA Grapalat" w:hAnsi="GHEA Grapalat"/>
          <w:sz w:val="22"/>
          <w:szCs w:val="22"/>
          <w:lang w:val="hy-AM"/>
        </w:rPr>
      </w:pPr>
      <w:bookmarkStart w:id="117" w:name="_Toc180590501"/>
      <w:bookmarkStart w:id="118" w:name="_Ref180588487"/>
      <w:r>
        <w:drawing>
          <wp:anchor behindDoc="0" distT="0" distB="0" distL="114300" distR="0" simplePos="0" locked="0" layoutInCell="0" allowOverlap="1" relativeHeight="20">
            <wp:simplePos x="0" y="0"/>
            <wp:positionH relativeFrom="margin">
              <wp:align>right</wp:align>
            </wp:positionH>
            <wp:positionV relativeFrom="paragraph">
              <wp:posOffset>8255</wp:posOffset>
            </wp:positionV>
            <wp:extent cx="5761355" cy="3487420"/>
            <wp:effectExtent l="0" t="0" r="0" b="0"/>
            <wp:wrapTopAndBottom/>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25"/>
                    <a:stretch>
                      <a:fillRect/>
                    </a:stretch>
                  </pic:blipFill>
                  <pic:spPr bwMode="auto">
                    <a:xfrm>
                      <a:off x="0" y="0"/>
                      <a:ext cx="5761355" cy="3487420"/>
                    </a:xfrm>
                    <a:prstGeom prst="rect">
                      <a:avLst/>
                    </a:prstGeom>
                    <a:noFill/>
                  </pic:spPr>
                </pic:pic>
              </a:graphicData>
            </a:graphic>
          </wp:anchor>
        </w:drawing>
      </w:r>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15</w:t>
      </w:r>
      <w:r>
        <w:rPr>
          <w:sz w:val="22"/>
          <w:bCs/>
          <w:rFonts w:eastAsia="Batang" w:ascii="GHEA Grapalat" w:hAnsi="GHEA Grapalat"/>
          <w:color w:themeColor="dark2" w:val="1F497D"/>
          <w:lang w:val="hy-AM" w:eastAsia="en-GB"/>
        </w:rPr>
        <w:fldChar w:fldCharType="end"/>
      </w:r>
      <w:bookmarkEnd w:id="118"/>
      <w:r>
        <w:rPr>
          <w:rFonts w:eastAsia="Batang" w:cs="Cambria Math" w:ascii="Cambria Math" w:hAnsi="Cambria Math"/>
          <w:bCs/>
          <w:color w:themeColor="dark2" w:val="1F497D"/>
          <w:sz w:val="22"/>
          <w:lang w:val="hy-AM" w:eastAsia="en-GB"/>
        </w:rPr>
        <w:t>․</w:t>
      </w:r>
      <w:r>
        <w:rPr>
          <w:rFonts w:ascii="GHEA Grapalat" w:hAnsi="GHEA Grapalat"/>
          <w:sz w:val="22"/>
          <w:szCs w:val="22"/>
          <w:lang w:val="hy-AM"/>
        </w:rPr>
        <w:t xml:space="preserve"> </w:t>
      </w:r>
      <w:r>
        <w:rPr>
          <w:rFonts w:eastAsia="Batang" w:ascii="GHEA Grapalat" w:hAnsi="GHEA Grapalat"/>
          <w:bCs/>
          <w:color w:themeColor="dark2" w:val="1F497D"/>
          <w:sz w:val="22"/>
          <w:lang w:val="hy-AM" w:eastAsia="en-GB"/>
        </w:rPr>
        <w:t>Արարատյան ՋԿՏ-ում գործող թույլտվությունների քանակն ըստ նպատակի (2021-2024)</w:t>
      </w:r>
      <w:bookmarkEnd w:id="117"/>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_Ref180588485 \h </w:instrText>
      </w:r>
      <w:r>
        <w:rPr>
          <w:sz w:val="22"/>
          <w:szCs w:val="22"/>
          <w:rFonts w:ascii="GHEA Grapalat" w:hAnsi="GHEA Grapalat"/>
          <w:lang w:val="hy-AM"/>
        </w:rPr>
        <w:fldChar w:fldCharType="separate"/>
      </w:r>
      <w:r>
        <w:rPr>
          <w:sz w:val="22"/>
          <w:szCs w:val="22"/>
          <w:rFonts w:ascii="GHEA Grapalat" w:hAnsi="GHEA Grapalat"/>
          <w:lang w:val="hy-AM"/>
        </w:rPr>
        <w:t>Գծապատկեր 14</w:t>
      </w:r>
      <w:r>
        <w:rPr>
          <w:sz w:val="22"/>
          <w:szCs w:val="22"/>
          <w:rFonts w:ascii="GHEA Grapalat" w:hAnsi="GHEA Grapalat"/>
          <w:lang w:val="hy-AM"/>
        </w:rPr>
        <w:fldChar w:fldCharType="end"/>
      </w:r>
      <w:r>
        <w:rPr>
          <w:rFonts w:ascii="GHEA Grapalat" w:hAnsi="GHEA Grapalat"/>
          <w:sz w:val="22"/>
          <w:szCs w:val="22"/>
          <w:lang w:val="hy-AM"/>
        </w:rPr>
        <w:t xml:space="preserve"> </w:t>
      </w:r>
      <w:r>
        <w:rPr>
          <w:rFonts w:ascii="GHEA Grapalat" w:hAnsi="GHEA Grapalat"/>
          <w:sz w:val="22"/>
          <w:szCs w:val="22"/>
          <w:lang w:val="hy-AM"/>
        </w:rPr>
        <w:t>և</w:t>
      </w:r>
      <w:ins w:id="460" w:author="Alexander Arakelyan" w:date="2024-10-28T21:36:00Z">
        <w:r>
          <w:rPr>
            <w:rFonts w:ascii="GHEA Grapalat" w:hAnsi="GHEA Grapalat"/>
            <w:sz w:val="22"/>
            <w:szCs w:val="22"/>
            <w:lang w:val="hy-AM"/>
          </w:rPr>
          <w:t xml:space="preserve"> </w:t>
        </w:r>
      </w:ins>
      <w:r>
        <w:rPr>
          <w:rFonts w:ascii="GHEA Grapalat" w:hAnsi="GHEA Grapalat"/>
          <w:sz w:val="22"/>
          <w:szCs w:val="22"/>
          <w:lang w:val="hy-AM"/>
        </w:rPr>
        <w:fldChar w:fldCharType="begin"/>
      </w:r>
      <w:r>
        <w:rPr>
          <w:sz w:val="22"/>
          <w:szCs w:val="22"/>
          <w:rFonts w:ascii="GHEA Grapalat" w:hAnsi="GHEA Grapalat"/>
          <w:lang w:val="hy-AM"/>
        </w:rPr>
        <w:instrText xml:space="preserve"> REF _Ref180588487 \h </w:instrText>
      </w:r>
      <w:r>
        <w:rPr>
          <w:sz w:val="22"/>
          <w:szCs w:val="22"/>
          <w:rFonts w:ascii="GHEA Grapalat" w:hAnsi="GHEA Grapalat"/>
          <w:lang w:val="hy-AM"/>
        </w:rPr>
        <w:fldChar w:fldCharType="separate"/>
      </w:r>
      <w:r>
        <w:rPr>
          <w:sz w:val="22"/>
          <w:szCs w:val="22"/>
          <w:rFonts w:ascii="GHEA Grapalat" w:hAnsi="GHEA Grapalat"/>
          <w:lang w:val="hy-AM"/>
        </w:rPr>
        <w:t>Գծապատկեր 15</w:t>
      </w:r>
      <w:r>
        <w:rPr>
          <w:sz w:val="22"/>
          <w:szCs w:val="22"/>
          <w:rFonts w:ascii="GHEA Grapalat" w:hAnsi="GHEA Grapalat"/>
          <w:lang w:val="hy-AM"/>
        </w:rPr>
        <w:fldChar w:fldCharType="end"/>
      </w:r>
      <w:r>
        <w:rPr>
          <w:rFonts w:ascii="GHEA Grapalat" w:hAnsi="GHEA Grapalat"/>
          <w:sz w:val="22"/>
          <w:szCs w:val="22"/>
          <w:lang w:val="hy-AM"/>
        </w:rPr>
        <w:t xml:space="preserve"> տեղեկություններ են տրամադրում Արարատյան </w:t>
      </w:r>
      <w:r>
        <w:rPr>
          <w:rFonts w:cs="Arial" w:ascii="GHEA Grapalat" w:hAnsi="GHEA Grapalat"/>
          <w:sz w:val="22"/>
          <w:szCs w:val="22"/>
          <w:lang w:val="hy-AM"/>
        </w:rPr>
        <w:t>ՋԿՏ-ում</w:t>
      </w:r>
      <w:r>
        <w:rPr>
          <w:rFonts w:ascii="GHEA Grapalat" w:hAnsi="GHEA Grapalat"/>
          <w:sz w:val="22"/>
          <w:szCs w:val="22"/>
          <w:lang w:val="hy-AM"/>
        </w:rPr>
        <w:t xml:space="preserve"> ջրօգտագործման գործող թույլտվությունների բաշխման վերաբերյալ: Այս գծապատկերները չեն ներկայացնում ջրօգտագործման ծավալները, այլ ավելի շուտ տարբեր ջրի աղբյուրների և նպատակների համար տրված թույլտվությունների քանակը: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գծապատկերների հիմնական դիտարկումները.</w:t>
      </w:r>
    </w:p>
    <w:p>
      <w:pPr>
        <w:pStyle w:val="BodyText"/>
        <w:numPr>
          <w:ilvl w:val="0"/>
          <w:numId w:val="71"/>
        </w:numPr>
        <w:tabs>
          <w:tab w:val="clear" w:pos="720"/>
          <w:tab w:val="left" w:pos="0" w:leader="none"/>
          <w:tab w:val="left" w:pos="851" w:leader="none"/>
        </w:tabs>
        <w:suppressAutoHyphens w:val="true"/>
        <w:spacing w:lineRule="auto" w:line="276" w:before="120" w:after="0"/>
        <w:ind w:firstLine="57" w:left="227"/>
        <w:rPr>
          <w:rFonts w:ascii="GHEA Grapalat" w:hAnsi="GHEA Grapalat"/>
          <w:sz w:val="22"/>
          <w:szCs w:val="22"/>
          <w:lang w:val="hy-AM"/>
        </w:rPr>
      </w:pPr>
      <w:r>
        <w:rPr>
          <w:rFonts w:ascii="GHEA Grapalat" w:hAnsi="GHEA Grapalat"/>
          <w:sz w:val="22"/>
          <w:szCs w:val="22"/>
          <w:lang w:val="hy-AM"/>
        </w:rPr>
        <w:t xml:space="preserve">Չնայած ստորերկրյա ջրերի թույլտվությունների մեծ քանակին, ստորերկրյա ջրերի փաստացի օգտագործման ծավալը աննշան է ավազանի ընդհանուր ջրառի համեմատ: Այս անհամապատասխանությունը ընդգծում է, որ թույլտվությունների քանակը պարտադիր չէ, որ կապված լինի օգտագործվող ջրի ծավալի հետ: </w:t>
      </w:r>
    </w:p>
    <w:p>
      <w:pPr>
        <w:pStyle w:val="BodyText"/>
        <w:numPr>
          <w:ilvl w:val="0"/>
          <w:numId w:val="72"/>
        </w:numPr>
        <w:tabs>
          <w:tab w:val="clear" w:pos="720"/>
          <w:tab w:val="left" w:pos="851" w:leader="none"/>
        </w:tabs>
        <w:suppressAutoHyphens w:val="true"/>
        <w:spacing w:lineRule="auto" w:line="276" w:before="120" w:after="0"/>
        <w:ind w:firstLine="57" w:left="227"/>
        <w:jc w:val="left"/>
        <w:rPr>
          <w:rFonts w:ascii="GHEA Grapalat" w:hAnsi="GHEA Grapalat"/>
          <w:sz w:val="22"/>
          <w:szCs w:val="22"/>
          <w:lang w:val="hy-AM"/>
        </w:rPr>
      </w:pPr>
      <w:r>
        <w:rPr>
          <w:rFonts w:cs="Arial" w:ascii="GHEA Grapalat" w:hAnsi="GHEA Grapalat"/>
          <w:sz w:val="22"/>
          <w:szCs w:val="22"/>
          <w:lang w:val="hy-AM"/>
        </w:rPr>
        <w:t>Նմանապես</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r>
        <w:rPr>
          <w:rFonts w:cs="Arial" w:ascii="GHEA Grapalat" w:hAnsi="GHEA Grapalat"/>
          <w:sz w:val="22"/>
          <w:szCs w:val="22"/>
          <w:lang w:val="hy-AM"/>
        </w:rPr>
        <w:t>բազմաթիվ</w:t>
      </w:r>
      <w:r>
        <w:rPr>
          <w:rFonts w:ascii="GHEA Grapalat" w:hAnsi="GHEA Grapalat"/>
          <w:sz w:val="22"/>
          <w:szCs w:val="22"/>
          <w:lang w:val="hy-AM"/>
        </w:rPr>
        <w:t xml:space="preserve"> </w:t>
      </w:r>
      <w:r>
        <w:rPr>
          <w:rFonts w:cs="Arial" w:ascii="GHEA Grapalat" w:hAnsi="GHEA Grapalat"/>
          <w:sz w:val="22"/>
          <w:szCs w:val="22"/>
          <w:lang w:val="hy-AM"/>
        </w:rPr>
        <w:t>թույլտվություններ</w:t>
      </w:r>
      <w:r>
        <w:rPr>
          <w:rFonts w:ascii="GHEA Grapalat" w:hAnsi="GHEA Grapalat"/>
          <w:sz w:val="22"/>
          <w:szCs w:val="22"/>
          <w:lang w:val="hy-AM"/>
        </w:rPr>
        <w:t xml:space="preserve"> </w:t>
      </w:r>
      <w:r>
        <w:rPr>
          <w:rFonts w:cs="Arial" w:ascii="GHEA Grapalat" w:hAnsi="GHEA Grapalat"/>
          <w:sz w:val="22"/>
          <w:szCs w:val="22"/>
          <w:lang w:val="hy-AM"/>
        </w:rPr>
        <w:t>ձկնաբուծության</w:t>
      </w:r>
      <w:r>
        <w:rPr>
          <w:rFonts w:ascii="GHEA Grapalat" w:hAnsi="GHEA Grapalat"/>
          <w:sz w:val="22"/>
          <w:szCs w:val="22"/>
          <w:lang w:val="hy-AM"/>
        </w:rPr>
        <w:t xml:space="preserve">, </w:t>
      </w:r>
      <w:r>
        <w:rPr>
          <w:rFonts w:cs="Arial" w:ascii="GHEA Grapalat" w:hAnsi="GHEA Grapalat"/>
          <w:sz w:val="22"/>
          <w:szCs w:val="22"/>
          <w:lang w:val="hy-AM"/>
        </w:rPr>
        <w:t>արդյունաբերության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կենցաղային</w:t>
      </w:r>
      <w:r>
        <w:rPr>
          <w:rFonts w:ascii="GHEA Grapalat" w:hAnsi="GHEA Grapalat"/>
          <w:sz w:val="22"/>
          <w:szCs w:val="22"/>
          <w:lang w:val="hy-AM"/>
        </w:rPr>
        <w:t xml:space="preserve"> </w:t>
      </w:r>
      <w:r>
        <w:rPr>
          <w:rFonts w:cs="Arial" w:ascii="GHEA Grapalat" w:hAnsi="GHEA Grapalat"/>
          <w:sz w:val="22"/>
          <w:szCs w:val="22"/>
          <w:lang w:val="hy-AM"/>
        </w:rPr>
        <w:t>գործունեության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դրանց</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սպառումը</w:t>
      </w:r>
      <w:r>
        <w:rPr>
          <w:rFonts w:ascii="GHEA Grapalat" w:hAnsi="GHEA Grapalat"/>
          <w:sz w:val="22"/>
          <w:szCs w:val="22"/>
          <w:lang w:val="hy-AM"/>
        </w:rPr>
        <w:t xml:space="preserve"> </w:t>
      </w:r>
      <w:r>
        <w:rPr>
          <w:rFonts w:cs="Arial" w:ascii="GHEA Grapalat" w:hAnsi="GHEA Grapalat"/>
          <w:sz w:val="22"/>
          <w:szCs w:val="22"/>
          <w:lang w:val="hy-AM"/>
        </w:rPr>
        <w:t>նվազագույն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համեմատած</w:t>
      </w:r>
      <w:r>
        <w:rPr>
          <w:rFonts w:ascii="GHEA Grapalat" w:hAnsi="GHEA Grapalat"/>
          <w:sz w:val="22"/>
          <w:szCs w:val="22"/>
          <w:lang w:val="hy-AM"/>
        </w:rPr>
        <w:t xml:space="preserve"> </w:t>
      </w:r>
      <w:r>
        <w:rPr>
          <w:rFonts w:cs="Arial" w:ascii="GHEA Grapalat" w:hAnsi="GHEA Grapalat"/>
          <w:sz w:val="22"/>
          <w:szCs w:val="22"/>
          <w:lang w:val="hy-AM"/>
        </w:rPr>
        <w:t>գերակշռող</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p>
    <w:p>
      <w:pPr>
        <w:pStyle w:val="BodyText"/>
        <w:numPr>
          <w:ilvl w:val="0"/>
          <w:numId w:val="73"/>
        </w:numPr>
        <w:tabs>
          <w:tab w:val="clear" w:pos="720"/>
          <w:tab w:val="left" w:pos="851" w:leader="none"/>
        </w:tabs>
        <w:suppressAutoHyphens w:val="true"/>
        <w:spacing w:lineRule="auto" w:line="276" w:before="120" w:after="0"/>
        <w:ind w:firstLine="57" w:left="227"/>
        <w:jc w:val="left"/>
        <w:rPr>
          <w:rFonts w:ascii="GHEA Grapalat" w:hAnsi="GHEA Grapalat"/>
          <w:sz w:val="22"/>
          <w:szCs w:val="22"/>
          <w:lang w:val="hy-AM"/>
        </w:rPr>
      </w:pPr>
      <w:r>
        <w:rPr>
          <w:rFonts w:cs="Arial" w:ascii="GHEA Grapalat" w:hAnsi="GHEA Grapalat"/>
          <w:sz w:val="22"/>
          <w:szCs w:val="22"/>
          <w:lang w:val="hy-AM"/>
        </w:rPr>
        <w:t>Մակերևութային</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քանակը</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քիչ</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քան</w:t>
      </w:r>
      <w:r>
        <w:rPr>
          <w:rFonts w:ascii="GHEA Grapalat" w:hAnsi="GHEA Grapalat"/>
          <w:sz w:val="22"/>
          <w:szCs w:val="22"/>
          <w:lang w:val="hy-AM"/>
        </w:rPr>
        <w:t xml:space="preserve"> </w:t>
      </w:r>
      <w:r>
        <w:rPr>
          <w:rFonts w:cs="Arial" w:ascii="GHEA Grapalat" w:hAnsi="GHEA Grapalat"/>
          <w:sz w:val="22"/>
          <w:szCs w:val="22"/>
          <w:lang w:val="hy-AM"/>
        </w:rPr>
        <w:t>ստորերկրյա</w:t>
      </w:r>
      <w:r>
        <w:rPr>
          <w:rFonts w:ascii="GHEA Grapalat" w:hAnsi="GHEA Grapalat"/>
          <w:sz w:val="22"/>
          <w:szCs w:val="22"/>
          <w:lang w:val="hy-AM"/>
        </w:rPr>
        <w:t xml:space="preserve"> </w:t>
      </w:r>
      <w:r>
        <w:rPr>
          <w:rFonts w:cs="Arial" w:ascii="GHEA Grapalat" w:hAnsi="GHEA Grapalat"/>
          <w:sz w:val="22"/>
          <w:szCs w:val="22"/>
          <w:lang w:val="hy-AM"/>
        </w:rPr>
        <w:t>ջրերի</w:t>
      </w:r>
      <w:r>
        <w:rPr>
          <w:rFonts w:ascii="GHEA Grapalat" w:hAnsi="GHEA Grapalat"/>
          <w:sz w:val="22"/>
          <w:szCs w:val="22"/>
          <w:lang w:val="hy-AM"/>
        </w:rPr>
        <w:t xml:space="preserve"> </w:t>
      </w:r>
      <w:r>
        <w:rPr>
          <w:rFonts w:cs="Arial" w:ascii="GHEA Grapalat" w:hAnsi="GHEA Grapalat"/>
          <w:sz w:val="22"/>
          <w:szCs w:val="22"/>
          <w:lang w:val="hy-AM"/>
        </w:rPr>
        <w:t>թույլտվություններինը</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ջրառի</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 xml:space="preserve"> </w:t>
      </w:r>
      <w:r>
        <w:rPr>
          <w:rFonts w:cs="Arial" w:ascii="GHEA Grapalat" w:hAnsi="GHEA Grapalat"/>
          <w:sz w:val="22"/>
          <w:szCs w:val="22"/>
          <w:lang w:val="hy-AM"/>
        </w:rPr>
        <w:t>հիմնականում</w:t>
      </w:r>
      <w:r>
        <w:rPr>
          <w:rFonts w:ascii="GHEA Grapalat" w:hAnsi="GHEA Grapalat"/>
          <w:sz w:val="22"/>
          <w:szCs w:val="22"/>
          <w:lang w:val="hy-AM"/>
        </w:rPr>
        <w:t xml:space="preserve"> </w:t>
      </w:r>
      <w:r>
        <w:rPr>
          <w:rFonts w:cs="Arial" w:ascii="GHEA Grapalat" w:hAnsi="GHEA Grapalat"/>
          <w:sz w:val="22"/>
          <w:szCs w:val="22"/>
          <w:lang w:val="hy-AM"/>
        </w:rPr>
        <w:t>դրանց</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r>
        <w:rPr>
          <w:rFonts w:cs="Arial" w:ascii="GHEA Grapalat" w:hAnsi="GHEA Grapalat"/>
          <w:sz w:val="22"/>
          <w:szCs w:val="22"/>
          <w:lang w:val="hy-AM"/>
        </w:rPr>
        <w:t>էլեկտրաէներգիայի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p>
    <w:p>
      <w:pPr>
        <w:pStyle w:val="BodyText"/>
        <w:numPr>
          <w:ilvl w:val="0"/>
          <w:numId w:val="74"/>
        </w:numPr>
        <w:tabs>
          <w:tab w:val="clear" w:pos="720"/>
          <w:tab w:val="left" w:pos="851" w:leader="none"/>
        </w:tabs>
        <w:suppressAutoHyphens w:val="true"/>
        <w:spacing w:lineRule="auto" w:line="276" w:before="120" w:after="0"/>
        <w:ind w:firstLine="57" w:left="227"/>
        <w:jc w:val="left"/>
        <w:rPr>
          <w:rFonts w:ascii="GHEA Grapalat" w:hAnsi="GHEA Grapalat"/>
          <w:sz w:val="22"/>
          <w:szCs w:val="22"/>
          <w:lang w:val="hy-AM"/>
        </w:rPr>
      </w:pPr>
      <w:r>
        <w:rPr>
          <w:rFonts w:cs="Arial" w:ascii="GHEA Grapalat" w:hAnsi="GHEA Grapalat"/>
          <w:sz w:val="22"/>
          <w:szCs w:val="22"/>
          <w:lang w:val="hy-AM"/>
        </w:rPr>
        <w:t>Գործող</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քանակի</w:t>
      </w:r>
      <w:r>
        <w:rPr>
          <w:rFonts w:ascii="GHEA Grapalat" w:hAnsi="GHEA Grapalat"/>
          <w:sz w:val="22"/>
          <w:szCs w:val="22"/>
          <w:lang w:val="hy-AM"/>
        </w:rPr>
        <w:t xml:space="preserve"> </w:t>
      </w:r>
      <w:r>
        <w:rPr>
          <w:rFonts w:cs="Arial" w:ascii="GHEA Grapalat" w:hAnsi="GHEA Grapalat"/>
          <w:sz w:val="22"/>
          <w:szCs w:val="22"/>
          <w:lang w:val="hy-AM"/>
        </w:rPr>
        <w:t>միտումները</w:t>
      </w:r>
      <w:r>
        <w:rPr>
          <w:rFonts w:ascii="GHEA Grapalat" w:hAnsi="GHEA Grapalat"/>
          <w:sz w:val="22"/>
          <w:szCs w:val="22"/>
          <w:lang w:val="hy-AM"/>
        </w:rPr>
        <w:t xml:space="preserve"> </w:t>
      </w:r>
      <w:r>
        <w:rPr>
          <w:rFonts w:cs="Arial" w:ascii="GHEA Grapalat" w:hAnsi="GHEA Grapalat"/>
          <w:sz w:val="22"/>
          <w:szCs w:val="22"/>
          <w:lang w:val="hy-AM"/>
        </w:rPr>
        <w:t>տեղեկություն</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կարգավորիչ</w:t>
      </w:r>
      <w:r>
        <w:rPr>
          <w:rFonts w:ascii="GHEA Grapalat" w:hAnsi="GHEA Grapalat"/>
          <w:sz w:val="22"/>
          <w:szCs w:val="22"/>
          <w:lang w:val="hy-AM"/>
        </w:rPr>
        <w:t xml:space="preserve"> </w:t>
      </w:r>
      <w:r>
        <w:rPr>
          <w:rFonts w:cs="Arial" w:ascii="GHEA Grapalat" w:hAnsi="GHEA Grapalat"/>
          <w:sz w:val="22"/>
          <w:szCs w:val="22"/>
          <w:lang w:val="hy-AM"/>
        </w:rPr>
        <w:t>լանդշաֆտի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տարբեր</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ոլորտների</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 xml:space="preserve">, </w:t>
      </w:r>
      <w:r>
        <w:rPr>
          <w:rFonts w:cs="Arial" w:ascii="GHEA Grapalat" w:hAnsi="GHEA Grapalat"/>
          <w:sz w:val="22"/>
          <w:szCs w:val="22"/>
          <w:lang w:val="hy-AM"/>
        </w:rPr>
        <w:t>նույնիսկ</w:t>
      </w:r>
      <w:r>
        <w:rPr>
          <w:rFonts w:ascii="GHEA Grapalat" w:hAnsi="GHEA Grapalat"/>
          <w:sz w:val="22"/>
          <w:szCs w:val="22"/>
          <w:lang w:val="hy-AM"/>
        </w:rPr>
        <w:t xml:space="preserve"> </w:t>
      </w:r>
      <w:r>
        <w:rPr>
          <w:rFonts w:cs="Arial" w:ascii="GHEA Grapalat" w:hAnsi="GHEA Grapalat"/>
          <w:sz w:val="22"/>
          <w:szCs w:val="22"/>
          <w:lang w:val="hy-AM"/>
        </w:rPr>
        <w:t>եթե</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ուղղակիորեն</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արտացոլում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Այս վերլուծությունը ընդգծում է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ջրային ռեսուրսների օգտագործման գնահատման ժամանակ թե՛ թույլտվությունների քանակը, թե՛ փաստացի ջրառի ծավալները հաշվի առնելու կարևորությունը: Մինչդեռ ավելի փոքր օգտագործողները կարող են ունենալ զգալի թվով թույլտվություններ, նրանց ազդեցությունը ընդհանուր ջրի սպառման վրա սահմանափակ է: Հակառակը, ամենամեծ ջրառ ունեցող ոլորտները՝ էլեկտրաէներգիան և ոռոգումը, կարող են գործել ավելի քիչ, բայց մեծածավալ թույլտվությունների ներքո:</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պատկերացումները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արդյունավետ</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ընդգծելով</w:t>
      </w:r>
      <w:r>
        <w:rPr>
          <w:rFonts w:ascii="GHEA Grapalat" w:hAnsi="GHEA Grapalat"/>
          <w:sz w:val="22"/>
          <w:szCs w:val="22"/>
          <w:lang w:val="hy-AM"/>
        </w:rPr>
        <w:t xml:space="preserve"> </w:t>
      </w:r>
      <w:r>
        <w:rPr>
          <w:rFonts w:cs="Arial" w:ascii="GHEA Grapalat" w:hAnsi="GHEA Grapalat"/>
          <w:sz w:val="22"/>
          <w:szCs w:val="22"/>
          <w:lang w:val="hy-AM"/>
        </w:rPr>
        <w:t>մեծածավալ</w:t>
      </w:r>
      <w:r>
        <w:rPr>
          <w:rFonts w:ascii="GHEA Grapalat" w:hAnsi="GHEA Grapalat"/>
          <w:sz w:val="22"/>
          <w:szCs w:val="22"/>
          <w:lang w:val="hy-AM"/>
        </w:rPr>
        <w:t xml:space="preserve"> </w:t>
      </w:r>
      <w:r>
        <w:rPr>
          <w:rFonts w:cs="Arial" w:ascii="GHEA Grapalat" w:hAnsi="GHEA Grapalat"/>
          <w:sz w:val="22"/>
          <w:szCs w:val="22"/>
          <w:lang w:val="hy-AM"/>
        </w:rPr>
        <w:t>օգտագործողներին</w:t>
      </w:r>
      <w:r>
        <w:rPr>
          <w:rFonts w:ascii="GHEA Grapalat" w:hAnsi="GHEA Grapalat"/>
          <w:sz w:val="22"/>
          <w:szCs w:val="22"/>
          <w:lang w:val="hy-AM"/>
        </w:rPr>
        <w:t xml:space="preserve"> </w:t>
      </w:r>
      <w:r>
        <w:rPr>
          <w:rFonts w:cs="Arial" w:ascii="GHEA Grapalat" w:hAnsi="GHEA Grapalat"/>
          <w:sz w:val="22"/>
          <w:szCs w:val="22"/>
          <w:lang w:val="hy-AM"/>
        </w:rPr>
        <w:t>ուշադրություն</w:t>
      </w:r>
      <w:r>
        <w:rPr>
          <w:rFonts w:ascii="GHEA Grapalat" w:hAnsi="GHEA Grapalat"/>
          <w:sz w:val="22"/>
          <w:szCs w:val="22"/>
          <w:lang w:val="hy-AM"/>
        </w:rPr>
        <w:t xml:space="preserve"> </w:t>
      </w:r>
      <w:r>
        <w:rPr>
          <w:rFonts w:cs="Arial" w:ascii="GHEA Grapalat" w:hAnsi="GHEA Grapalat"/>
          <w:sz w:val="22"/>
          <w:szCs w:val="22"/>
          <w:lang w:val="hy-AM"/>
        </w:rPr>
        <w:t>դարձնելու</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պահպանելով</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w:t>
      </w:r>
      <w:r>
        <w:rPr>
          <w:rFonts w:cs="Arial" w:ascii="GHEA Grapalat" w:hAnsi="GHEA Grapalat"/>
          <w:sz w:val="22"/>
          <w:szCs w:val="22"/>
          <w:lang w:val="hy-AM"/>
        </w:rPr>
        <w:t>գործողությունների</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վերահսկողությունը</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քանակը</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արդարացի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w:t>
      </w:r>
    </w:p>
    <w:p>
      <w:pPr>
        <w:pStyle w:val="BodyText"/>
        <w:spacing w:lineRule="auto" w:line="240" w:before="0" w:after="142"/>
        <w:rPr>
          <w:rFonts w:ascii="GHEA Grapalat" w:hAnsi="GHEA Grapalat"/>
          <w:lang w:val="hy-AM"/>
        </w:rPr>
      </w:pPr>
      <w:r>
        <w:rPr>
          <w:rFonts w:ascii="GHEA Grapalat" w:hAnsi="GHEA Grapalat"/>
          <w:lang w:val="hy-AM"/>
        </w:rPr>
      </w:r>
    </w:p>
    <w:p>
      <w:pPr>
        <w:pStyle w:val="ListParagraph"/>
        <w:numPr>
          <w:ilvl w:val="2"/>
          <w:numId w:val="60"/>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19" w:name="_Toc180589685"/>
      <w:r>
        <w:rPr>
          <w:rFonts w:ascii="GHEA Grapalat" w:hAnsi="GHEA Grapalat"/>
          <w:b/>
          <w:bCs/>
          <w:color w:themeColor="accent1" w:val="4F81BD"/>
          <w:sz w:val="24"/>
          <w:szCs w:val="24"/>
          <w:lang w:val="hy-AM"/>
        </w:rPr>
        <w:t>Արարատյան ՋԿՏ-ի փոքր հիդրոէլեկտրակայանների ամսական ջրօգտագործումը</w:t>
      </w:r>
      <w:bookmarkEnd w:id="119"/>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_Ref180588548 \h </w:instrText>
      </w:r>
      <w:r>
        <w:rPr>
          <w:sz w:val="22"/>
          <w:szCs w:val="22"/>
          <w:rFonts w:ascii="GHEA Grapalat" w:hAnsi="GHEA Grapalat"/>
          <w:lang w:val="hy-AM"/>
        </w:rPr>
        <w:fldChar w:fldCharType="separate"/>
      </w:r>
      <w:r>
        <w:rPr>
          <w:sz w:val="22"/>
          <w:szCs w:val="22"/>
          <w:rFonts w:ascii="GHEA Grapalat" w:hAnsi="GHEA Grapalat"/>
          <w:lang w:val="hy-AM"/>
        </w:rPr>
        <w:t>Գծապատկեր 16</w:t>
      </w:r>
      <w:r>
        <w:rPr>
          <w:sz w:val="22"/>
          <w:szCs w:val="22"/>
          <w:rFonts w:ascii="GHEA Grapalat" w:hAnsi="GHEA Grapalat"/>
          <w:lang w:val="hy-AM"/>
        </w:rPr>
        <w:fldChar w:fldCharType="end"/>
      </w:r>
      <w:r>
        <w:rPr>
          <w:rFonts w:ascii="GHEA Grapalat" w:hAnsi="GHEA Grapalat"/>
          <w:sz w:val="22"/>
          <w:szCs w:val="22"/>
          <w:lang w:val="hy-AM"/>
        </w:rPr>
        <w:t xml:space="preserve">-ը ցույց է տալիս Արարատյան </w:t>
      </w:r>
      <w:r>
        <w:rPr>
          <w:rFonts w:cs="Arial" w:ascii="GHEA Grapalat" w:hAnsi="GHEA Grapalat"/>
          <w:sz w:val="22"/>
          <w:szCs w:val="22"/>
          <w:lang w:val="hy-AM"/>
        </w:rPr>
        <w:t>ՋԿՏ-ի</w:t>
      </w:r>
      <w:r>
        <w:rPr>
          <w:rFonts w:ascii="GHEA Grapalat" w:hAnsi="GHEA Grapalat"/>
          <w:sz w:val="22"/>
          <w:szCs w:val="22"/>
          <w:lang w:val="hy-AM"/>
        </w:rPr>
        <w:t xml:space="preserve"> փոքր հիդրոէլեկտրակայանների (ՓՀԷԿ-ների) ամսական ջրօգտագործումը 2016-ից 2024 թվականներին, ինչպես նաև այս կայանների գործող թույլտվությունների քանակը:</w:t>
      </w:r>
    </w:p>
    <w:p>
      <w:pPr>
        <w:pStyle w:val="BodyText"/>
        <w:ind w:hanging="0"/>
        <w:jc w:val="center"/>
        <w:rPr>
          <w:rFonts w:ascii="GHEA Grapalat" w:hAnsi="GHEA Grapalat"/>
          <w:lang w:val="hy-AM"/>
        </w:rPr>
      </w:pPr>
      <w:r>
        <w:rPr/>
        <w:drawing>
          <wp:inline distT="0" distB="0" distL="0" distR="0">
            <wp:extent cx="5376545" cy="288036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6"/>
                    <a:stretch>
                      <a:fillRect/>
                    </a:stretch>
                  </pic:blipFill>
                  <pic:spPr bwMode="auto">
                    <a:xfrm>
                      <a:off x="0" y="0"/>
                      <a:ext cx="5376545" cy="2880360"/>
                    </a:xfrm>
                    <a:prstGeom prst="rect">
                      <a:avLst/>
                    </a:prstGeom>
                    <a:noFill/>
                  </pic:spPr>
                </pic:pic>
              </a:graphicData>
            </a:graphic>
          </wp:inline>
        </w:drawing>
      </w:r>
    </w:p>
    <w:p>
      <w:pPr>
        <w:pStyle w:val="BodyText"/>
        <w:spacing w:lineRule="auto" w:line="276" w:before="120" w:after="0"/>
        <w:jc w:val="center"/>
        <w:rPr>
          <w:rFonts w:ascii="GHEA Grapalat" w:hAnsi="GHEA Grapalat"/>
          <w:sz w:val="22"/>
          <w:szCs w:val="22"/>
          <w:lang w:val="hy-AM"/>
        </w:rPr>
      </w:pPr>
      <w:bookmarkStart w:id="120" w:name="_Toc180590502"/>
      <w:bookmarkStart w:id="121" w:name="_Ref180588548"/>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16</w:t>
      </w:r>
      <w:r>
        <w:rPr>
          <w:sz w:val="22"/>
          <w:bCs/>
          <w:rFonts w:eastAsia="Batang" w:ascii="GHEA Grapalat" w:hAnsi="GHEA Grapalat"/>
          <w:color w:themeColor="dark2" w:val="1F497D"/>
          <w:lang w:val="hy-AM" w:eastAsia="en-GB"/>
        </w:rPr>
        <w:fldChar w:fldCharType="end"/>
      </w:r>
      <w:bookmarkEnd w:id="121"/>
      <w:r>
        <w:rPr>
          <w:rFonts w:eastAsia="Batang" w:cs="Cambria Math" w:ascii="Cambria Math" w:hAnsi="Cambria Math"/>
          <w:bCs/>
          <w:color w:themeColor="dark2" w:val="1F497D"/>
          <w:sz w:val="22"/>
          <w:lang w:val="hy-AM" w:eastAsia="en-GB"/>
        </w:rPr>
        <w:t>․</w:t>
      </w:r>
      <w:r>
        <w:rPr>
          <w:rFonts w:ascii="GHEA Grapalat" w:hAnsi="GHEA Grapalat"/>
          <w:sz w:val="22"/>
          <w:szCs w:val="22"/>
          <w:lang w:val="hy-AM"/>
        </w:rPr>
        <w:t xml:space="preserve"> </w:t>
      </w:r>
      <w:r>
        <w:rPr>
          <w:rFonts w:eastAsia="Batang" w:ascii="GHEA Grapalat" w:hAnsi="GHEA Grapalat"/>
          <w:bCs/>
          <w:color w:themeColor="dark2" w:val="1F497D"/>
          <w:sz w:val="22"/>
          <w:lang w:val="hy-AM" w:eastAsia="en-GB"/>
        </w:rPr>
        <w:t>Փոքր հիդրոէլեկտրակայանների ամսական ջրօգտագործումը</w:t>
      </w:r>
      <w:bookmarkEnd w:id="120"/>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Հիմնական դիտարկումներ.</w:t>
      </w:r>
    </w:p>
    <w:p>
      <w:pPr>
        <w:pStyle w:val="BodyText"/>
        <w:numPr>
          <w:ilvl w:val="0"/>
          <w:numId w:val="43"/>
        </w:numPr>
        <w:tabs>
          <w:tab w:val="clear" w:pos="720"/>
          <w:tab w:val="left" w:pos="709" w:leader="none"/>
          <w:tab w:val="left" w:pos="851"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Սեզոնային տատանումներ.</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 xml:space="preserve">Գրաֆիկը ցույց է տալիս ջրօգտագործման արտահայտված սեզոնային տատանումներ, որոնց գագաթնակետերը սովորաբար հասնում են գարնանը և ամռան սկզբին (ապրիլից հունիս): </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գագաթնակետերը</w:t>
      </w:r>
      <w:r>
        <w:rPr>
          <w:rFonts w:ascii="GHEA Grapalat" w:hAnsi="GHEA Grapalat"/>
          <w:sz w:val="22"/>
          <w:szCs w:val="22"/>
          <w:lang w:val="hy-AM"/>
        </w:rPr>
        <w:t xml:space="preserve"> </w:t>
      </w:r>
      <w:r>
        <w:rPr>
          <w:rFonts w:cs="Arial" w:ascii="GHEA Grapalat" w:hAnsi="GHEA Grapalat"/>
          <w:sz w:val="22"/>
          <w:szCs w:val="22"/>
          <w:lang w:val="hy-AM"/>
        </w:rPr>
        <w:t>հավանաբար</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ավելացման</w:t>
      </w:r>
      <w:r>
        <w:rPr>
          <w:rFonts w:ascii="GHEA Grapalat" w:hAnsi="GHEA Grapalat"/>
          <w:sz w:val="22"/>
          <w:szCs w:val="22"/>
          <w:lang w:val="hy-AM"/>
        </w:rPr>
        <w:t xml:space="preserve"> </w:t>
      </w:r>
      <w:r>
        <w:rPr>
          <w:rFonts w:cs="Arial" w:ascii="GHEA Grapalat" w:hAnsi="GHEA Grapalat"/>
          <w:sz w:val="22"/>
          <w:szCs w:val="22"/>
          <w:lang w:val="hy-AM"/>
        </w:rPr>
        <w:t>ժամանակահատվածներին՝</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ձնհալով</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գարնանային</w:t>
      </w:r>
      <w:r>
        <w:rPr>
          <w:rFonts w:ascii="GHEA Grapalat" w:hAnsi="GHEA Grapalat"/>
          <w:sz w:val="22"/>
          <w:szCs w:val="22"/>
          <w:lang w:val="hy-AM"/>
        </w:rPr>
        <w:t xml:space="preserve"> </w:t>
      </w:r>
      <w:r>
        <w:rPr>
          <w:rFonts w:cs="Arial" w:ascii="GHEA Grapalat" w:hAnsi="GHEA Grapalat"/>
          <w:sz w:val="22"/>
          <w:szCs w:val="22"/>
          <w:lang w:val="hy-AM"/>
        </w:rPr>
        <w:t>անձրևներով</w:t>
      </w:r>
      <w:r>
        <w:rPr>
          <w:rFonts w:ascii="GHEA Grapalat" w:hAnsi="GHEA Grapalat"/>
          <w:sz w:val="22"/>
          <w:szCs w:val="22"/>
          <w:lang w:val="hy-AM"/>
        </w:rPr>
        <w:t xml:space="preserve">: </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նկատվում</w:t>
      </w:r>
      <w:r>
        <w:rPr>
          <w:rFonts w:ascii="GHEA Grapalat" w:hAnsi="GHEA Grapalat"/>
          <w:sz w:val="22"/>
          <w:szCs w:val="22"/>
          <w:lang w:val="hy-AM"/>
        </w:rPr>
        <w:t xml:space="preserve"> </w:t>
      </w:r>
      <w:r>
        <w:rPr>
          <w:rFonts w:cs="Arial" w:ascii="GHEA Grapalat" w:hAnsi="GHEA Grapalat"/>
          <w:sz w:val="22"/>
          <w:szCs w:val="22"/>
          <w:lang w:val="hy-AM"/>
        </w:rPr>
        <w:t>ուշ</w:t>
      </w:r>
      <w:r>
        <w:rPr>
          <w:rFonts w:ascii="GHEA Grapalat" w:hAnsi="GHEA Grapalat"/>
          <w:sz w:val="22"/>
          <w:szCs w:val="22"/>
          <w:lang w:val="hy-AM"/>
        </w:rPr>
        <w:t xml:space="preserve"> </w:t>
      </w:r>
      <w:r>
        <w:rPr>
          <w:rFonts w:cs="Arial" w:ascii="GHEA Grapalat" w:hAnsi="GHEA Grapalat"/>
          <w:sz w:val="22"/>
          <w:szCs w:val="22"/>
          <w:lang w:val="hy-AM"/>
        </w:rPr>
        <w:t>ամռանը</w:t>
      </w:r>
      <w:r>
        <w:rPr>
          <w:rFonts w:ascii="GHEA Grapalat" w:hAnsi="GHEA Grapalat"/>
          <w:sz w:val="22"/>
          <w:szCs w:val="22"/>
          <w:lang w:val="hy-AM"/>
        </w:rPr>
        <w:t xml:space="preserve">, </w:t>
      </w:r>
      <w:r>
        <w:rPr>
          <w:rFonts w:cs="Arial" w:ascii="GHEA Grapalat" w:hAnsi="GHEA Grapalat"/>
          <w:sz w:val="22"/>
          <w:szCs w:val="22"/>
          <w:lang w:val="hy-AM"/>
        </w:rPr>
        <w:t>աշնանը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ձմռան</w:t>
      </w:r>
      <w:r>
        <w:rPr>
          <w:rFonts w:ascii="GHEA Grapalat" w:hAnsi="GHEA Grapalat"/>
          <w:sz w:val="22"/>
          <w:szCs w:val="22"/>
          <w:lang w:val="hy-AM"/>
        </w:rPr>
        <w:t xml:space="preserve"> </w:t>
      </w:r>
      <w:r>
        <w:rPr>
          <w:rFonts w:cs="Arial" w:ascii="GHEA Grapalat" w:hAnsi="GHEA Grapalat"/>
          <w:sz w:val="22"/>
          <w:szCs w:val="22"/>
          <w:lang w:val="hy-AM"/>
        </w:rPr>
        <w:t>ամիսներին</w:t>
      </w:r>
      <w:r>
        <w:rPr>
          <w:rFonts w:ascii="GHEA Grapalat" w:hAnsi="GHEA Grapalat"/>
          <w:sz w:val="22"/>
          <w:szCs w:val="22"/>
          <w:lang w:val="hy-AM"/>
        </w:rPr>
        <w:t xml:space="preserve">, </w:t>
      </w:r>
      <w:r>
        <w:rPr>
          <w:rFonts w:cs="Arial" w:ascii="GHEA Grapalat" w:hAnsi="GHEA Grapalat"/>
          <w:sz w:val="22"/>
          <w:szCs w:val="22"/>
          <w:lang w:val="hy-AM"/>
        </w:rPr>
        <w:t>արտացոլելով</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նվազումը</w:t>
      </w:r>
      <w:r>
        <w:rPr>
          <w:rFonts w:ascii="GHEA Grapalat" w:hAnsi="GHEA Grapalat"/>
          <w:sz w:val="22"/>
          <w:szCs w:val="22"/>
          <w:lang w:val="hy-AM"/>
        </w:rPr>
        <w:t>:</w:t>
      </w:r>
    </w:p>
    <w:p>
      <w:pPr>
        <w:pStyle w:val="BodyText"/>
        <w:numPr>
          <w:ilvl w:val="0"/>
          <w:numId w:val="43"/>
        </w:numPr>
        <w:tabs>
          <w:tab w:val="clear" w:pos="720"/>
          <w:tab w:val="left" w:pos="709" w:leader="none"/>
          <w:tab w:val="left" w:pos="851"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միտում</w:t>
      </w:r>
      <w:r>
        <w:rPr>
          <w:rFonts w:ascii="GHEA Grapalat" w:hAnsi="GHEA Grapalat"/>
          <w:sz w:val="22"/>
          <w:szCs w:val="22"/>
          <w:lang w:val="hy-AM"/>
        </w:rPr>
        <w:t>.</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Կապույտ միտումների գիծը ցույց է տալիս տարիների ընթացքում ամսական միջին ջրօգտագործման աստիճանական աճ:</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աճի</w:t>
      </w:r>
      <w:r>
        <w:rPr>
          <w:rFonts w:ascii="GHEA Grapalat" w:hAnsi="GHEA Grapalat"/>
          <w:sz w:val="22"/>
          <w:szCs w:val="22"/>
          <w:lang w:val="hy-AM"/>
        </w:rPr>
        <w:t xml:space="preserve"> </w:t>
      </w:r>
      <w:r>
        <w:rPr>
          <w:rFonts w:cs="Arial" w:ascii="GHEA Grapalat" w:hAnsi="GHEA Grapalat"/>
          <w:sz w:val="22"/>
          <w:szCs w:val="22"/>
          <w:lang w:val="hy-AM"/>
        </w:rPr>
        <w:t>միտումը</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գործող</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քանակի</w:t>
      </w:r>
      <w:r>
        <w:rPr>
          <w:rFonts w:ascii="GHEA Grapalat" w:hAnsi="GHEA Grapalat"/>
          <w:sz w:val="22"/>
          <w:szCs w:val="22"/>
          <w:lang w:val="hy-AM"/>
        </w:rPr>
        <w:t xml:space="preserve"> </w:t>
      </w:r>
      <w:r>
        <w:rPr>
          <w:rFonts w:cs="Arial" w:ascii="GHEA Grapalat" w:hAnsi="GHEA Grapalat"/>
          <w:sz w:val="22"/>
          <w:szCs w:val="22"/>
          <w:lang w:val="hy-AM"/>
        </w:rPr>
        <w:t>ավելացման</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տրված</w:t>
      </w:r>
      <w:r>
        <w:rPr>
          <w:rFonts w:ascii="GHEA Grapalat" w:hAnsi="GHEA Grapalat"/>
          <w:sz w:val="22"/>
          <w:szCs w:val="22"/>
          <w:lang w:val="hy-AM"/>
        </w:rPr>
        <w:t xml:space="preserve"> </w:t>
      </w:r>
      <w:r>
        <w:rPr>
          <w:rFonts w:cs="Arial" w:ascii="GHEA Grapalat" w:hAnsi="GHEA Grapalat"/>
          <w:sz w:val="22"/>
          <w:szCs w:val="22"/>
          <w:lang w:val="hy-AM"/>
        </w:rPr>
        <w:t>գրաֆիկի</w:t>
      </w:r>
      <w:r>
        <w:rPr>
          <w:rFonts w:ascii="GHEA Grapalat" w:hAnsi="GHEA Grapalat"/>
          <w:sz w:val="22"/>
          <w:szCs w:val="22"/>
          <w:lang w:val="hy-AM"/>
        </w:rPr>
        <w:t xml:space="preserve"> </w:t>
      </w:r>
      <w:r>
        <w:rPr>
          <w:rFonts w:cs="Arial" w:ascii="GHEA Grapalat" w:hAnsi="GHEA Grapalat"/>
          <w:sz w:val="22"/>
          <w:szCs w:val="22"/>
          <w:lang w:val="hy-AM"/>
        </w:rPr>
        <w:t>ներքևի</w:t>
      </w:r>
      <w:r>
        <w:rPr>
          <w:rFonts w:ascii="GHEA Grapalat" w:hAnsi="GHEA Grapalat"/>
          <w:sz w:val="22"/>
          <w:szCs w:val="22"/>
          <w:lang w:val="hy-AM"/>
        </w:rPr>
        <w:t xml:space="preserve"> </w:t>
      </w:r>
      <w:r>
        <w:rPr>
          <w:rFonts w:cs="Arial" w:ascii="GHEA Grapalat" w:hAnsi="GHEA Grapalat"/>
          <w:sz w:val="22"/>
          <w:szCs w:val="22"/>
          <w:lang w:val="hy-AM"/>
        </w:rPr>
        <w:t>մասում</w:t>
      </w:r>
      <w:r>
        <w:rPr>
          <w:rFonts w:ascii="GHEA Grapalat" w:hAnsi="GHEA Grapalat"/>
          <w:sz w:val="22"/>
          <w:szCs w:val="22"/>
          <w:lang w:val="hy-AM"/>
        </w:rPr>
        <w:t>:</w:t>
      </w:r>
    </w:p>
    <w:p>
      <w:pPr>
        <w:pStyle w:val="BodyText"/>
        <w:numPr>
          <w:ilvl w:val="0"/>
          <w:numId w:val="43"/>
        </w:numPr>
        <w:tabs>
          <w:tab w:val="clear" w:pos="720"/>
          <w:tab w:val="left" w:pos="709" w:leader="none"/>
          <w:tab w:val="left" w:pos="851"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Թույլտվությունների աճ.</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 xml:space="preserve">ՓՀԷԿ-ների գործող թույլտվությունների քանակը ավելի քան կրկնապատկվել է՝ 2016 թվականի 24-ից հասնելով 51-ի 2024 թվականին: </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նպաստել</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աճին</w:t>
      </w:r>
      <w:r>
        <w:rPr>
          <w:rFonts w:ascii="GHEA Grapalat" w:hAnsi="GHEA Grapalat"/>
          <w:sz w:val="22"/>
          <w:szCs w:val="22"/>
          <w:lang w:val="hy-AM"/>
        </w:rPr>
        <w:t>:</w:t>
      </w:r>
    </w:p>
    <w:p>
      <w:pPr>
        <w:pStyle w:val="BodyText"/>
        <w:numPr>
          <w:ilvl w:val="0"/>
          <w:numId w:val="43"/>
        </w:numPr>
        <w:tabs>
          <w:tab w:val="clear" w:pos="720"/>
          <w:tab w:val="left" w:pos="709" w:leader="none"/>
          <w:tab w:val="left" w:pos="851"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 xml:space="preserve">Փոփոխականություն. </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shd w:fill="FFFF00" w:val="clear"/>
          <w:lang w:val="hy-AM"/>
        </w:rPr>
      </w:pPr>
      <w:r>
        <w:rPr>
          <w:rFonts w:ascii="GHEA Grapalat" w:hAnsi="GHEA Grapalat"/>
          <w:sz w:val="22"/>
          <w:szCs w:val="22"/>
          <w:shd w:fill="FFFF00" w:val="clear"/>
          <w:lang w:val="hy-AM"/>
          <w:rPrChange w:id="0" w:author="Alexander Arakelyan" w:date="2024-10-28T21:50:00Z"/>
        </w:rPr>
        <w:t xml:space="preserve">Մոխրագույն ստվերված տարածքը ներկայացնում է ջրօգտագործման փոփոխականության միջակայքը: </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փոփոխականությունն</w:t>
      </w:r>
      <w:r>
        <w:rPr>
          <w:rFonts w:ascii="GHEA Grapalat" w:hAnsi="GHEA Grapalat"/>
          <w:sz w:val="22"/>
          <w:szCs w:val="22"/>
          <w:lang w:val="hy-AM"/>
        </w:rPr>
        <w:t xml:space="preserve"> </w:t>
      </w:r>
      <w:r>
        <w:rPr>
          <w:rFonts w:cs="Arial" w:ascii="GHEA Grapalat" w:hAnsi="GHEA Grapalat"/>
          <w:sz w:val="22"/>
          <w:szCs w:val="22"/>
          <w:lang w:val="hy-AM"/>
        </w:rPr>
        <w:t>աճել</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2022 </w:t>
      </w:r>
      <w:r>
        <w:rPr>
          <w:rFonts w:cs="Arial" w:ascii="GHEA Grapalat" w:hAnsi="GHEA Grapalat"/>
          <w:sz w:val="22"/>
          <w:szCs w:val="22"/>
          <w:lang w:val="hy-AM"/>
        </w:rPr>
        <w:t>թվականից</w:t>
      </w:r>
      <w:r>
        <w:rPr>
          <w:rFonts w:ascii="GHEA Grapalat" w:hAnsi="GHEA Grapalat"/>
          <w:sz w:val="22"/>
          <w:szCs w:val="22"/>
          <w:lang w:val="hy-AM"/>
        </w:rPr>
        <w:t xml:space="preserve"> </w:t>
      </w:r>
      <w:r>
        <w:rPr>
          <w:rFonts w:cs="Arial" w:ascii="GHEA Grapalat" w:hAnsi="GHEA Grapalat"/>
          <w:sz w:val="22"/>
          <w:szCs w:val="22"/>
          <w:lang w:val="hy-AM"/>
        </w:rPr>
        <w:t>սկսած</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վկայում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տատանումների</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w:t>
      </w:r>
    </w:p>
    <w:p>
      <w:pPr>
        <w:pStyle w:val="BodyText"/>
        <w:numPr>
          <w:ilvl w:val="0"/>
          <w:numId w:val="43"/>
        </w:numPr>
        <w:tabs>
          <w:tab w:val="clear" w:pos="720"/>
          <w:tab w:val="left" w:pos="709" w:leader="none"/>
          <w:tab w:val="left" w:pos="851"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Վերջին զարգացումներ.</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ascii="GHEA Grapalat" w:hAnsi="GHEA Grapalat"/>
          <w:sz w:val="22"/>
          <w:szCs w:val="22"/>
          <w:lang w:val="hy-AM"/>
        </w:rPr>
        <w:t>Ջրօգտագործման նշանակալի աճ է նկատվում 2023 և 2024 թվականներին, գագաթնակետերը հասնում են մոտ 110 մ³/վ:</w:t>
      </w:r>
    </w:p>
    <w:p>
      <w:pPr>
        <w:pStyle w:val="BodyText"/>
        <w:numPr>
          <w:ilvl w:val="1"/>
          <w:numId w:val="43"/>
        </w:numPr>
        <w:tabs>
          <w:tab w:val="clear" w:pos="720"/>
          <w:tab w:val="left" w:pos="851" w:leader="none"/>
          <w:tab w:val="left" w:pos="1418" w:leader="none"/>
        </w:tabs>
        <w:suppressAutoHyphens w:val="true"/>
        <w:spacing w:lineRule="auto" w:line="276" w:before="120" w:after="0"/>
        <w:ind w:firstLine="227" w:left="57"/>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վերջին</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համընկնում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գործող</w:t>
      </w:r>
      <w:r>
        <w:rPr>
          <w:rFonts w:ascii="GHEA Grapalat" w:hAnsi="GHEA Grapalat"/>
          <w:sz w:val="22"/>
          <w:szCs w:val="22"/>
          <w:lang w:val="hy-AM"/>
        </w:rPr>
        <w:t xml:space="preserve"> </w:t>
      </w:r>
      <w:r>
        <w:rPr>
          <w:rFonts w:cs="Arial" w:ascii="GHEA Grapalat" w:hAnsi="GHEA Grapalat"/>
          <w:sz w:val="22"/>
          <w:szCs w:val="22"/>
          <w:lang w:val="hy-AM"/>
        </w:rPr>
        <w:t>թույլտվությունների</w:t>
      </w:r>
      <w:r>
        <w:rPr>
          <w:rFonts w:ascii="GHEA Grapalat" w:hAnsi="GHEA Grapalat"/>
          <w:sz w:val="22"/>
          <w:szCs w:val="22"/>
          <w:lang w:val="hy-AM"/>
        </w:rPr>
        <w:t xml:space="preserve"> </w:t>
      </w:r>
      <w:r>
        <w:rPr>
          <w:rFonts w:cs="Arial" w:ascii="GHEA Grapalat" w:hAnsi="GHEA Grapalat"/>
          <w:sz w:val="22"/>
          <w:szCs w:val="22"/>
          <w:lang w:val="hy-AM"/>
        </w:rPr>
        <w:t>առավելագույն</w:t>
      </w:r>
      <w:r>
        <w:rPr>
          <w:rFonts w:ascii="GHEA Grapalat" w:hAnsi="GHEA Grapalat"/>
          <w:sz w:val="22"/>
          <w:szCs w:val="22"/>
          <w:lang w:val="hy-AM"/>
        </w:rPr>
        <w:t xml:space="preserve"> </w:t>
      </w:r>
      <w:r>
        <w:rPr>
          <w:rFonts w:cs="Arial" w:ascii="GHEA Grapalat" w:hAnsi="GHEA Grapalat"/>
          <w:sz w:val="22"/>
          <w:szCs w:val="22"/>
          <w:lang w:val="hy-AM"/>
        </w:rPr>
        <w:t>քանակի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Հատուկ նկատառումներ.</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Կարևոր է մեկնաբանել այս տվյալները՝ հասկանալով, որ հիդրոէլեկտրակայաններում ջրօգտագործումը հիմնովին տարբերվում է այլ ոլորտներում սպառողական օգտագործումից: Ինչպես նշվեց նախորդ վերլուծության մեջ.</w:t>
      </w:r>
    </w:p>
    <w:p>
      <w:pPr>
        <w:pStyle w:val="BodyText"/>
        <w:numPr>
          <w:ilvl w:val="0"/>
          <w:numId w:val="50"/>
        </w:numPr>
        <w:tabs>
          <w:tab w:val="clear" w:pos="720"/>
          <w:tab w:val="left" w:pos="709" w:leader="none"/>
        </w:tabs>
        <w:suppressAutoHyphens w:val="true"/>
        <w:spacing w:lineRule="auto" w:line="276" w:before="120" w:after="0"/>
        <w:ind w:firstLine="284" w:left="0"/>
        <w:rPr>
          <w:rFonts w:ascii="GHEA Grapalat" w:hAnsi="GHEA Grapalat"/>
          <w:sz w:val="22"/>
          <w:szCs w:val="22"/>
          <w:lang w:val="hy-AM"/>
        </w:rPr>
      </w:pPr>
      <w:r>
        <w:rPr>
          <w:rFonts w:ascii="GHEA Grapalat" w:hAnsi="GHEA Grapalat"/>
          <w:sz w:val="22"/>
          <w:szCs w:val="22"/>
          <w:lang w:val="hy-AM"/>
        </w:rPr>
        <w:t xml:space="preserve">Ոչ սպառողական օգտագործում. Հիդրոէներգիայի արտադրության համար օգտագործվող ջուրը չի սպառվում, այլ շեղվում է տուրբինների միջով և վերադարձվում գետային համակարգ: </w:t>
      </w:r>
    </w:p>
    <w:p>
      <w:pPr>
        <w:pStyle w:val="BodyText"/>
        <w:numPr>
          <w:ilvl w:val="0"/>
          <w:numId w:val="50"/>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Վերաօգտագործման</w:t>
      </w:r>
      <w:r>
        <w:rPr>
          <w:rFonts w:ascii="GHEA Grapalat" w:hAnsi="GHEA Grapalat"/>
          <w:sz w:val="22"/>
          <w:szCs w:val="22"/>
          <w:lang w:val="hy-AM"/>
        </w:rPr>
        <w:t xml:space="preserve"> </w:t>
      </w:r>
      <w:r>
        <w:rPr>
          <w:rFonts w:cs="Arial" w:ascii="GHEA Grapalat" w:hAnsi="GHEA Grapalat"/>
          <w:sz w:val="22"/>
          <w:szCs w:val="22"/>
          <w:lang w:val="hy-AM"/>
        </w:rPr>
        <w:t>հնարավորություն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ծավալը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օգտագործվել</w:t>
      </w:r>
      <w:r>
        <w:rPr>
          <w:rFonts w:ascii="GHEA Grapalat" w:hAnsi="GHEA Grapalat"/>
          <w:sz w:val="22"/>
          <w:szCs w:val="22"/>
          <w:lang w:val="hy-AM"/>
        </w:rPr>
        <w:t xml:space="preserve"> </w:t>
      </w:r>
      <w:r>
        <w:rPr>
          <w:rFonts w:cs="Arial" w:ascii="GHEA Grapalat" w:hAnsi="GHEA Grapalat"/>
          <w:sz w:val="22"/>
          <w:szCs w:val="22"/>
          <w:lang w:val="hy-AM"/>
        </w:rPr>
        <w:t>բազմակի</w:t>
      </w:r>
      <w:r>
        <w:rPr>
          <w:rFonts w:ascii="GHEA Grapalat" w:hAnsi="GHEA Grapalat"/>
          <w:sz w:val="22"/>
          <w:szCs w:val="22"/>
          <w:lang w:val="hy-AM"/>
        </w:rPr>
        <w:t xml:space="preserve"> </w:t>
      </w:r>
      <w:r>
        <w:rPr>
          <w:rFonts w:cs="Arial" w:ascii="GHEA Grapalat" w:hAnsi="GHEA Grapalat"/>
          <w:sz w:val="22"/>
          <w:szCs w:val="22"/>
          <w:lang w:val="hy-AM"/>
        </w:rPr>
        <w:t>անգամ</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հոսում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երկայնքով</w:t>
      </w:r>
      <w:r>
        <w:rPr>
          <w:rFonts w:ascii="GHEA Grapalat" w:hAnsi="GHEA Grapalat"/>
          <w:sz w:val="22"/>
          <w:szCs w:val="22"/>
          <w:lang w:val="hy-AM"/>
        </w:rPr>
        <w:t xml:space="preserve"> </w:t>
      </w:r>
      <w:r>
        <w:rPr>
          <w:rFonts w:cs="Arial" w:ascii="GHEA Grapalat" w:hAnsi="GHEA Grapalat"/>
          <w:sz w:val="22"/>
          <w:szCs w:val="22"/>
          <w:lang w:val="hy-AM"/>
        </w:rPr>
        <w:t>տեղակայված</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շարքի</w:t>
      </w:r>
      <w:r>
        <w:rPr>
          <w:rFonts w:ascii="GHEA Grapalat" w:hAnsi="GHEA Grapalat"/>
          <w:sz w:val="22"/>
          <w:szCs w:val="22"/>
          <w:lang w:val="hy-AM"/>
        </w:rPr>
        <w:t xml:space="preserve"> </w:t>
      </w:r>
      <w:r>
        <w:rPr>
          <w:rFonts w:cs="Arial" w:ascii="GHEA Grapalat" w:hAnsi="GHEA Grapalat"/>
          <w:sz w:val="22"/>
          <w:szCs w:val="22"/>
          <w:lang w:val="hy-AM"/>
        </w:rPr>
        <w:t>միջով</w:t>
      </w:r>
      <w:r>
        <w:rPr>
          <w:rFonts w:ascii="GHEA Grapalat" w:hAnsi="GHEA Grapalat"/>
          <w:sz w:val="22"/>
          <w:szCs w:val="22"/>
          <w:lang w:val="hy-AM"/>
        </w:rPr>
        <w:t xml:space="preserve">: </w:t>
      </w:r>
    </w:p>
    <w:p>
      <w:pPr>
        <w:pStyle w:val="BodyText"/>
        <w:numPr>
          <w:ilvl w:val="0"/>
          <w:numId w:val="50"/>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Ազդեցություն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հաշվեկշռի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Թեև</w:t>
      </w:r>
      <w:r>
        <w:rPr>
          <w:rFonts w:ascii="GHEA Grapalat" w:hAnsi="GHEA Grapalat"/>
          <w:sz w:val="22"/>
          <w:szCs w:val="22"/>
          <w:lang w:val="hy-AM"/>
        </w:rPr>
        <w:t xml:space="preserve"> </w:t>
      </w:r>
      <w:r>
        <w:rPr>
          <w:rFonts w:cs="Arial" w:ascii="GHEA Grapalat" w:hAnsi="GHEA Grapalat"/>
          <w:sz w:val="22"/>
          <w:szCs w:val="22"/>
          <w:lang w:val="hy-AM"/>
        </w:rPr>
        <w:t>ցուցադրված</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 xml:space="preserve"> </w:t>
      </w:r>
      <w:r>
        <w:rPr>
          <w:rFonts w:cs="Arial" w:ascii="GHEA Grapalat" w:hAnsi="GHEA Grapalat"/>
          <w:sz w:val="22"/>
          <w:szCs w:val="22"/>
          <w:lang w:val="hy-AM"/>
        </w:rPr>
        <w:t>ներկայացնում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օգտագործում</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համարժեք</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հեռացմանը</w:t>
      </w:r>
      <w:r>
        <w:rPr>
          <w:rFonts w:ascii="GHEA Grapalat" w:hAnsi="GHEA Grapalat"/>
          <w:sz w:val="22"/>
          <w:szCs w:val="22"/>
          <w:lang w:val="hy-AM"/>
        </w:rPr>
        <w:t xml:space="preserve"> </w:t>
      </w:r>
      <w:r>
        <w:rPr>
          <w:rFonts w:cs="Arial" w:ascii="GHEA Grapalat" w:hAnsi="GHEA Grapalat"/>
          <w:sz w:val="22"/>
          <w:szCs w:val="22"/>
          <w:lang w:val="hy-AM"/>
        </w:rPr>
        <w:t>համակարգից</w:t>
      </w:r>
      <w:r>
        <w:rPr>
          <w:rFonts w:ascii="GHEA Grapalat" w:hAnsi="GHEA Grapalat"/>
          <w:sz w:val="22"/>
          <w:szCs w:val="22"/>
          <w:lang w:val="hy-AM"/>
        </w:rPr>
        <w:t xml:space="preserve"> </w:t>
      </w:r>
      <w:r>
        <w:rPr>
          <w:rFonts w:cs="Arial" w:ascii="GHEA Grapalat" w:hAnsi="GHEA Grapalat"/>
          <w:sz w:val="22"/>
          <w:szCs w:val="22"/>
          <w:lang w:val="hy-AM"/>
        </w:rPr>
        <w:t>այնպես</w:t>
      </w:r>
      <w:r>
        <w:rPr>
          <w:rFonts w:ascii="GHEA Grapalat" w:hAnsi="GHEA Grapalat"/>
          <w:sz w:val="22"/>
          <w:szCs w:val="22"/>
          <w:lang w:val="hy-AM"/>
        </w:rPr>
        <w:t xml:space="preserve">, </w:t>
      </w: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արդյունաբերական</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դեպքում</w:t>
      </w:r>
      <w:r>
        <w:rPr>
          <w:rFonts w:ascii="GHEA Grapalat" w:hAnsi="GHEA Grapalat"/>
          <w:sz w:val="22"/>
          <w:szCs w:val="22"/>
          <w:lang w:val="hy-AM"/>
        </w:rPr>
        <w:t xml:space="preserve">: </w:t>
      </w:r>
    </w:p>
    <w:p>
      <w:pPr>
        <w:pStyle w:val="BodyText"/>
        <w:numPr>
          <w:ilvl w:val="0"/>
          <w:numId w:val="50"/>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Կասկադային</w:t>
      </w:r>
      <w:r>
        <w:rPr>
          <w:rFonts w:ascii="GHEA Grapalat" w:hAnsi="GHEA Grapalat"/>
          <w:sz w:val="22"/>
          <w:szCs w:val="22"/>
          <w:lang w:val="hy-AM"/>
        </w:rPr>
        <w:t xml:space="preserve"> </w:t>
      </w:r>
      <w:r>
        <w:rPr>
          <w:rFonts w:cs="Arial" w:ascii="GHEA Grapalat" w:hAnsi="GHEA Grapalat"/>
          <w:sz w:val="22"/>
          <w:szCs w:val="22"/>
          <w:lang w:val="hy-AM"/>
        </w:rPr>
        <w:t>էֆեկտ</w:t>
      </w:r>
      <w:r>
        <w:rPr>
          <w:rFonts w:ascii="GHEA Grapalat" w:hAnsi="GHEA Grapalat"/>
          <w:sz w:val="22"/>
          <w:szCs w:val="22"/>
          <w:lang w:val="hy-AM"/>
        </w:rPr>
        <w:t xml:space="preserve">. </w:t>
      </w:r>
      <w:r>
        <w:rPr>
          <w:rFonts w:cs="Arial" w:ascii="GHEA Grapalat" w:hAnsi="GHEA Grapalat"/>
          <w:sz w:val="22"/>
          <w:szCs w:val="22"/>
          <w:lang w:val="hy-AM"/>
        </w:rPr>
        <w:t>Կասկադային</w:t>
      </w:r>
      <w:r>
        <w:rPr>
          <w:rFonts w:ascii="GHEA Grapalat" w:hAnsi="GHEA Grapalat"/>
          <w:sz w:val="22"/>
          <w:szCs w:val="22"/>
          <w:lang w:val="hy-AM"/>
        </w:rPr>
        <w:t xml:space="preserve"> </w:t>
      </w:r>
      <w:r>
        <w:rPr>
          <w:rFonts w:cs="Arial" w:ascii="GHEA Grapalat" w:hAnsi="GHEA Grapalat"/>
          <w:sz w:val="22"/>
          <w:szCs w:val="22"/>
          <w:lang w:val="hy-AM"/>
        </w:rPr>
        <w:t>ՀԷԿ</w:t>
      </w:r>
      <w:r>
        <w:rPr>
          <w:rFonts w:ascii="GHEA Grapalat" w:hAnsi="GHEA Grapalat"/>
          <w:sz w:val="22"/>
          <w:szCs w:val="22"/>
          <w:lang w:val="hy-AM"/>
        </w:rPr>
        <w:t>-</w:t>
      </w:r>
      <w:r>
        <w:rPr>
          <w:rFonts w:cs="Arial" w:ascii="GHEA Grapalat" w:hAnsi="GHEA Grapalat"/>
          <w:sz w:val="22"/>
          <w:szCs w:val="22"/>
          <w:lang w:val="hy-AM"/>
        </w:rPr>
        <w:t>երում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վերաօգտագործման</w:t>
      </w:r>
      <w:r>
        <w:rPr>
          <w:rFonts w:ascii="GHEA Grapalat" w:hAnsi="GHEA Grapalat"/>
          <w:sz w:val="22"/>
          <w:szCs w:val="22"/>
          <w:lang w:val="hy-AM"/>
        </w:rPr>
        <w:t xml:space="preserve"> </w:t>
      </w:r>
      <w:r>
        <w:rPr>
          <w:rFonts w:cs="Arial" w:ascii="GHEA Grapalat" w:hAnsi="GHEA Grapalat"/>
          <w:sz w:val="22"/>
          <w:szCs w:val="22"/>
          <w:lang w:val="hy-AM"/>
        </w:rPr>
        <w:t>հնարավորությունը</w:t>
      </w:r>
      <w:r>
        <w:rPr>
          <w:rFonts w:ascii="GHEA Grapalat" w:hAnsi="GHEA Grapalat"/>
          <w:sz w:val="22"/>
          <w:szCs w:val="22"/>
          <w:lang w:val="hy-AM"/>
        </w:rPr>
        <w:t xml:space="preserve"> </w:t>
      </w:r>
      <w:r>
        <w:rPr>
          <w:rFonts w:cs="Arial" w:ascii="GHEA Grapalat" w:hAnsi="GHEA Grapalat"/>
          <w:sz w:val="22"/>
          <w:szCs w:val="22"/>
          <w:lang w:val="hy-AM"/>
        </w:rPr>
        <w:t>նշանակում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ազդեցությունը</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ներքին</w:t>
      </w:r>
      <w:r>
        <w:rPr>
          <w:rFonts w:ascii="GHEA Grapalat" w:hAnsi="GHEA Grapalat"/>
          <w:sz w:val="22"/>
          <w:szCs w:val="22"/>
          <w:lang w:val="hy-AM"/>
        </w:rPr>
        <w:t xml:space="preserve"> </w:t>
      </w:r>
      <w:r>
        <w:rPr>
          <w:rFonts w:cs="Arial" w:ascii="GHEA Grapalat" w:hAnsi="GHEA Grapalat"/>
          <w:sz w:val="22"/>
          <w:szCs w:val="22"/>
          <w:lang w:val="hy-AM"/>
        </w:rPr>
        <w:t>հոսանքում</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քիչ</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r>
        <w:rPr>
          <w:rFonts w:cs="Arial" w:ascii="GHEA Grapalat" w:hAnsi="GHEA Grapalat"/>
          <w:sz w:val="22"/>
          <w:szCs w:val="22"/>
          <w:lang w:val="hy-AM"/>
        </w:rPr>
        <w:t>քան</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օգտագործված</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ծավալը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Հետևանքներ ջրի կառավարման համար.</w:t>
      </w:r>
    </w:p>
    <w:p>
      <w:pPr>
        <w:pStyle w:val="BodyText"/>
        <w:numPr>
          <w:ilvl w:val="0"/>
          <w:numId w:val="51"/>
        </w:numPr>
        <w:tabs>
          <w:tab w:val="clear" w:pos="720"/>
          <w:tab w:val="left" w:pos="709" w:leader="none"/>
        </w:tabs>
        <w:suppressAutoHyphens w:val="true"/>
        <w:spacing w:lineRule="auto" w:line="276" w:before="120" w:after="0"/>
        <w:ind w:firstLine="284" w:left="0"/>
        <w:rPr>
          <w:rFonts w:ascii="GHEA Grapalat" w:hAnsi="GHEA Grapalat"/>
          <w:sz w:val="22"/>
          <w:szCs w:val="22"/>
          <w:lang w:val="hy-AM"/>
        </w:rPr>
      </w:pPr>
      <w:r>
        <w:rPr>
          <w:rFonts w:ascii="GHEA Grapalat" w:hAnsi="GHEA Grapalat"/>
          <w:sz w:val="22"/>
          <w:szCs w:val="22"/>
          <w:lang w:val="hy-AM"/>
        </w:rPr>
        <w:t xml:space="preserve">Թեև գրաֆիկը ցույց է տալիս ՓՀԷԿ-ների կողմից ջրօգտագործման աճ, այս միտումը չի կարելի ուղղակիորեն էքստրապոլացնել՝ կանխատեսելու ապագա ջրօգտագործումը Արարատյան </w:t>
      </w:r>
      <w:r>
        <w:rPr>
          <w:rFonts w:cs="Arial" w:ascii="GHEA Grapalat" w:hAnsi="GHEA Grapalat"/>
          <w:sz w:val="22"/>
          <w:szCs w:val="22"/>
          <w:lang w:val="hy-AM"/>
        </w:rPr>
        <w:t>ՋԿՏ-ում</w:t>
      </w:r>
      <w:r>
        <w:rPr>
          <w:rFonts w:ascii="GHEA Grapalat" w:hAnsi="GHEA Grapalat"/>
          <w:sz w:val="22"/>
          <w:szCs w:val="22"/>
          <w:lang w:val="hy-AM"/>
        </w:rPr>
        <w:t xml:space="preserve">: Աճը հիմնականում պայմանավորված է եղել թույլտվությունների քանակի ավելացմամբ, մի գործոն, որը կարող է չշարունակվել նույն տեմպով: </w:t>
      </w:r>
    </w:p>
    <w:p>
      <w:pPr>
        <w:pStyle w:val="BodyText"/>
        <w:numPr>
          <w:ilvl w:val="0"/>
          <w:numId w:val="51"/>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ների</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տատանումները</w:t>
      </w:r>
      <w:r>
        <w:rPr>
          <w:rFonts w:ascii="GHEA Grapalat" w:hAnsi="GHEA Grapalat"/>
          <w:sz w:val="22"/>
          <w:szCs w:val="22"/>
          <w:lang w:val="hy-AM"/>
        </w:rPr>
        <w:t xml:space="preserve"> </w:t>
      </w:r>
      <w:r>
        <w:rPr>
          <w:rFonts w:cs="Arial" w:ascii="GHEA Grapalat" w:hAnsi="GHEA Grapalat"/>
          <w:sz w:val="22"/>
          <w:szCs w:val="22"/>
          <w:lang w:val="hy-AM"/>
        </w:rPr>
        <w:t>համապատասխանում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բնական</w:t>
      </w:r>
      <w:r>
        <w:rPr>
          <w:rFonts w:ascii="GHEA Grapalat" w:hAnsi="GHEA Grapalat"/>
          <w:sz w:val="22"/>
          <w:szCs w:val="22"/>
          <w:lang w:val="hy-AM"/>
        </w:rPr>
        <w:t xml:space="preserve"> </w:t>
      </w:r>
      <w:r>
        <w:rPr>
          <w:rFonts w:cs="Arial" w:ascii="GHEA Grapalat" w:hAnsi="GHEA Grapalat"/>
          <w:sz w:val="22"/>
          <w:szCs w:val="22"/>
          <w:lang w:val="hy-AM"/>
        </w:rPr>
        <w:t>հիդրոլոգիական</w:t>
      </w:r>
      <w:r>
        <w:rPr>
          <w:rFonts w:ascii="GHEA Grapalat" w:hAnsi="GHEA Grapalat"/>
          <w:sz w:val="22"/>
          <w:szCs w:val="22"/>
          <w:lang w:val="hy-AM"/>
        </w:rPr>
        <w:t xml:space="preserve"> </w:t>
      </w:r>
      <w:r>
        <w:rPr>
          <w:rFonts w:cs="Arial" w:ascii="GHEA Grapalat" w:hAnsi="GHEA Grapalat"/>
          <w:sz w:val="22"/>
          <w:szCs w:val="22"/>
          <w:lang w:val="hy-AM"/>
        </w:rPr>
        <w:t>ցիկլերին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նվազագույնի</w:t>
      </w:r>
      <w:r>
        <w:rPr>
          <w:rFonts w:ascii="GHEA Grapalat" w:hAnsi="GHEA Grapalat"/>
          <w:sz w:val="22"/>
          <w:szCs w:val="22"/>
          <w:lang w:val="hy-AM"/>
        </w:rPr>
        <w:t xml:space="preserve"> </w:t>
      </w:r>
      <w:r>
        <w:rPr>
          <w:rFonts w:cs="Arial" w:ascii="GHEA Grapalat" w:hAnsi="GHEA Grapalat"/>
          <w:sz w:val="22"/>
          <w:szCs w:val="22"/>
          <w:lang w:val="hy-AM"/>
        </w:rPr>
        <w:t>հասցնելով</w:t>
      </w:r>
      <w:r>
        <w:rPr>
          <w:rFonts w:ascii="GHEA Grapalat" w:hAnsi="GHEA Grapalat"/>
          <w:sz w:val="22"/>
          <w:szCs w:val="22"/>
          <w:lang w:val="hy-AM"/>
        </w:rPr>
        <w:t xml:space="preserve"> </w:t>
      </w:r>
      <w:r>
        <w:rPr>
          <w:rFonts w:cs="Arial" w:ascii="GHEA Grapalat" w:hAnsi="GHEA Grapalat"/>
          <w:sz w:val="22"/>
          <w:szCs w:val="22"/>
          <w:lang w:val="hy-AM"/>
        </w:rPr>
        <w:t>հակասությունները</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ջրօգտագործումների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ժամանակահատվածներում</w:t>
      </w:r>
      <w:r>
        <w:rPr>
          <w:rFonts w:ascii="GHEA Grapalat" w:hAnsi="GHEA Grapalat"/>
          <w:sz w:val="22"/>
          <w:szCs w:val="22"/>
          <w:lang w:val="hy-AM"/>
        </w:rPr>
        <w:t xml:space="preserve">: </w:t>
      </w:r>
    </w:p>
    <w:p>
      <w:pPr>
        <w:pStyle w:val="BodyText"/>
        <w:numPr>
          <w:ilvl w:val="0"/>
          <w:numId w:val="51"/>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վերջին</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(2023-2024 </w:t>
      </w:r>
      <w:r>
        <w:rPr>
          <w:rFonts w:cs="Arial" w:ascii="GHEA Grapalat" w:hAnsi="GHEA Grapalat"/>
          <w:sz w:val="22"/>
          <w:szCs w:val="22"/>
          <w:lang w:val="hy-AM"/>
        </w:rPr>
        <w:t>թթ</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մանրակրկիտ</w:t>
      </w:r>
      <w:r>
        <w:rPr>
          <w:rFonts w:ascii="GHEA Grapalat" w:hAnsi="GHEA Grapalat"/>
          <w:sz w:val="22"/>
          <w:szCs w:val="22"/>
          <w:lang w:val="hy-AM"/>
        </w:rPr>
        <w:t xml:space="preserve"> </w:t>
      </w:r>
      <w:r>
        <w:rPr>
          <w:rFonts w:cs="Arial" w:ascii="GHEA Grapalat" w:hAnsi="GHEA Grapalat"/>
          <w:sz w:val="22"/>
          <w:szCs w:val="22"/>
          <w:lang w:val="hy-AM"/>
        </w:rPr>
        <w:t>մոնիթորինգ՝</w:t>
      </w:r>
      <w:r>
        <w:rPr>
          <w:rFonts w:ascii="GHEA Grapalat" w:hAnsi="GHEA Grapalat"/>
          <w:sz w:val="22"/>
          <w:szCs w:val="22"/>
          <w:lang w:val="hy-AM"/>
        </w:rPr>
        <w:t xml:space="preserve"> </w:t>
      </w:r>
      <w:r>
        <w:rPr>
          <w:rFonts w:cs="Arial" w:ascii="GHEA Grapalat" w:hAnsi="GHEA Grapalat"/>
          <w:sz w:val="22"/>
          <w:szCs w:val="22"/>
          <w:lang w:val="hy-AM"/>
        </w:rPr>
        <w:t>համոզվելու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բացասական</w:t>
      </w:r>
      <w:r>
        <w:rPr>
          <w:rFonts w:ascii="GHEA Grapalat" w:hAnsi="GHEA Grapalat"/>
          <w:sz w:val="22"/>
          <w:szCs w:val="22"/>
          <w:lang w:val="hy-AM"/>
        </w:rPr>
        <w:t xml:space="preserve"> </w:t>
      </w:r>
      <w:r>
        <w:rPr>
          <w:rFonts w:cs="Arial" w:ascii="GHEA Grapalat" w:hAnsi="GHEA Grapalat"/>
          <w:sz w:val="22"/>
          <w:szCs w:val="22"/>
          <w:lang w:val="hy-AM"/>
        </w:rPr>
        <w:t>ազդեցություն</w:t>
      </w:r>
      <w:r>
        <w:rPr>
          <w:rFonts w:ascii="GHEA Grapalat" w:hAnsi="GHEA Grapalat"/>
          <w:sz w:val="22"/>
          <w:szCs w:val="22"/>
          <w:lang w:val="hy-AM"/>
        </w:rPr>
        <w:t xml:space="preserve"> </w:t>
      </w:r>
      <w:r>
        <w:rPr>
          <w:rFonts w:cs="Arial" w:ascii="GHEA Grapalat" w:hAnsi="GHEA Grapalat"/>
          <w:sz w:val="22"/>
          <w:szCs w:val="22"/>
          <w:lang w:val="hy-AM"/>
        </w:rPr>
        <w:t>չեն</w:t>
      </w:r>
      <w:r>
        <w:rPr>
          <w:rFonts w:ascii="GHEA Grapalat" w:hAnsi="GHEA Grapalat"/>
          <w:sz w:val="22"/>
          <w:szCs w:val="22"/>
          <w:lang w:val="hy-AM"/>
        </w:rPr>
        <w:t xml:space="preserve"> </w:t>
      </w:r>
      <w:r>
        <w:rPr>
          <w:rFonts w:cs="Arial" w:ascii="GHEA Grapalat" w:hAnsi="GHEA Grapalat"/>
          <w:sz w:val="22"/>
          <w:szCs w:val="22"/>
          <w:lang w:val="hy-AM"/>
        </w:rPr>
        <w:t>ունենում</w:t>
      </w:r>
      <w:r>
        <w:rPr>
          <w:rFonts w:ascii="GHEA Grapalat" w:hAnsi="GHEA Grapalat"/>
          <w:sz w:val="22"/>
          <w:szCs w:val="22"/>
          <w:lang w:val="hy-AM"/>
        </w:rPr>
        <w:t xml:space="preserve"> </w:t>
      </w:r>
      <w:r>
        <w:rPr>
          <w:rFonts w:cs="Arial" w:ascii="GHEA Grapalat" w:hAnsi="GHEA Grapalat"/>
          <w:sz w:val="22"/>
          <w:szCs w:val="22"/>
          <w:lang w:val="hy-AM"/>
        </w:rPr>
        <w:t>այլ</w:t>
      </w:r>
      <w:r>
        <w:rPr>
          <w:rFonts w:ascii="GHEA Grapalat" w:hAnsi="GHEA Grapalat"/>
          <w:sz w:val="22"/>
          <w:szCs w:val="22"/>
          <w:lang w:val="hy-AM"/>
        </w:rPr>
        <w:t xml:space="preserve"> </w:t>
      </w:r>
      <w:r>
        <w:rPr>
          <w:rFonts w:cs="Arial" w:ascii="GHEA Grapalat" w:hAnsi="GHEA Grapalat"/>
          <w:sz w:val="22"/>
          <w:szCs w:val="22"/>
          <w:lang w:val="hy-AM"/>
        </w:rPr>
        <w:t>ջրօգտագործողների</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էկոլոգիական</w:t>
      </w:r>
      <w:r>
        <w:rPr>
          <w:rFonts w:ascii="GHEA Grapalat" w:hAnsi="GHEA Grapalat"/>
          <w:sz w:val="22"/>
          <w:szCs w:val="22"/>
          <w:lang w:val="hy-AM"/>
        </w:rPr>
        <w:t xml:space="preserve"> </w:t>
      </w:r>
      <w:r>
        <w:rPr>
          <w:rFonts w:cs="Arial" w:ascii="GHEA Grapalat" w:hAnsi="GHEA Grapalat"/>
          <w:sz w:val="22"/>
          <w:szCs w:val="22"/>
          <w:lang w:val="hy-AM"/>
        </w:rPr>
        <w:t>հոսքերի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p>
    <w:p>
      <w:pPr>
        <w:pStyle w:val="BodyText"/>
        <w:numPr>
          <w:ilvl w:val="0"/>
          <w:numId w:val="51"/>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առնեն</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բնույթը</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անդրադառնալով</w:t>
      </w:r>
      <w:r>
        <w:rPr>
          <w:rFonts w:ascii="GHEA Grapalat" w:hAnsi="GHEA Grapalat"/>
          <w:sz w:val="22"/>
          <w:szCs w:val="22"/>
          <w:lang w:val="hy-AM"/>
        </w:rPr>
        <w:t xml:space="preserve"> </w:t>
      </w:r>
      <w:r>
        <w:rPr>
          <w:rFonts w:cs="Arial" w:ascii="GHEA Grapalat" w:hAnsi="GHEA Grapalat"/>
          <w:sz w:val="22"/>
          <w:szCs w:val="22"/>
          <w:lang w:val="hy-AM"/>
        </w:rPr>
        <w:t>գետի</w:t>
      </w:r>
      <w:r>
        <w:rPr>
          <w:rFonts w:ascii="GHEA Grapalat" w:hAnsi="GHEA Grapalat"/>
          <w:sz w:val="22"/>
          <w:szCs w:val="22"/>
          <w:lang w:val="hy-AM"/>
        </w:rPr>
        <w:t xml:space="preserve"> </w:t>
      </w:r>
      <w:r>
        <w:rPr>
          <w:rFonts w:cs="Arial" w:ascii="GHEA Grapalat" w:hAnsi="GHEA Grapalat"/>
          <w:sz w:val="22"/>
          <w:szCs w:val="22"/>
          <w:lang w:val="hy-AM"/>
        </w:rPr>
        <w:t>հոսքի</w:t>
      </w:r>
      <w:r>
        <w:rPr>
          <w:rFonts w:ascii="GHEA Grapalat" w:hAnsi="GHEA Grapalat"/>
          <w:sz w:val="22"/>
          <w:szCs w:val="22"/>
          <w:lang w:val="hy-AM"/>
        </w:rPr>
        <w:t xml:space="preserve"> </w:t>
      </w:r>
      <w:r>
        <w:rPr>
          <w:rFonts w:cs="Arial" w:ascii="GHEA Grapalat" w:hAnsi="GHEA Grapalat"/>
          <w:sz w:val="22"/>
          <w:szCs w:val="22"/>
          <w:lang w:val="hy-AM"/>
        </w:rPr>
        <w:t>ռեժիմների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էկոհամակարգերի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ազդեցություններին</w:t>
      </w:r>
      <w:r>
        <w:rPr>
          <w:rFonts w:ascii="GHEA Grapalat" w:hAnsi="GHEA Grapalat"/>
          <w:sz w:val="22"/>
          <w:szCs w:val="22"/>
          <w:lang w:val="hy-AM"/>
        </w:rPr>
        <w:t xml:space="preserve">: </w:t>
      </w:r>
    </w:p>
    <w:p>
      <w:pPr>
        <w:pStyle w:val="BodyText"/>
        <w:numPr>
          <w:ilvl w:val="0"/>
          <w:numId w:val="51"/>
        </w:numPr>
        <w:suppressAutoHyphens w:val="true"/>
        <w:spacing w:lineRule="auto" w:line="276" w:before="120" w:after="0"/>
        <w:ind w:firstLine="284" w:left="0"/>
        <w:rPr>
          <w:rFonts w:ascii="GHEA Grapalat" w:hAnsi="GHEA Grapalat"/>
          <w:sz w:val="22"/>
          <w:szCs w:val="22"/>
          <w:lang w:val="hy-AM"/>
        </w:rPr>
      </w:pP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օպերատորների</w:t>
      </w:r>
      <w:r>
        <w:rPr>
          <w:rFonts w:ascii="GHEA Grapalat" w:hAnsi="GHEA Grapalat"/>
          <w:sz w:val="22"/>
          <w:szCs w:val="22"/>
          <w:lang w:val="hy-AM"/>
        </w:rPr>
        <w:t xml:space="preserve"> </w:t>
      </w:r>
      <w:r>
        <w:rPr>
          <w:rFonts w:cs="Arial" w:ascii="GHEA Grapalat" w:hAnsi="GHEA Grapalat"/>
          <w:sz w:val="22"/>
          <w:szCs w:val="22"/>
          <w:lang w:val="hy-AM"/>
        </w:rPr>
        <w:t>համակարգումը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կասկադային</w:t>
      </w:r>
      <w:r>
        <w:rPr>
          <w:rFonts w:ascii="GHEA Grapalat" w:hAnsi="GHEA Grapalat"/>
          <w:sz w:val="22"/>
          <w:szCs w:val="22"/>
          <w:lang w:val="hy-AM"/>
        </w:rPr>
        <w:t xml:space="preserve"> </w:t>
      </w:r>
      <w:r>
        <w:rPr>
          <w:rFonts w:cs="Arial" w:ascii="GHEA Grapalat" w:hAnsi="GHEA Grapalat"/>
          <w:sz w:val="22"/>
          <w:szCs w:val="22"/>
          <w:lang w:val="hy-AM"/>
        </w:rPr>
        <w:t>համակարգերում</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օպտիմալացնել</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նվազագույնի</w:t>
      </w:r>
      <w:r>
        <w:rPr>
          <w:rFonts w:ascii="GHEA Grapalat" w:hAnsi="GHEA Grapalat"/>
          <w:sz w:val="22"/>
          <w:szCs w:val="22"/>
          <w:lang w:val="hy-AM"/>
        </w:rPr>
        <w:t xml:space="preserve"> </w:t>
      </w:r>
      <w:r>
        <w:rPr>
          <w:rFonts w:cs="Arial" w:ascii="GHEA Grapalat" w:hAnsi="GHEA Grapalat"/>
          <w:sz w:val="22"/>
          <w:szCs w:val="22"/>
          <w:lang w:val="hy-AM"/>
        </w:rPr>
        <w:t>հասցնել</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ազդեցությունները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Այս վերլուծությունն ընդգծում է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ջրային ռեսուրսների կառավարման բարդությունը՝ ընդգծելով տարբեր ջրօգտագործումների և ընդհանուր ջրային հաշվեկշռի վրա դրանց ազդեցության նրբերանգված ըմբռնման անհրաժեշտությունը:</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ListParagraph"/>
        <w:numPr>
          <w:ilvl w:val="2"/>
          <w:numId w:val="60"/>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22" w:name="_Toc180589686"/>
      <w:r>
        <w:rPr>
          <w:rFonts w:ascii="GHEA Grapalat" w:hAnsi="GHEA Grapalat"/>
          <w:b/>
          <w:bCs/>
          <w:color w:themeColor="accent1" w:val="4F81BD"/>
          <w:sz w:val="24"/>
          <w:szCs w:val="24"/>
          <w:lang w:val="hy-AM"/>
        </w:rPr>
        <w:t>Արարատի և Վայոց ձորի մարզերի տնային տնտեսությունների կենսապայմանների վերլուծություն</w:t>
      </w:r>
      <w:bookmarkEnd w:id="122"/>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eastAsia="de-DE"/>
        </w:rPr>
        <w:t xml:space="preserve">Ակնհայտ է, որ Արարատի և Վայոց ձորի մարզերը կարևոր դեր են խաղում Արարատյան </w:t>
      </w:r>
      <w:r>
        <w:rPr>
          <w:rFonts w:cs="Arial" w:ascii="GHEA Grapalat" w:hAnsi="GHEA Grapalat"/>
          <w:sz w:val="22"/>
          <w:szCs w:val="22"/>
          <w:lang w:val="hy-AM"/>
        </w:rPr>
        <w:t>ՋԿՏ-ի</w:t>
      </w:r>
      <w:r>
        <w:rPr>
          <w:rFonts w:cs="Arial" w:ascii="GHEA Grapalat" w:hAnsi="GHEA Grapalat"/>
          <w:sz w:val="22"/>
          <w:szCs w:val="22"/>
          <w:lang w:val="hy-AM" w:eastAsia="de-DE"/>
        </w:rPr>
        <w:t xml:space="preserve"> ջրային դինամիկայում: Տարիների ընթացքում ջրի ելքի տատանումները ընդգծում են այս մարզերում ջրային ռեսուրսների կայուն կառավարման կարևորությունը՝ ապահովելու համար դրանց բնապահպանական և սոցիալ-տնտեսական բարեկեցությունը:</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վարչական</w:t>
      </w:r>
      <w:r>
        <w:rPr>
          <w:rFonts w:ascii="GHEA Grapalat" w:hAnsi="GHEA Grapalat"/>
          <w:sz w:val="22"/>
          <w:szCs w:val="22"/>
          <w:lang w:val="hy-AM"/>
        </w:rPr>
        <w:t xml:space="preserve"> </w:t>
      </w:r>
      <w:r>
        <w:rPr>
          <w:rFonts w:cs="Arial" w:ascii="GHEA Grapalat" w:hAnsi="GHEA Grapalat"/>
          <w:sz w:val="22"/>
          <w:szCs w:val="22"/>
          <w:lang w:val="hy-AM"/>
        </w:rPr>
        <w:t>միավորներում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ելքի</w:t>
      </w:r>
      <w:r>
        <w:rPr>
          <w:rFonts w:ascii="GHEA Grapalat" w:hAnsi="GHEA Grapalat"/>
          <w:sz w:val="22"/>
          <w:szCs w:val="22"/>
          <w:lang w:val="hy-AM"/>
        </w:rPr>
        <w:t xml:space="preserve"> </w:t>
      </w:r>
      <w:r>
        <w:rPr>
          <w:rFonts w:cs="Arial" w:ascii="GHEA Grapalat" w:hAnsi="GHEA Grapalat"/>
          <w:sz w:val="22"/>
          <w:szCs w:val="22"/>
          <w:lang w:val="hy-AM"/>
        </w:rPr>
        <w:t>միտումները</w:t>
      </w:r>
      <w:r>
        <w:rPr>
          <w:rFonts w:ascii="GHEA Grapalat" w:hAnsi="GHEA Grapalat"/>
          <w:sz w:val="22"/>
          <w:szCs w:val="22"/>
          <w:lang w:val="hy-AM"/>
        </w:rPr>
        <w:t xml:space="preserve"> </w:t>
      </w:r>
      <w:r>
        <w:rPr>
          <w:rFonts w:cs="Arial" w:ascii="GHEA Grapalat" w:hAnsi="GHEA Grapalat"/>
          <w:sz w:val="22"/>
          <w:szCs w:val="22"/>
          <w:lang w:val="hy-AM"/>
        </w:rPr>
        <w:t>գնահատելով՝</w:t>
      </w:r>
      <w:r>
        <w:rPr>
          <w:rFonts w:ascii="GHEA Grapalat" w:hAnsi="GHEA Grapalat"/>
          <w:sz w:val="22"/>
          <w:szCs w:val="22"/>
          <w:lang w:val="hy-AM"/>
        </w:rPr>
        <w:t xml:space="preserve"> </w:t>
      </w:r>
      <w:r>
        <w:rPr>
          <w:rFonts w:cs="Arial" w:ascii="GHEA Grapalat" w:hAnsi="GHEA Grapalat"/>
          <w:sz w:val="22"/>
          <w:szCs w:val="22"/>
          <w:lang w:val="hy-AM"/>
        </w:rPr>
        <w:t>քաղաքականություն</w:t>
      </w:r>
      <w:r>
        <w:rPr>
          <w:rFonts w:ascii="GHEA Grapalat" w:hAnsi="GHEA Grapalat"/>
          <w:sz w:val="22"/>
          <w:szCs w:val="22"/>
          <w:lang w:val="hy-AM"/>
        </w:rPr>
        <w:t xml:space="preserve"> </w:t>
      </w:r>
      <w:r>
        <w:rPr>
          <w:rFonts w:cs="Arial" w:ascii="GHEA Grapalat" w:hAnsi="GHEA Grapalat"/>
          <w:sz w:val="22"/>
          <w:szCs w:val="22"/>
          <w:lang w:val="hy-AM"/>
        </w:rPr>
        <w:t>մշակողները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շահագրգիռ</w:t>
      </w:r>
      <w:r>
        <w:rPr>
          <w:rFonts w:ascii="GHEA Grapalat" w:hAnsi="GHEA Grapalat"/>
          <w:sz w:val="22"/>
          <w:szCs w:val="22"/>
          <w:lang w:val="hy-AM"/>
        </w:rPr>
        <w:t xml:space="preserve"> </w:t>
      </w:r>
      <w:r>
        <w:rPr>
          <w:rFonts w:cs="Arial" w:ascii="GHEA Grapalat" w:hAnsi="GHEA Grapalat"/>
          <w:sz w:val="22"/>
          <w:szCs w:val="22"/>
          <w:lang w:val="hy-AM"/>
        </w:rPr>
        <w:t>կողմերը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մշակել</w:t>
      </w:r>
      <w:r>
        <w:rPr>
          <w:rFonts w:ascii="GHEA Grapalat" w:hAnsi="GHEA Grapalat"/>
          <w:sz w:val="22"/>
          <w:szCs w:val="22"/>
          <w:lang w:val="hy-AM"/>
        </w:rPr>
        <w:t xml:space="preserve"> </w:t>
      </w:r>
      <w:r>
        <w:rPr>
          <w:rFonts w:cs="Arial" w:ascii="GHEA Grapalat" w:hAnsi="GHEA Grapalat"/>
          <w:sz w:val="22"/>
          <w:szCs w:val="22"/>
          <w:lang w:val="hy-AM"/>
        </w:rPr>
        <w:t>թիրախային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w:t>
      </w:r>
      <w:r>
        <w:rPr>
          <w:rFonts w:ascii="GHEA Grapalat" w:hAnsi="GHEA Grapalat"/>
          <w:sz w:val="22"/>
          <w:szCs w:val="22"/>
          <w:lang w:val="hy-AM"/>
        </w:rPr>
        <w:t xml:space="preserve"> </w:t>
      </w:r>
      <w:r>
        <w:rPr>
          <w:rFonts w:cs="Arial" w:ascii="GHEA Grapalat" w:hAnsi="GHEA Grapalat"/>
          <w:sz w:val="22"/>
          <w:szCs w:val="22"/>
          <w:lang w:val="hy-AM"/>
        </w:rPr>
        <w:t>անհավասարակշռությունը</w:t>
      </w:r>
      <w:r>
        <w:rPr>
          <w:rFonts w:ascii="GHEA Grapalat" w:hAnsi="GHEA Grapalat"/>
          <w:sz w:val="22"/>
          <w:szCs w:val="22"/>
          <w:lang w:val="hy-AM"/>
        </w:rPr>
        <w:t xml:space="preserve"> </w:t>
      </w:r>
      <w:r>
        <w:rPr>
          <w:rFonts w:cs="Arial" w:ascii="GHEA Grapalat" w:hAnsi="GHEA Grapalat"/>
          <w:sz w:val="22"/>
          <w:szCs w:val="22"/>
          <w:lang w:val="hy-AM"/>
        </w:rPr>
        <w:t>վերացնելու</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բաշխումը</w:t>
      </w:r>
      <w:r>
        <w:rPr>
          <w:rFonts w:ascii="GHEA Grapalat" w:hAnsi="GHEA Grapalat"/>
          <w:sz w:val="22"/>
          <w:szCs w:val="22"/>
          <w:lang w:val="hy-AM"/>
        </w:rPr>
        <w:t xml:space="preserve"> </w:t>
      </w:r>
      <w:r>
        <w:rPr>
          <w:rFonts w:cs="Arial" w:ascii="GHEA Grapalat" w:hAnsi="GHEA Grapalat"/>
          <w:sz w:val="22"/>
          <w:szCs w:val="22"/>
          <w:lang w:val="hy-AM"/>
        </w:rPr>
        <w:t>օպտիմալացնելու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ջրօգտագործում</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կարիքների</w:t>
      </w:r>
      <w:r>
        <w:rPr>
          <w:rFonts w:ascii="GHEA Grapalat" w:hAnsi="GHEA Grapalat"/>
          <w:sz w:val="22"/>
          <w:szCs w:val="22"/>
          <w:lang w:val="hy-AM"/>
        </w:rPr>
        <w:t xml:space="preserve"> </w:t>
      </w:r>
      <w:r>
        <w:rPr>
          <w:rFonts w:cs="Arial" w:ascii="GHEA Grapalat" w:hAnsi="GHEA Grapalat"/>
          <w:sz w:val="22"/>
          <w:szCs w:val="22"/>
          <w:lang w:val="hy-AM"/>
        </w:rPr>
        <w:t>տարբերությունները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յուրաքանչյուր</w:t>
      </w:r>
      <w:r>
        <w:rPr>
          <w:rFonts w:ascii="GHEA Grapalat" w:hAnsi="GHEA Grapalat"/>
          <w:sz w:val="22"/>
          <w:szCs w:val="22"/>
          <w:lang w:val="hy-AM"/>
        </w:rPr>
        <w:t xml:space="preserve"> </w:t>
      </w:r>
      <w:r>
        <w:rPr>
          <w:rFonts w:cs="Arial" w:ascii="GHEA Grapalat" w:hAnsi="GHEA Grapalat"/>
          <w:sz w:val="22"/>
          <w:szCs w:val="22"/>
          <w:lang w:val="hy-AM"/>
        </w:rPr>
        <w:t>մարզի</w:t>
      </w:r>
      <w:r>
        <w:rPr>
          <w:rFonts w:ascii="GHEA Grapalat" w:hAnsi="GHEA Grapalat"/>
          <w:sz w:val="22"/>
          <w:szCs w:val="22"/>
          <w:lang w:val="hy-AM"/>
        </w:rPr>
        <w:t xml:space="preserve"> </w:t>
      </w:r>
      <w:r>
        <w:rPr>
          <w:rFonts w:cs="Arial" w:ascii="GHEA Grapalat" w:hAnsi="GHEA Grapalat"/>
          <w:sz w:val="22"/>
          <w:szCs w:val="22"/>
          <w:lang w:val="hy-AM"/>
        </w:rPr>
        <w:t>առջև</w:t>
      </w:r>
      <w:r>
        <w:rPr>
          <w:rFonts w:ascii="GHEA Grapalat" w:hAnsi="GHEA Grapalat"/>
          <w:sz w:val="22"/>
          <w:szCs w:val="22"/>
          <w:lang w:val="hy-AM"/>
        </w:rPr>
        <w:t xml:space="preserve"> </w:t>
      </w:r>
      <w:r>
        <w:rPr>
          <w:rFonts w:cs="Arial" w:ascii="GHEA Grapalat" w:hAnsi="GHEA Grapalat"/>
          <w:sz w:val="22"/>
          <w:szCs w:val="22"/>
          <w:lang w:val="hy-AM"/>
        </w:rPr>
        <w:t>ծառացած</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մարտահրավերները՝</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 համար</w:t>
      </w:r>
      <w:r>
        <w:rPr>
          <w:rFonts w:ascii="GHEA Grapalat" w:hAnsi="GHEA Grapalat"/>
          <w:sz w:val="22"/>
          <w:szCs w:val="22"/>
          <w:lang w:val="hy-AM"/>
        </w:rPr>
        <w:t xml:space="preserve"> </w:t>
      </w:r>
      <w:r>
        <w:rPr>
          <w:rFonts w:cs="Arial" w:ascii="GHEA Grapalat" w:hAnsi="GHEA Grapalat"/>
          <w:sz w:val="22"/>
          <w:szCs w:val="22"/>
          <w:lang w:val="hy-AM"/>
        </w:rPr>
        <w:t>արդյունավետ</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տարածաշրջանին</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քաղաքականություն</w:t>
      </w:r>
      <w:r>
        <w:rPr>
          <w:rFonts w:ascii="GHEA Grapalat" w:hAnsi="GHEA Grapalat"/>
          <w:sz w:val="22"/>
          <w:szCs w:val="22"/>
          <w:lang w:val="hy-AM"/>
        </w:rPr>
        <w:t xml:space="preserve"> </w:t>
      </w:r>
      <w:r>
        <w:rPr>
          <w:rFonts w:cs="Arial" w:ascii="GHEA Grapalat" w:hAnsi="GHEA Grapalat"/>
          <w:sz w:val="22"/>
          <w:szCs w:val="22"/>
          <w:lang w:val="hy-AM"/>
        </w:rPr>
        <w:t>մշակելու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Արարատի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Վայոց</w:t>
      </w:r>
      <w:r>
        <w:rPr>
          <w:rFonts w:ascii="GHEA Grapalat" w:hAnsi="GHEA Grapalat"/>
          <w:sz w:val="22"/>
          <w:szCs w:val="22"/>
          <w:lang w:val="hy-AM"/>
        </w:rPr>
        <w:t xml:space="preserve"> </w:t>
      </w:r>
      <w:r>
        <w:rPr>
          <w:rFonts w:cs="Arial" w:ascii="GHEA Grapalat" w:hAnsi="GHEA Grapalat"/>
          <w:sz w:val="22"/>
          <w:szCs w:val="22"/>
          <w:lang w:val="hy-AM"/>
        </w:rPr>
        <w:t>ձորի</w:t>
      </w:r>
      <w:r>
        <w:rPr>
          <w:rFonts w:ascii="GHEA Grapalat" w:hAnsi="GHEA Grapalat"/>
          <w:sz w:val="22"/>
          <w:szCs w:val="22"/>
          <w:lang w:val="hy-AM"/>
        </w:rPr>
        <w:t xml:space="preserve"> </w:t>
      </w:r>
      <w:r>
        <w:rPr>
          <w:rFonts w:cs="Arial" w:ascii="GHEA Grapalat" w:hAnsi="GHEA Grapalat"/>
          <w:sz w:val="22"/>
          <w:szCs w:val="22"/>
          <w:lang w:val="hy-AM"/>
        </w:rPr>
        <w:t>մարզերի</w:t>
      </w:r>
      <w:r>
        <w:rPr>
          <w:rFonts w:ascii="GHEA Grapalat" w:hAnsi="GHEA Grapalat"/>
          <w:sz w:val="22"/>
          <w:szCs w:val="22"/>
          <w:lang w:val="hy-AM"/>
        </w:rPr>
        <w:t xml:space="preserve"> </w:t>
      </w:r>
      <w:r>
        <w:rPr>
          <w:rFonts w:cs="Arial" w:ascii="GHEA Grapalat" w:hAnsi="GHEA Grapalat"/>
          <w:sz w:val="22"/>
          <w:szCs w:val="22"/>
          <w:lang w:val="hy-AM"/>
        </w:rPr>
        <w:t>տնային</w:t>
      </w:r>
      <w:r>
        <w:rPr>
          <w:rFonts w:ascii="GHEA Grapalat" w:hAnsi="GHEA Grapalat"/>
          <w:sz w:val="22"/>
          <w:szCs w:val="22"/>
          <w:lang w:val="hy-AM"/>
        </w:rPr>
        <w:t xml:space="preserve"> </w:t>
      </w:r>
      <w:r>
        <w:rPr>
          <w:rFonts w:cs="Arial" w:ascii="GHEA Grapalat" w:hAnsi="GHEA Grapalat"/>
          <w:sz w:val="22"/>
          <w:szCs w:val="22"/>
          <w:lang w:val="hy-AM"/>
        </w:rPr>
        <w:t>տնտեսությունների</w:t>
      </w:r>
      <w:r>
        <w:rPr>
          <w:rFonts w:ascii="GHEA Grapalat" w:hAnsi="GHEA Grapalat"/>
          <w:sz w:val="22"/>
          <w:szCs w:val="22"/>
          <w:lang w:val="hy-AM"/>
        </w:rPr>
        <w:t xml:space="preserve"> </w:t>
      </w:r>
      <w:r>
        <w:rPr>
          <w:rFonts w:cs="Arial" w:ascii="GHEA Grapalat" w:hAnsi="GHEA Grapalat"/>
          <w:sz w:val="22"/>
          <w:szCs w:val="22"/>
          <w:lang w:val="hy-AM"/>
        </w:rPr>
        <w:t>կենսապայմանների</w:t>
      </w:r>
      <w:r>
        <w:rPr>
          <w:rFonts w:ascii="GHEA Grapalat" w:hAnsi="GHEA Grapalat"/>
          <w:sz w:val="22"/>
          <w:szCs w:val="22"/>
          <w:lang w:val="hy-AM"/>
        </w:rPr>
        <w:t xml:space="preserve"> </w:t>
      </w:r>
      <w:r>
        <w:rPr>
          <w:rFonts w:cs="Arial" w:ascii="GHEA Grapalat" w:hAnsi="GHEA Grapalat"/>
          <w:sz w:val="22"/>
          <w:szCs w:val="22"/>
          <w:lang w:val="hy-AM"/>
        </w:rPr>
        <w:t>ամբողջացված</w:t>
      </w:r>
      <w:r>
        <w:rPr>
          <w:rFonts w:ascii="GHEA Grapalat" w:hAnsi="GHEA Grapalat"/>
          <w:sz w:val="22"/>
          <w:szCs w:val="22"/>
          <w:lang w:val="hy-AM"/>
        </w:rPr>
        <w:t xml:space="preserve"> </w:t>
      </w:r>
      <w:r>
        <w:rPr>
          <w:rFonts w:cs="Arial" w:ascii="GHEA Grapalat" w:hAnsi="GHEA Grapalat"/>
          <w:sz w:val="22"/>
          <w:szCs w:val="22"/>
          <w:lang w:val="hy-AM"/>
        </w:rPr>
        <w:t>հետազոտության</w:t>
      </w:r>
      <w:r>
        <w:rPr>
          <w:rFonts w:ascii="GHEA Grapalat" w:hAnsi="GHEA Grapalat"/>
          <w:sz w:val="22"/>
          <w:szCs w:val="22"/>
          <w:lang w:val="hy-AM"/>
        </w:rPr>
        <w:t xml:space="preserve"> </w:t>
      </w:r>
      <w:r>
        <w:rPr>
          <w:rFonts w:cs="Arial" w:ascii="GHEA Grapalat" w:hAnsi="GHEA Grapalat"/>
          <w:sz w:val="22"/>
          <w:szCs w:val="22"/>
          <w:lang w:val="hy-AM"/>
        </w:rPr>
        <w:t>անանուն</w:t>
      </w:r>
      <w:r>
        <w:rPr>
          <w:rFonts w:ascii="GHEA Grapalat" w:hAnsi="GHEA Grapalat"/>
          <w:sz w:val="22"/>
          <w:szCs w:val="22"/>
          <w:lang w:val="hy-AM"/>
        </w:rPr>
        <w:t xml:space="preserve"> </w:t>
      </w:r>
      <w:r>
        <w:rPr>
          <w:rFonts w:cs="Arial" w:ascii="GHEA Grapalat" w:hAnsi="GHEA Grapalat"/>
          <w:sz w:val="22"/>
          <w:szCs w:val="22"/>
          <w:lang w:val="hy-AM"/>
        </w:rPr>
        <w:t>միկրոտվյալների</w:t>
      </w:r>
      <w:r>
        <w:rPr>
          <w:rFonts w:ascii="GHEA Grapalat" w:hAnsi="GHEA Grapalat"/>
          <w:sz w:val="22"/>
          <w:szCs w:val="22"/>
          <w:lang w:val="hy-AM"/>
        </w:rPr>
        <w:t xml:space="preserve"> </w:t>
      </w:r>
      <w:r>
        <w:rPr>
          <w:rFonts w:cs="Arial" w:ascii="GHEA Grapalat" w:hAnsi="GHEA Grapalat"/>
          <w:sz w:val="22"/>
          <w:szCs w:val="22"/>
          <w:lang w:val="hy-AM"/>
        </w:rPr>
        <w:t>շտեմարանների</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2004-</w:t>
      </w:r>
      <w:r>
        <w:rPr>
          <w:rFonts w:cs="Arial" w:ascii="GHEA Grapalat" w:hAnsi="GHEA Grapalat"/>
          <w:sz w:val="22"/>
          <w:szCs w:val="22"/>
          <w:lang w:val="hy-AM"/>
        </w:rPr>
        <w:t>ից</w:t>
      </w:r>
      <w:r>
        <w:rPr>
          <w:rFonts w:ascii="GHEA Grapalat" w:hAnsi="GHEA Grapalat"/>
          <w:sz w:val="22"/>
          <w:szCs w:val="22"/>
          <w:lang w:val="hy-AM"/>
        </w:rPr>
        <w:t xml:space="preserve"> 2022 </w:t>
      </w:r>
      <w:r>
        <w:rPr>
          <w:rFonts w:cs="Arial" w:ascii="GHEA Grapalat" w:hAnsi="GHEA Grapalat"/>
          <w:sz w:val="22"/>
          <w:szCs w:val="22"/>
          <w:lang w:val="hy-AM"/>
        </w:rPr>
        <w:t>թվականների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մարզերում</w:t>
      </w:r>
      <w:r>
        <w:rPr>
          <w:rFonts w:ascii="GHEA Grapalat" w:hAnsi="GHEA Grapalat"/>
          <w:sz w:val="22"/>
          <w:szCs w:val="22"/>
          <w:lang w:val="hy-AM"/>
        </w:rPr>
        <w:t xml:space="preserve"> </w:t>
      </w:r>
      <w:r>
        <w:rPr>
          <w:rFonts w:cs="Arial" w:ascii="GHEA Grapalat" w:hAnsi="GHEA Grapalat"/>
          <w:sz w:val="22"/>
          <w:szCs w:val="22"/>
          <w:lang w:val="hy-AM"/>
        </w:rPr>
        <w:t>բնակության</w:t>
      </w:r>
      <w:r>
        <w:rPr>
          <w:rFonts w:ascii="GHEA Grapalat" w:hAnsi="GHEA Grapalat"/>
          <w:sz w:val="22"/>
          <w:szCs w:val="22"/>
          <w:lang w:val="hy-AM"/>
        </w:rPr>
        <w:t xml:space="preserve"> </w:t>
      </w:r>
      <w:r>
        <w:rPr>
          <w:rFonts w:cs="Arial" w:ascii="GHEA Grapalat" w:hAnsi="GHEA Grapalat"/>
          <w:sz w:val="22"/>
          <w:szCs w:val="22"/>
          <w:lang w:val="hy-AM"/>
        </w:rPr>
        <w:t>պայմանների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պատկերացում</w:t>
      </w:r>
      <w:r>
        <w:rPr>
          <w:rFonts w:ascii="GHEA Grapalat" w:hAnsi="GHEA Grapalat"/>
          <w:sz w:val="22"/>
          <w:szCs w:val="22"/>
          <w:lang w:val="hy-AM"/>
        </w:rPr>
        <w:t xml:space="preserve"> </w:t>
      </w:r>
      <w:r>
        <w:rPr>
          <w:rFonts w:cs="Arial" w:ascii="GHEA Grapalat" w:hAnsi="GHEA Grapalat"/>
          <w:sz w:val="22"/>
          <w:szCs w:val="22"/>
          <w:lang w:val="hy-AM"/>
        </w:rPr>
        <w:t>ստանալու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մարզերը</w:t>
      </w:r>
      <w:r>
        <w:rPr>
          <w:rFonts w:ascii="GHEA Grapalat" w:hAnsi="GHEA Grapalat"/>
          <w:sz w:val="22"/>
          <w:szCs w:val="22"/>
          <w:lang w:val="hy-AM"/>
        </w:rPr>
        <w:t xml:space="preserve"> </w:t>
      </w:r>
      <w:r>
        <w:rPr>
          <w:rFonts w:cs="Arial" w:ascii="GHEA Grapalat" w:hAnsi="GHEA Grapalat"/>
          <w:sz w:val="22"/>
          <w:szCs w:val="22"/>
          <w:lang w:val="hy-AM"/>
        </w:rPr>
        <w:t>կազմում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w:t>
      </w:r>
      <w:r>
        <w:rPr>
          <w:rFonts w:ascii="GHEA Grapalat" w:hAnsi="GHEA Grapalat"/>
          <w:sz w:val="22"/>
          <w:szCs w:val="22"/>
          <w:lang w:val="hy-AM"/>
        </w:rPr>
        <w:t xml:space="preserve"> </w:t>
      </w:r>
      <w:r>
        <w:rPr>
          <w:rFonts w:cs="Arial" w:ascii="GHEA Grapalat" w:hAnsi="GHEA Grapalat"/>
          <w:sz w:val="22"/>
          <w:szCs w:val="22"/>
          <w:lang w:val="hy-AM"/>
        </w:rPr>
        <w:t>ջրառի</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մասը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շտեմարաններից</w:t>
      </w:r>
      <w:r>
        <w:rPr>
          <w:rFonts w:ascii="GHEA Grapalat" w:hAnsi="GHEA Grapalat"/>
          <w:sz w:val="22"/>
          <w:szCs w:val="22"/>
          <w:lang w:val="hy-AM"/>
        </w:rPr>
        <w:t xml:space="preserve"> </w:t>
      </w:r>
      <w:r>
        <w:rPr>
          <w:rFonts w:cs="Arial" w:ascii="GHEA Grapalat" w:hAnsi="GHEA Grapalat"/>
          <w:sz w:val="22"/>
          <w:szCs w:val="22"/>
          <w:lang w:val="hy-AM"/>
        </w:rPr>
        <w:t>ստացված</w:t>
      </w:r>
      <w:r>
        <w:rPr>
          <w:rFonts w:ascii="GHEA Grapalat" w:hAnsi="GHEA Grapalat"/>
          <w:sz w:val="22"/>
          <w:szCs w:val="22"/>
          <w:lang w:val="hy-AM"/>
        </w:rPr>
        <w:t xml:space="preserve"> </w:t>
      </w:r>
      <w:r>
        <w:rPr>
          <w:rFonts w:cs="Arial" w:ascii="GHEA Grapalat" w:hAnsi="GHEA Grapalat"/>
          <w:sz w:val="22"/>
          <w:szCs w:val="22"/>
          <w:lang w:val="hy-AM"/>
        </w:rPr>
        <w:t>տեղեկությունները</w:t>
      </w:r>
      <w:r>
        <w:rPr>
          <w:rFonts w:ascii="GHEA Grapalat" w:hAnsi="GHEA Grapalat"/>
          <w:sz w:val="22"/>
          <w:szCs w:val="22"/>
          <w:lang w:val="hy-AM"/>
        </w:rPr>
        <w:t xml:space="preserve"> </w:t>
      </w:r>
      <w:r>
        <w:rPr>
          <w:rFonts w:cs="Arial" w:ascii="GHEA Grapalat" w:hAnsi="GHEA Grapalat"/>
          <w:sz w:val="22"/>
          <w:szCs w:val="22"/>
          <w:lang w:val="hy-AM"/>
        </w:rPr>
        <w:t>արժեքավոր</w:t>
      </w:r>
      <w:r>
        <w:rPr>
          <w:rFonts w:ascii="GHEA Grapalat" w:hAnsi="GHEA Grapalat"/>
          <w:sz w:val="22"/>
          <w:szCs w:val="22"/>
          <w:lang w:val="hy-AM"/>
        </w:rPr>
        <w:t xml:space="preserve"> </w:t>
      </w:r>
      <w:r>
        <w:rPr>
          <w:rFonts w:cs="Arial" w:ascii="GHEA Grapalat" w:hAnsi="GHEA Grapalat"/>
          <w:sz w:val="22"/>
          <w:szCs w:val="22"/>
          <w:lang w:val="hy-AM"/>
        </w:rPr>
        <w:t>պատկերացում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ավազանի</w:t>
      </w:r>
      <w:r>
        <w:rPr>
          <w:rFonts w:ascii="GHEA Grapalat" w:hAnsi="GHEA Grapalat"/>
          <w:sz w:val="22"/>
          <w:szCs w:val="22"/>
          <w:lang w:val="hy-AM"/>
        </w:rPr>
        <w:t xml:space="preserve"> </w:t>
      </w:r>
      <w:r>
        <w:rPr>
          <w:rFonts w:cs="Arial" w:ascii="GHEA Grapalat" w:hAnsi="GHEA Grapalat"/>
          <w:sz w:val="22"/>
          <w:szCs w:val="22"/>
          <w:lang w:val="hy-AM"/>
        </w:rPr>
        <w:t>բնակչության</w:t>
      </w:r>
      <w:r>
        <w:rPr>
          <w:rFonts w:ascii="GHEA Grapalat" w:hAnsi="GHEA Grapalat"/>
          <w:sz w:val="22"/>
          <w:szCs w:val="22"/>
          <w:lang w:val="hy-AM"/>
        </w:rPr>
        <w:t xml:space="preserve"> </w:t>
      </w:r>
      <w:r>
        <w:rPr>
          <w:rFonts w:cs="Arial" w:ascii="GHEA Grapalat" w:hAnsi="GHEA Grapalat"/>
          <w:sz w:val="22"/>
          <w:szCs w:val="22"/>
          <w:lang w:val="hy-AM"/>
        </w:rPr>
        <w:t>մեծամասնության</w:t>
      </w:r>
      <w:r>
        <w:rPr>
          <w:rFonts w:ascii="GHEA Grapalat" w:hAnsi="GHEA Grapalat"/>
          <w:sz w:val="22"/>
          <w:szCs w:val="22"/>
          <w:lang w:val="hy-AM"/>
        </w:rPr>
        <w:t xml:space="preserve"> </w:t>
      </w:r>
      <w:r>
        <w:rPr>
          <w:rFonts w:cs="Arial" w:ascii="GHEA Grapalat" w:hAnsi="GHEA Grapalat"/>
          <w:sz w:val="22"/>
          <w:szCs w:val="22"/>
          <w:lang w:val="hy-AM"/>
        </w:rPr>
        <w:t>կենսապայմանների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գործելակերպերի</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շտեմարանների</w:t>
      </w:r>
      <w:r>
        <w:rPr>
          <w:rFonts w:ascii="GHEA Grapalat" w:hAnsi="GHEA Grapalat"/>
          <w:sz w:val="22"/>
          <w:szCs w:val="22"/>
          <w:lang w:val="hy-AM"/>
        </w:rPr>
        <w:t xml:space="preserve"> </w:t>
      </w:r>
      <w:r>
        <w:rPr>
          <w:rFonts w:cs="Arial" w:ascii="GHEA Grapalat" w:hAnsi="GHEA Grapalat"/>
          <w:sz w:val="22"/>
          <w:szCs w:val="22"/>
          <w:lang w:val="hy-AM"/>
        </w:rPr>
        <w:t>հետևյալ</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փոփոխականները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 համատեքստում</w:t>
      </w:r>
      <w:r>
        <w:rPr>
          <w:rFonts w:ascii="GHEA Grapalat" w:hAnsi="GHEA Grapalat"/>
          <w:sz w:val="22"/>
          <w:szCs w:val="22"/>
          <w:lang w:val="hy-AM"/>
        </w:rPr>
        <w:t>.</w:t>
      </w:r>
    </w:p>
    <w:p>
      <w:pPr>
        <w:pStyle w:val="BodyText"/>
        <w:numPr>
          <w:ilvl w:val="0"/>
          <w:numId w:val="52"/>
        </w:numPr>
        <w:tabs>
          <w:tab w:val="clear" w:pos="720"/>
          <w:tab w:val="left" w:pos="709" w:leader="none"/>
        </w:tabs>
        <w:suppressAutoHyphens w:val="true"/>
        <w:spacing w:lineRule="auto" w:line="276" w:before="120" w:after="0"/>
        <w:ind w:hanging="0" w:left="283"/>
        <w:rPr>
          <w:rFonts w:ascii="GHEA Grapalat" w:hAnsi="GHEA Grapalat"/>
          <w:sz w:val="22"/>
          <w:szCs w:val="22"/>
          <w:lang w:val="hy-AM"/>
        </w:rPr>
      </w:pPr>
      <w:r>
        <w:rPr>
          <w:rFonts w:ascii="GHEA Grapalat" w:hAnsi="GHEA Grapalat"/>
          <w:sz w:val="22"/>
          <w:szCs w:val="22"/>
          <w:lang w:val="hy-AM"/>
        </w:rPr>
        <w:t xml:space="preserve">Բնակավայրի տեսակը. Արարատի և Վայոց ձորի մարզերում տարածված բնակավայրերի տեսակները հասկանալը պատկերացում է տալիս այս տարածաշրջաններում բնակարանային ենթակառուցվածքների մասին: Բնակարանների տարբեր տեսակները կարող են ունենալ ջրօգտագործման տարբեր մոդելներ և ջրի աղբյուրների հասանելիություն, ինչը կարող է ազդել ավազանում ջրի պահանջարկի և առկայության վրա: </w:t>
      </w:r>
    </w:p>
    <w:p>
      <w:pPr>
        <w:pStyle w:val="BodyText"/>
        <w:numPr>
          <w:ilvl w:val="0"/>
          <w:numId w:val="52"/>
        </w:numPr>
        <w:suppressAutoHyphens w:val="true"/>
        <w:spacing w:lineRule="auto" w:line="276" w:before="120" w:after="0"/>
        <w:ind w:hanging="0" w:left="283"/>
        <w:rPr>
          <w:rFonts w:ascii="GHEA Grapalat" w:hAnsi="GHEA Grapalat"/>
          <w:sz w:val="22"/>
          <w:szCs w:val="22"/>
          <w:lang w:val="hy-AM"/>
        </w:rPr>
      </w:pPr>
      <w:r>
        <w:rPr>
          <w:rFonts w:cs="Arial" w:ascii="GHEA Grapalat" w:hAnsi="GHEA Grapalat"/>
          <w:sz w:val="22"/>
          <w:szCs w:val="22"/>
          <w:lang w:val="hy-AM"/>
        </w:rPr>
        <w:t>Խմելու</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աղբյուրը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մարզերում</w:t>
      </w:r>
      <w:r>
        <w:rPr>
          <w:rFonts w:ascii="GHEA Grapalat" w:hAnsi="GHEA Grapalat"/>
          <w:sz w:val="22"/>
          <w:szCs w:val="22"/>
          <w:lang w:val="hy-AM"/>
        </w:rPr>
        <w:t xml:space="preserve"> </w:t>
      </w:r>
      <w:r>
        <w:rPr>
          <w:rFonts w:cs="Arial" w:ascii="GHEA Grapalat" w:hAnsi="GHEA Grapalat"/>
          <w:sz w:val="22"/>
          <w:szCs w:val="22"/>
          <w:lang w:val="hy-AM"/>
        </w:rPr>
        <w:t>տնային</w:t>
      </w:r>
      <w:r>
        <w:rPr>
          <w:rFonts w:ascii="GHEA Grapalat" w:hAnsi="GHEA Grapalat"/>
          <w:sz w:val="22"/>
          <w:szCs w:val="22"/>
          <w:lang w:val="hy-AM"/>
        </w:rPr>
        <w:t xml:space="preserve"> </w:t>
      </w:r>
      <w:r>
        <w:rPr>
          <w:rFonts w:cs="Arial" w:ascii="GHEA Grapalat" w:hAnsi="GHEA Grapalat"/>
          <w:sz w:val="22"/>
          <w:szCs w:val="22"/>
          <w:lang w:val="hy-AM"/>
        </w:rPr>
        <w:t>տնտեսությունների</w:t>
      </w:r>
      <w:r>
        <w:rPr>
          <w:rFonts w:ascii="GHEA Grapalat" w:hAnsi="GHEA Grapalat"/>
          <w:sz w:val="22"/>
          <w:szCs w:val="22"/>
          <w:lang w:val="hy-AM"/>
        </w:rPr>
        <w:t xml:space="preserve"> </w:t>
      </w:r>
      <w:r>
        <w:rPr>
          <w:rFonts w:cs="Arial" w:ascii="GHEA Grapalat" w:hAnsi="GHEA Grapalat"/>
          <w:sz w:val="22"/>
          <w:szCs w:val="22"/>
          <w:lang w:val="hy-AM"/>
        </w:rPr>
        <w:t>խմելու</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աղբյուրի</w:t>
      </w:r>
      <w:r>
        <w:rPr>
          <w:rFonts w:ascii="GHEA Grapalat" w:hAnsi="GHEA Grapalat"/>
          <w:sz w:val="22"/>
          <w:szCs w:val="22"/>
          <w:lang w:val="hy-AM"/>
        </w:rPr>
        <w:t xml:space="preserve"> </w:t>
      </w:r>
      <w:r>
        <w:rPr>
          <w:rFonts w:cs="Arial" w:ascii="GHEA Grapalat" w:hAnsi="GHEA Grapalat"/>
          <w:sz w:val="22"/>
          <w:szCs w:val="22"/>
          <w:lang w:val="hy-AM"/>
        </w:rPr>
        <w:t>բացահայտումը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տեղական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աղբյուրներից</w:t>
      </w:r>
      <w:r>
        <w:rPr>
          <w:rFonts w:ascii="GHEA Grapalat" w:hAnsi="GHEA Grapalat"/>
          <w:sz w:val="22"/>
          <w:szCs w:val="22"/>
          <w:lang w:val="hy-AM"/>
        </w:rPr>
        <w:t xml:space="preserve"> </w:t>
      </w:r>
      <w:r>
        <w:rPr>
          <w:rFonts w:cs="Arial" w:ascii="GHEA Grapalat" w:hAnsi="GHEA Grapalat"/>
          <w:sz w:val="22"/>
          <w:szCs w:val="22"/>
          <w:lang w:val="hy-AM"/>
        </w:rPr>
        <w:t>կախվածությունը</w:t>
      </w:r>
      <w:r>
        <w:rPr>
          <w:rFonts w:ascii="GHEA Grapalat" w:hAnsi="GHEA Grapalat"/>
          <w:sz w:val="22"/>
          <w:szCs w:val="22"/>
          <w:lang w:val="hy-AM"/>
        </w:rPr>
        <w:t xml:space="preserve"> </w:t>
      </w:r>
      <w:r>
        <w:rPr>
          <w:rFonts w:cs="Arial" w:ascii="GHEA Grapalat" w:hAnsi="GHEA Grapalat"/>
          <w:sz w:val="22"/>
          <w:szCs w:val="22"/>
          <w:lang w:val="hy-AM"/>
        </w:rPr>
        <w:t>գնահատելու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տեղեկությունը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լույս</w:t>
      </w:r>
      <w:r>
        <w:rPr>
          <w:rFonts w:ascii="GHEA Grapalat" w:hAnsi="GHEA Grapalat"/>
          <w:sz w:val="22"/>
          <w:szCs w:val="22"/>
          <w:lang w:val="hy-AM"/>
        </w:rPr>
        <w:t xml:space="preserve"> </w:t>
      </w:r>
      <w:r>
        <w:rPr>
          <w:rFonts w:cs="Arial" w:ascii="GHEA Grapalat" w:hAnsi="GHEA Grapalat"/>
          <w:sz w:val="22"/>
          <w:szCs w:val="22"/>
          <w:lang w:val="hy-AM"/>
        </w:rPr>
        <w:t>սփռել</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հուսալիության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ինչպես</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սակավության</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աղտոտման</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խնդիրների</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p>
    <w:p>
      <w:pPr>
        <w:pStyle w:val="BodyText"/>
        <w:numPr>
          <w:ilvl w:val="0"/>
          <w:numId w:val="52"/>
        </w:numPr>
        <w:suppressAutoHyphens w:val="true"/>
        <w:spacing w:lineRule="auto" w:line="276" w:before="120" w:after="0"/>
        <w:ind w:hanging="0" w:left="283"/>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ծորակի</w:t>
      </w:r>
      <w:r>
        <w:rPr>
          <w:rFonts w:ascii="GHEA Grapalat" w:hAnsi="GHEA Grapalat"/>
          <w:sz w:val="22"/>
          <w:szCs w:val="22"/>
          <w:lang w:val="hy-AM"/>
        </w:rPr>
        <w:t xml:space="preserve"> </w:t>
      </w:r>
      <w:r>
        <w:rPr>
          <w:rFonts w:cs="Arial" w:ascii="GHEA Grapalat" w:hAnsi="GHEA Grapalat"/>
          <w:sz w:val="22"/>
          <w:szCs w:val="22"/>
          <w:lang w:val="hy-AM"/>
        </w:rPr>
        <w:t>տեղադրությունը</w:t>
      </w:r>
      <w:r>
        <w:rPr>
          <w:rFonts w:ascii="GHEA Grapalat" w:hAnsi="GHEA Grapalat"/>
          <w:sz w:val="22"/>
          <w:szCs w:val="22"/>
          <w:lang w:val="hy-AM"/>
        </w:rPr>
        <w:t xml:space="preserve">. </w:t>
      </w:r>
      <w:r>
        <w:rPr>
          <w:rFonts w:cs="Arial" w:ascii="GHEA Grapalat" w:hAnsi="GHEA Grapalat"/>
          <w:sz w:val="22"/>
          <w:szCs w:val="22"/>
          <w:lang w:val="hy-AM"/>
        </w:rPr>
        <w:t>Տնային</w:t>
      </w:r>
      <w:r>
        <w:rPr>
          <w:rFonts w:ascii="GHEA Grapalat" w:hAnsi="GHEA Grapalat"/>
          <w:sz w:val="22"/>
          <w:szCs w:val="22"/>
          <w:lang w:val="hy-AM"/>
        </w:rPr>
        <w:t xml:space="preserve"> </w:t>
      </w:r>
      <w:r>
        <w:rPr>
          <w:rFonts w:cs="Arial" w:ascii="GHEA Grapalat" w:hAnsi="GHEA Grapalat"/>
          <w:sz w:val="22"/>
          <w:szCs w:val="22"/>
          <w:lang w:val="hy-AM"/>
        </w:rPr>
        <w:t>տնտեսություններում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ծորակների</w:t>
      </w:r>
      <w:r>
        <w:rPr>
          <w:rFonts w:ascii="GHEA Grapalat" w:hAnsi="GHEA Grapalat"/>
          <w:sz w:val="22"/>
          <w:szCs w:val="22"/>
          <w:lang w:val="hy-AM"/>
        </w:rPr>
        <w:t xml:space="preserve"> </w:t>
      </w:r>
      <w:r>
        <w:rPr>
          <w:rFonts w:cs="Arial" w:ascii="GHEA Grapalat" w:hAnsi="GHEA Grapalat"/>
          <w:sz w:val="22"/>
          <w:szCs w:val="22"/>
          <w:lang w:val="hy-AM"/>
        </w:rPr>
        <w:t>տեղադրության</w:t>
      </w:r>
      <w:r>
        <w:rPr>
          <w:rFonts w:ascii="GHEA Grapalat" w:hAnsi="GHEA Grapalat"/>
          <w:sz w:val="22"/>
          <w:szCs w:val="22"/>
          <w:lang w:val="hy-AM"/>
        </w:rPr>
        <w:t xml:space="preserve"> </w:t>
      </w:r>
      <w:r>
        <w:rPr>
          <w:rFonts w:cs="Arial" w:ascii="GHEA Grapalat" w:hAnsi="GHEA Grapalat"/>
          <w:sz w:val="22"/>
          <w:szCs w:val="22"/>
          <w:lang w:val="hy-AM"/>
        </w:rPr>
        <w:t>իմացությունը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բացահայտել</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մատչելիությունը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հարմարավետությունը</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ընդգծել</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ենթակառուցվածքների</w:t>
      </w:r>
      <w:r>
        <w:rPr>
          <w:rFonts w:ascii="GHEA Grapalat" w:hAnsi="GHEA Grapalat"/>
          <w:sz w:val="22"/>
          <w:szCs w:val="22"/>
          <w:lang w:val="hy-AM"/>
        </w:rPr>
        <w:t xml:space="preserve"> </w:t>
      </w:r>
      <w:r>
        <w:rPr>
          <w:rFonts w:cs="Arial" w:ascii="GHEA Grapalat" w:hAnsi="GHEA Grapalat"/>
          <w:sz w:val="22"/>
          <w:szCs w:val="22"/>
          <w:lang w:val="hy-AM"/>
        </w:rPr>
        <w:t>հասանելիության</w:t>
      </w:r>
      <w:r>
        <w:rPr>
          <w:rFonts w:ascii="GHEA Grapalat" w:hAnsi="GHEA Grapalat"/>
          <w:sz w:val="22"/>
          <w:szCs w:val="22"/>
          <w:lang w:val="hy-AM"/>
        </w:rPr>
        <w:t xml:space="preserve"> </w:t>
      </w:r>
      <w:r>
        <w:rPr>
          <w:rFonts w:cs="Arial" w:ascii="GHEA Grapalat" w:hAnsi="GHEA Grapalat"/>
          <w:sz w:val="22"/>
          <w:szCs w:val="22"/>
          <w:lang w:val="hy-AM"/>
        </w:rPr>
        <w:t>անհամաչափությունները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գյուղական</w:t>
      </w:r>
      <w:r>
        <w:rPr>
          <w:rFonts w:ascii="GHEA Grapalat" w:hAnsi="GHEA Grapalat"/>
          <w:sz w:val="22"/>
          <w:szCs w:val="22"/>
          <w:lang w:val="hy-AM"/>
        </w:rPr>
        <w:t xml:space="preserve"> </w:t>
      </w:r>
      <w:r>
        <w:rPr>
          <w:rFonts w:cs="Arial" w:ascii="GHEA Grapalat" w:hAnsi="GHEA Grapalat"/>
          <w:sz w:val="22"/>
          <w:szCs w:val="22"/>
          <w:lang w:val="hy-AM"/>
        </w:rPr>
        <w:t>վայրերում</w:t>
      </w:r>
      <w:r>
        <w:rPr>
          <w:rFonts w:ascii="GHEA Grapalat" w:hAnsi="GHEA Grapalat"/>
          <w:sz w:val="22"/>
          <w:szCs w:val="22"/>
          <w:lang w:val="hy-AM"/>
        </w:rPr>
        <w:t xml:space="preserve">, </w:t>
      </w:r>
      <w:r>
        <w:rPr>
          <w:rFonts w:cs="Arial" w:ascii="GHEA Grapalat" w:hAnsi="GHEA Grapalat"/>
          <w:sz w:val="22"/>
          <w:szCs w:val="22"/>
          <w:lang w:val="hy-AM"/>
        </w:rPr>
        <w:t>որտեղ</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առկայությունը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սահմանափակ</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անկայուն</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p>
    <w:p>
      <w:pPr>
        <w:pStyle w:val="BodyText"/>
        <w:numPr>
          <w:ilvl w:val="0"/>
          <w:numId w:val="52"/>
        </w:numPr>
        <w:suppressAutoHyphens w:val="true"/>
        <w:spacing w:lineRule="auto" w:line="276" w:before="120" w:after="0"/>
        <w:ind w:hanging="0" w:left="283"/>
        <w:rPr>
          <w:rFonts w:ascii="GHEA Grapalat" w:hAnsi="GHEA Grapalat"/>
          <w:sz w:val="22"/>
          <w:szCs w:val="22"/>
          <w:lang w:val="hy-AM"/>
        </w:rPr>
      </w:pPr>
      <w:r>
        <w:rPr>
          <w:rFonts w:cs="Arial" w:ascii="GHEA Grapalat" w:hAnsi="GHEA Grapalat"/>
          <w:sz w:val="22"/>
          <w:szCs w:val="22"/>
          <w:lang w:val="hy-AM"/>
        </w:rPr>
        <w:t>Աղբահանության</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մեթոդը</w:t>
      </w:r>
      <w:r>
        <w:rPr>
          <w:rFonts w:ascii="GHEA Grapalat" w:hAnsi="GHEA Grapalat"/>
          <w:sz w:val="22"/>
          <w:szCs w:val="22"/>
          <w:lang w:val="hy-AM"/>
        </w:rPr>
        <w:t xml:space="preserve">. </w:t>
      </w:r>
      <w:r>
        <w:rPr>
          <w:rFonts w:cs="Arial" w:ascii="GHEA Grapalat" w:hAnsi="GHEA Grapalat"/>
          <w:sz w:val="22"/>
          <w:szCs w:val="22"/>
          <w:lang w:val="hy-AM"/>
        </w:rPr>
        <w:t>Տնային</w:t>
      </w:r>
      <w:r>
        <w:rPr>
          <w:rFonts w:ascii="GHEA Grapalat" w:hAnsi="GHEA Grapalat"/>
          <w:sz w:val="22"/>
          <w:szCs w:val="22"/>
          <w:lang w:val="hy-AM"/>
        </w:rPr>
        <w:t xml:space="preserve"> </w:t>
      </w:r>
      <w:r>
        <w:rPr>
          <w:rFonts w:cs="Arial" w:ascii="GHEA Grapalat" w:hAnsi="GHEA Grapalat"/>
          <w:sz w:val="22"/>
          <w:szCs w:val="22"/>
          <w:lang w:val="hy-AM"/>
        </w:rPr>
        <w:t>տնտեսությունների</w:t>
      </w:r>
      <w:r>
        <w:rPr>
          <w:rFonts w:ascii="GHEA Grapalat" w:hAnsi="GHEA Grapalat"/>
          <w:sz w:val="22"/>
          <w:szCs w:val="22"/>
          <w:lang w:val="hy-AM"/>
        </w:rPr>
        <w:t xml:space="preserve"> </w:t>
      </w:r>
      <w:r>
        <w:rPr>
          <w:rFonts w:cs="Arial" w:ascii="GHEA Grapalat" w:hAnsi="GHEA Grapalat"/>
          <w:sz w:val="22"/>
          <w:szCs w:val="22"/>
          <w:lang w:val="hy-AM"/>
        </w:rPr>
        <w:t>կողմից</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աղբահանության</w:t>
      </w:r>
      <w:r>
        <w:rPr>
          <w:rFonts w:ascii="GHEA Grapalat" w:hAnsi="GHEA Grapalat"/>
          <w:sz w:val="22"/>
          <w:szCs w:val="22"/>
          <w:lang w:val="hy-AM"/>
        </w:rPr>
        <w:t xml:space="preserve"> </w:t>
      </w:r>
      <w:r>
        <w:rPr>
          <w:rFonts w:cs="Arial" w:ascii="GHEA Grapalat" w:hAnsi="GHEA Grapalat"/>
          <w:sz w:val="22"/>
          <w:szCs w:val="22"/>
          <w:lang w:val="hy-AM"/>
        </w:rPr>
        <w:t>մեթոդը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Արարատի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Վայոց</w:t>
      </w:r>
      <w:r>
        <w:rPr>
          <w:rFonts w:ascii="GHEA Grapalat" w:hAnsi="GHEA Grapalat"/>
          <w:sz w:val="22"/>
          <w:szCs w:val="22"/>
          <w:lang w:val="hy-AM"/>
        </w:rPr>
        <w:t xml:space="preserve"> </w:t>
      </w:r>
      <w:r>
        <w:rPr>
          <w:rFonts w:cs="Arial" w:ascii="GHEA Grapalat" w:hAnsi="GHEA Grapalat"/>
          <w:sz w:val="22"/>
          <w:szCs w:val="22"/>
          <w:lang w:val="hy-AM"/>
        </w:rPr>
        <w:t>ձորի</w:t>
      </w:r>
      <w:r>
        <w:rPr>
          <w:rFonts w:ascii="GHEA Grapalat" w:hAnsi="GHEA Grapalat"/>
          <w:sz w:val="22"/>
          <w:szCs w:val="22"/>
          <w:lang w:val="hy-AM"/>
        </w:rPr>
        <w:t xml:space="preserve"> </w:t>
      </w:r>
      <w:r>
        <w:rPr>
          <w:rFonts w:cs="Arial" w:ascii="GHEA Grapalat" w:hAnsi="GHEA Grapalat"/>
          <w:sz w:val="22"/>
          <w:szCs w:val="22"/>
          <w:lang w:val="hy-AM"/>
        </w:rPr>
        <w:t>մարզերում</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պրակտիկան</w:t>
      </w:r>
      <w:r>
        <w:rPr>
          <w:rFonts w:ascii="GHEA Grapalat" w:hAnsi="GHEA Grapalat"/>
          <w:sz w:val="22"/>
          <w:szCs w:val="22"/>
          <w:lang w:val="hy-AM"/>
        </w:rPr>
        <w:t xml:space="preserve"> </w:t>
      </w:r>
      <w:r>
        <w:rPr>
          <w:rFonts w:cs="Arial" w:ascii="GHEA Grapalat" w:hAnsi="GHEA Grapalat"/>
          <w:sz w:val="22"/>
          <w:szCs w:val="22"/>
          <w:lang w:val="hy-AM"/>
        </w:rPr>
        <w:t>հասկանալու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պատշաճ</w:t>
      </w:r>
      <w:r>
        <w:rPr>
          <w:rFonts w:ascii="GHEA Grapalat" w:hAnsi="GHEA Grapalat"/>
          <w:sz w:val="22"/>
          <w:szCs w:val="22"/>
          <w:lang w:val="hy-AM"/>
        </w:rPr>
        <w:t xml:space="preserve"> </w:t>
      </w:r>
      <w:r>
        <w:rPr>
          <w:rFonts w:cs="Arial" w:ascii="GHEA Grapalat" w:hAnsi="GHEA Grapalat"/>
          <w:sz w:val="22"/>
          <w:szCs w:val="22"/>
          <w:lang w:val="hy-AM"/>
        </w:rPr>
        <w:t>հեռացումը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ազդել</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էկոհամակարգի</w:t>
      </w:r>
      <w:r>
        <w:rPr>
          <w:rFonts w:ascii="GHEA Grapalat" w:hAnsi="GHEA Grapalat"/>
          <w:sz w:val="22"/>
          <w:szCs w:val="22"/>
          <w:lang w:val="hy-AM"/>
        </w:rPr>
        <w:t xml:space="preserve"> </w:t>
      </w:r>
      <w:r>
        <w:rPr>
          <w:rFonts w:cs="Arial" w:ascii="GHEA Grapalat" w:hAnsi="GHEA Grapalat"/>
          <w:sz w:val="22"/>
          <w:szCs w:val="22"/>
          <w:lang w:val="hy-AM"/>
        </w:rPr>
        <w:t>առողջության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պատշաճ</w:t>
      </w:r>
      <w:r>
        <w:rPr>
          <w:rFonts w:ascii="GHEA Grapalat" w:hAnsi="GHEA Grapalat"/>
          <w:sz w:val="22"/>
          <w:szCs w:val="22"/>
          <w:lang w:val="hy-AM"/>
        </w:rPr>
        <w:t xml:space="preserve"> </w:t>
      </w:r>
      <w:r>
        <w:rPr>
          <w:rFonts w:cs="Arial" w:ascii="GHEA Grapalat" w:hAnsi="GHEA Grapalat"/>
          <w:sz w:val="22"/>
          <w:szCs w:val="22"/>
          <w:lang w:val="hy-AM"/>
        </w:rPr>
        <w:t>կառավարումը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հանգեցնել</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աղտոտման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միջավայրի</w:t>
      </w:r>
      <w:r>
        <w:rPr>
          <w:rFonts w:ascii="GHEA Grapalat" w:hAnsi="GHEA Grapalat"/>
          <w:sz w:val="22"/>
          <w:szCs w:val="22"/>
          <w:lang w:val="hy-AM"/>
        </w:rPr>
        <w:t xml:space="preserve"> </w:t>
      </w:r>
      <w:r>
        <w:rPr>
          <w:rFonts w:cs="Arial" w:ascii="GHEA Grapalat" w:hAnsi="GHEA Grapalat"/>
          <w:sz w:val="22"/>
          <w:szCs w:val="22"/>
          <w:lang w:val="hy-AM"/>
        </w:rPr>
        <w:t>դեգրադացիայի</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eastAsia="de-DE"/>
        </w:rPr>
        <w:t xml:space="preserve">Այս տվյալների վերլուծությամբ քաղաքականություն մշակողները և հետազոտողները կարող են բացահայտել Արարատի և Վայոց ձորի մարզերում ջրօգտագործման, սանիտարիայի և թափոնների կառավարման հետ կապված հատուկ մարտահրավերները, որոնք Արարատյան </w:t>
      </w:r>
      <w:r>
        <w:rPr>
          <w:rFonts w:cs="Arial" w:ascii="GHEA Grapalat" w:hAnsi="GHEA Grapalat"/>
          <w:sz w:val="22"/>
          <w:szCs w:val="22"/>
          <w:lang w:val="hy-AM"/>
        </w:rPr>
        <w:t>ՋԿՏ-ի</w:t>
      </w:r>
      <w:r>
        <w:rPr>
          <w:rFonts w:cs="Arial" w:ascii="GHEA Grapalat" w:hAnsi="GHEA Grapalat"/>
          <w:sz w:val="22"/>
          <w:szCs w:val="22"/>
          <w:lang w:val="hy-AM" w:eastAsia="de-DE"/>
        </w:rPr>
        <w:t xml:space="preserve"> կարևոր բաղադրիչներն են: Այս վերլուծությունից ստացված պատկերացումները կարող են օգտակար լինել թիրախային միջամտությունների և քաղաքականությունների մշակման համար՝ ուղղված ջրի հետ կապված խնդիրների լուծմանը և ավազանում կենսապայմանների բարելավմանը:</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Ավելին</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մարզերում</w:t>
      </w:r>
      <w:r>
        <w:rPr>
          <w:rFonts w:ascii="GHEA Grapalat" w:hAnsi="GHEA Grapalat"/>
          <w:sz w:val="22"/>
          <w:szCs w:val="22"/>
          <w:lang w:val="hy-AM"/>
        </w:rPr>
        <w:t xml:space="preserve"> </w:t>
      </w:r>
      <w:r>
        <w:rPr>
          <w:rFonts w:cs="Arial" w:ascii="GHEA Grapalat" w:hAnsi="GHEA Grapalat"/>
          <w:sz w:val="22"/>
          <w:szCs w:val="22"/>
          <w:lang w:val="hy-AM"/>
        </w:rPr>
        <w:t>բնակության</w:t>
      </w:r>
      <w:r>
        <w:rPr>
          <w:rFonts w:ascii="GHEA Grapalat" w:hAnsi="GHEA Grapalat"/>
          <w:sz w:val="22"/>
          <w:szCs w:val="22"/>
          <w:lang w:val="hy-AM"/>
        </w:rPr>
        <w:t xml:space="preserve"> </w:t>
      </w:r>
      <w:r>
        <w:rPr>
          <w:rFonts w:cs="Arial" w:ascii="GHEA Grapalat" w:hAnsi="GHEA Grapalat"/>
          <w:sz w:val="22"/>
          <w:szCs w:val="22"/>
          <w:lang w:val="hy-AM"/>
        </w:rPr>
        <w:t>պայմանների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պրակտիկայի</w:t>
      </w:r>
      <w:r>
        <w:rPr>
          <w:rFonts w:ascii="GHEA Grapalat" w:hAnsi="GHEA Grapalat"/>
          <w:sz w:val="22"/>
          <w:szCs w:val="22"/>
          <w:lang w:val="hy-AM"/>
        </w:rPr>
        <w:t xml:space="preserve"> </w:t>
      </w:r>
      <w:r>
        <w:rPr>
          <w:rFonts w:cs="Arial" w:ascii="GHEA Grapalat" w:hAnsi="GHEA Grapalat"/>
          <w:sz w:val="22"/>
          <w:szCs w:val="22"/>
          <w:lang w:val="hy-AM"/>
        </w:rPr>
        <w:t>հասկացողությունը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օգնել</w:t>
      </w:r>
      <w:r>
        <w:rPr>
          <w:rFonts w:ascii="GHEA Grapalat" w:hAnsi="GHEA Grapalat"/>
          <w:sz w:val="22"/>
          <w:szCs w:val="22"/>
          <w:lang w:val="hy-AM"/>
        </w:rPr>
        <w:t xml:space="preserve"> </w:t>
      </w:r>
      <w:r>
        <w:rPr>
          <w:rFonts w:cs="Arial" w:ascii="GHEA Grapalat" w:hAnsi="GHEA Grapalat"/>
          <w:sz w:val="22"/>
          <w:szCs w:val="22"/>
          <w:lang w:val="hy-AM"/>
        </w:rPr>
        <w:t>բացահայտել</w:t>
      </w:r>
      <w:r>
        <w:rPr>
          <w:rFonts w:ascii="GHEA Grapalat" w:hAnsi="GHEA Grapalat"/>
          <w:sz w:val="22"/>
          <w:szCs w:val="22"/>
          <w:lang w:val="hy-AM"/>
        </w:rPr>
        <w:t xml:space="preserve"> </w:t>
      </w:r>
      <w:r>
        <w:rPr>
          <w:rFonts w:cs="Arial" w:ascii="GHEA Grapalat" w:hAnsi="GHEA Grapalat"/>
          <w:sz w:val="22"/>
          <w:szCs w:val="22"/>
          <w:lang w:val="hy-AM"/>
        </w:rPr>
        <w:t>խոցելի</w:t>
      </w:r>
      <w:r>
        <w:rPr>
          <w:rFonts w:ascii="GHEA Grapalat" w:hAnsi="GHEA Grapalat"/>
          <w:sz w:val="22"/>
          <w:szCs w:val="22"/>
          <w:lang w:val="hy-AM"/>
        </w:rPr>
        <w:t xml:space="preserve"> </w:t>
      </w:r>
      <w:r>
        <w:rPr>
          <w:rFonts w:cs="Arial" w:ascii="GHEA Grapalat" w:hAnsi="GHEA Grapalat"/>
          <w:sz w:val="22"/>
          <w:szCs w:val="22"/>
          <w:lang w:val="hy-AM"/>
        </w:rPr>
        <w:t>բնակչությանը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ռիսկեր</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տարածքները՝</w:t>
      </w:r>
      <w:r>
        <w:rPr>
          <w:rFonts w:ascii="GHEA Grapalat" w:hAnsi="GHEA Grapalat"/>
          <w:sz w:val="22"/>
          <w:szCs w:val="22"/>
          <w:lang w:val="hy-AM"/>
        </w:rPr>
        <w:t xml:space="preserve"> </w:t>
      </w:r>
      <w:r>
        <w:rPr>
          <w:rFonts w:cs="Arial" w:ascii="GHEA Grapalat" w:hAnsi="GHEA Grapalat"/>
          <w:sz w:val="22"/>
          <w:szCs w:val="22"/>
          <w:lang w:val="hy-AM"/>
        </w:rPr>
        <w:t>հնարավորություն</w:t>
      </w:r>
      <w:r>
        <w:rPr>
          <w:rFonts w:ascii="GHEA Grapalat" w:hAnsi="GHEA Grapalat"/>
          <w:sz w:val="22"/>
          <w:szCs w:val="22"/>
          <w:lang w:val="hy-AM"/>
        </w:rPr>
        <w:t xml:space="preserve"> </w:t>
      </w:r>
      <w:r>
        <w:rPr>
          <w:rFonts w:cs="Arial" w:ascii="GHEA Grapalat" w:hAnsi="GHEA Grapalat"/>
          <w:sz w:val="22"/>
          <w:szCs w:val="22"/>
          <w:lang w:val="hy-AM"/>
        </w:rPr>
        <w:t>տալով</w:t>
      </w:r>
      <w:r>
        <w:rPr>
          <w:rFonts w:ascii="GHEA Grapalat" w:hAnsi="GHEA Grapalat"/>
          <w:sz w:val="22"/>
          <w:szCs w:val="22"/>
          <w:lang w:val="hy-AM"/>
        </w:rPr>
        <w:t xml:space="preserve"> </w:t>
      </w:r>
      <w:r>
        <w:rPr>
          <w:rFonts w:cs="Arial" w:ascii="GHEA Grapalat" w:hAnsi="GHEA Grapalat"/>
          <w:sz w:val="22"/>
          <w:szCs w:val="22"/>
          <w:lang w:val="hy-AM"/>
        </w:rPr>
        <w:t>իրականացնել</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արդարացի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ներառական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մոտեցումն</w:t>
      </w:r>
      <w:r>
        <w:rPr>
          <w:rFonts w:ascii="GHEA Grapalat" w:hAnsi="GHEA Grapalat"/>
          <w:sz w:val="22"/>
          <w:szCs w:val="22"/>
          <w:lang w:val="hy-AM"/>
        </w:rPr>
        <w:t xml:space="preserve"> </w:t>
      </w:r>
      <w:r>
        <w:rPr>
          <w:rFonts w:cs="Arial" w:ascii="GHEA Grapalat" w:hAnsi="GHEA Grapalat"/>
          <w:sz w:val="22"/>
          <w:szCs w:val="22"/>
          <w:lang w:val="hy-AM"/>
        </w:rPr>
        <w:t>ապահովում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պլանները</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առնեն</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միայն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ֆիզիկական</w:t>
      </w:r>
      <w:r>
        <w:rPr>
          <w:rFonts w:ascii="GHEA Grapalat" w:hAnsi="GHEA Grapalat"/>
          <w:sz w:val="22"/>
          <w:szCs w:val="22"/>
          <w:lang w:val="hy-AM"/>
        </w:rPr>
        <w:t xml:space="preserve"> </w:t>
      </w:r>
      <w:r>
        <w:rPr>
          <w:rFonts w:cs="Arial" w:ascii="GHEA Grapalat" w:hAnsi="GHEA Grapalat"/>
          <w:sz w:val="22"/>
          <w:szCs w:val="22"/>
          <w:lang w:val="hy-AM"/>
        </w:rPr>
        <w:t>ասպեկտները</w:t>
      </w:r>
      <w:r>
        <w:rPr>
          <w:rFonts w:ascii="GHEA Grapalat" w:hAnsi="GHEA Grapalat"/>
          <w:sz w:val="22"/>
          <w:szCs w:val="22"/>
          <w:lang w:val="hy-AM"/>
        </w:rPr>
        <w:t xml:space="preserve">, </w:t>
      </w:r>
      <w:r>
        <w:rPr>
          <w:rFonts w:cs="Arial" w:ascii="GHEA Grapalat" w:hAnsi="GHEA Grapalat"/>
          <w:sz w:val="22"/>
          <w:szCs w:val="22"/>
          <w:lang w:val="hy-AM"/>
        </w:rPr>
        <w:t>այլև</w:t>
      </w:r>
      <w:r>
        <w:rPr>
          <w:rFonts w:ascii="GHEA Grapalat" w:hAnsi="GHEA Grapalat"/>
          <w:sz w:val="22"/>
          <w:szCs w:val="22"/>
          <w:lang w:val="hy-AM"/>
        </w:rPr>
        <w:t xml:space="preserve"> </w:t>
      </w:r>
      <w:r>
        <w:rPr>
          <w:rFonts w:cs="Arial" w:ascii="GHEA Grapalat" w:hAnsi="GHEA Grapalat"/>
          <w:sz w:val="22"/>
          <w:szCs w:val="22"/>
          <w:lang w:val="hy-AM"/>
        </w:rPr>
        <w:t>սոցիալ</w:t>
      </w:r>
      <w:r>
        <w:rPr>
          <w:rFonts w:ascii="GHEA Grapalat" w:hAnsi="GHEA Grapalat"/>
          <w:sz w:val="22"/>
          <w:szCs w:val="22"/>
          <w:lang w:val="hy-AM"/>
        </w:rPr>
        <w:t>-</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չափումները՝</w:t>
      </w:r>
      <w:r>
        <w:rPr>
          <w:rFonts w:ascii="GHEA Grapalat" w:hAnsi="GHEA Grapalat"/>
          <w:sz w:val="22"/>
          <w:szCs w:val="22"/>
          <w:lang w:val="hy-AM"/>
        </w:rPr>
        <w:t xml:space="preserve"> </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վերջո</w:t>
      </w:r>
      <w:r>
        <w:rPr>
          <w:rFonts w:ascii="GHEA Grapalat" w:hAnsi="GHEA Grapalat"/>
          <w:sz w:val="22"/>
          <w:szCs w:val="22"/>
          <w:lang w:val="hy-AM"/>
        </w:rPr>
        <w:t xml:space="preserve"> </w:t>
      </w:r>
      <w:r>
        <w:rPr>
          <w:rFonts w:cs="Arial" w:ascii="GHEA Grapalat" w:hAnsi="GHEA Grapalat"/>
          <w:sz w:val="22"/>
          <w:szCs w:val="22"/>
          <w:lang w:val="hy-AM"/>
        </w:rPr>
        <w:t>նպաստելով</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 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զարգացմանը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պահպանմանը</w:t>
      </w:r>
      <w:r>
        <w:rPr>
          <w:rFonts w:ascii="GHEA Grapalat" w:hAnsi="GHEA Grapalat"/>
          <w:sz w:val="22"/>
          <w:szCs w:val="22"/>
          <w:lang w:val="hy-AM"/>
        </w:rPr>
        <w:t>:</w:t>
      </w:r>
    </w:p>
    <w:p>
      <w:pPr>
        <w:pStyle w:val="BodyText"/>
        <w:spacing w:lineRule="auto" w:line="276" w:before="120" w:after="0"/>
        <w:ind w:hanging="0"/>
        <w:jc w:val="center"/>
        <w:rPr>
          <w:rFonts w:ascii="GHEA Grapalat" w:hAnsi="GHEA Grapalat"/>
          <w:lang w:val="hy-AM"/>
        </w:rPr>
      </w:pPr>
      <w:r>
        <w:rPr/>
        <w:drawing>
          <wp:inline distT="0" distB="0" distL="0" distR="0">
            <wp:extent cx="5365750" cy="292608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7"/>
                    <a:stretch>
                      <a:fillRect/>
                    </a:stretch>
                  </pic:blipFill>
                  <pic:spPr bwMode="auto">
                    <a:xfrm>
                      <a:off x="0" y="0"/>
                      <a:ext cx="5365750" cy="2926080"/>
                    </a:xfrm>
                    <a:prstGeom prst="rect">
                      <a:avLst/>
                    </a:prstGeom>
                    <a:noFill/>
                  </pic:spPr>
                </pic:pic>
              </a:graphicData>
            </a:graphic>
          </wp:inline>
        </w:drawing>
      </w:r>
    </w:p>
    <w:p>
      <w:pPr>
        <w:pStyle w:val="BodyText"/>
        <w:spacing w:lineRule="auto" w:line="276" w:before="120" w:after="0"/>
        <w:ind w:hanging="0"/>
        <w:jc w:val="center"/>
        <w:rPr>
          <w:rFonts w:ascii="GHEA Grapalat" w:hAnsi="GHEA Grapalat" w:eastAsia="Batang"/>
          <w:bCs/>
          <w:color w:themeColor="dark2" w:val="1F497D"/>
          <w:sz w:val="22"/>
          <w:lang w:val="hy-AM" w:eastAsia="en-GB"/>
        </w:rPr>
      </w:pPr>
      <w:bookmarkStart w:id="123" w:name="_Ref180588686"/>
      <w:bookmarkStart w:id="124" w:name="_Toc180590503"/>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17</w:t>
      </w:r>
      <w:r>
        <w:rPr>
          <w:sz w:val="22"/>
          <w:bCs/>
          <w:rFonts w:eastAsia="Batang" w:ascii="GHEA Grapalat" w:hAnsi="GHEA Grapalat"/>
          <w:color w:themeColor="dark2" w:val="1F497D"/>
          <w:lang w:val="hy-AM" w:eastAsia="en-GB"/>
        </w:rPr>
        <w:fldChar w:fldCharType="end"/>
      </w:r>
      <w:bookmarkEnd w:id="123"/>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Բնակության տեսակները Արարատի և Վայոց ձորի մարզերում (2005-2022թթ</w:t>
      </w:r>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w:t>
      </w:r>
      <w:bookmarkEnd w:id="124"/>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_Ref180588686 \h </w:instrText>
      </w:r>
      <w:r>
        <w:rPr>
          <w:sz w:val="22"/>
          <w:szCs w:val="22"/>
          <w:rFonts w:ascii="GHEA Grapalat" w:hAnsi="GHEA Grapalat"/>
          <w:lang w:val="hy-AM"/>
        </w:rPr>
        <w:fldChar w:fldCharType="separate"/>
      </w:r>
      <w:r>
        <w:rPr>
          <w:sz w:val="22"/>
          <w:szCs w:val="22"/>
          <w:rFonts w:ascii="GHEA Grapalat" w:hAnsi="GHEA Grapalat"/>
          <w:lang w:val="hy-AM"/>
        </w:rPr>
        <w:t>Գծապատկեր 17</w:t>
      </w:r>
      <w:r>
        <w:rPr>
          <w:sz w:val="22"/>
          <w:szCs w:val="22"/>
          <w:rFonts w:ascii="GHEA Grapalat" w:hAnsi="GHEA Grapalat"/>
          <w:lang w:val="hy-AM"/>
        </w:rPr>
        <w:fldChar w:fldCharType="end"/>
      </w:r>
      <w:r>
        <w:rPr>
          <w:rFonts w:ascii="GHEA Grapalat" w:hAnsi="GHEA Grapalat"/>
          <w:sz w:val="22"/>
          <w:szCs w:val="22"/>
          <w:lang w:val="hy-AM"/>
        </w:rPr>
        <w:t>-ը ցույց է տալիս Արարատի և Վայոց ձորի մարզերում բնակության տեսակների էվոլյուցիան.</w:t>
      </w:r>
    </w:p>
    <w:p>
      <w:pPr>
        <w:pStyle w:val="BodyText"/>
        <w:numPr>
          <w:ilvl w:val="0"/>
          <w:numId w:val="44"/>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Արարատի մարզ.</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Սեփական տները մնացել են բնակության գերակշռող տեսակը՝ 2005 թվականի 53%-ից աճելով մինչև 62% 2022 թվականին: </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Բնակարանները նվազել են 2005 թվականի 43%-ից մինչև 38% 2022 թվականին:</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Ժամանակավոր կացարանները և կոնտեյներները զգալիորեն նվազել են 2005 թվականի 4%-ից մինչև 1%-ից պակաս 2022 թվականին:</w:t>
      </w:r>
    </w:p>
    <w:p>
      <w:pPr>
        <w:pStyle w:val="BodyText"/>
        <w:numPr>
          <w:ilvl w:val="0"/>
          <w:numId w:val="44"/>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 xml:space="preserve">Վայոց ձորի մարզ. </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Սեփական տները դարձել են ավելի ու ավելի տարածված՝ 2005 թվականի 52%-ից աճելով մինչև 73% 2022 թվականին:</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Բնակարանները նվազել են 2005 թվականի 48%-ից մինչև 27% 2022 թվականին:</w:t>
      </w:r>
    </w:p>
    <w:p>
      <w:pPr>
        <w:pStyle w:val="BodyText"/>
        <w:numPr>
          <w:ilvl w:val="1"/>
          <w:numId w:val="44"/>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Ժամանակավոր կացարանները գրեթե գոյություն չեն ունեցել ամբողջ ժամանակահատվածում:</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Երկու մարզերում էլ առանձնատների միտումը կարող է հետևանքներ ունենալ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ջրի բաշխման և օգտագործման մոդելների վրա:</w:t>
      </w:r>
    </w:p>
    <w:p>
      <w:pPr>
        <w:pStyle w:val="BodyText"/>
        <w:ind w:hanging="0"/>
        <w:jc w:val="center"/>
        <w:rPr>
          <w:rFonts w:ascii="GHEA Grapalat" w:hAnsi="GHEA Grapalat"/>
          <w:lang w:val="hy-AM"/>
        </w:rPr>
      </w:pPr>
      <w:r>
        <w:rPr/>
        <w:drawing>
          <wp:inline distT="0" distB="0" distL="0" distR="0">
            <wp:extent cx="5161915" cy="3086100"/>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8"/>
                    <a:stretch>
                      <a:fillRect/>
                    </a:stretch>
                  </pic:blipFill>
                  <pic:spPr bwMode="auto">
                    <a:xfrm>
                      <a:off x="0" y="0"/>
                      <a:ext cx="5161915" cy="3086100"/>
                    </a:xfrm>
                    <a:prstGeom prst="rect">
                      <a:avLst/>
                    </a:prstGeom>
                    <a:noFill/>
                  </pic:spPr>
                </pic:pic>
              </a:graphicData>
            </a:graphic>
          </wp:inline>
        </w:drawing>
      </w:r>
    </w:p>
    <w:p>
      <w:pPr>
        <w:pStyle w:val="BodyText"/>
        <w:ind w:hanging="0"/>
        <w:jc w:val="center"/>
        <w:rPr>
          <w:rFonts w:ascii="GHEA Grapalat" w:hAnsi="GHEA Grapalat" w:eastAsia="Batang"/>
          <w:bCs/>
          <w:color w:themeColor="dark2" w:val="1F497D"/>
          <w:sz w:val="22"/>
          <w:lang w:val="hy-AM" w:eastAsia="en-GB"/>
        </w:rPr>
      </w:pPr>
      <w:bookmarkStart w:id="125" w:name="_Ref180588937"/>
      <w:bookmarkStart w:id="126" w:name="_Toc180590504"/>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18</w:t>
      </w:r>
      <w:r>
        <w:rPr>
          <w:sz w:val="22"/>
          <w:bCs/>
          <w:rFonts w:eastAsia="Batang" w:ascii="GHEA Grapalat" w:hAnsi="GHEA Grapalat"/>
          <w:color w:themeColor="dark2" w:val="1F497D"/>
          <w:lang w:val="hy-AM" w:eastAsia="en-GB"/>
        </w:rPr>
        <w:fldChar w:fldCharType="end"/>
      </w:r>
      <w:bookmarkEnd w:id="125"/>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Խմելու ջրի հիմնական աղբյուրները</w:t>
      </w:r>
      <w:bookmarkEnd w:id="126"/>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_Ref180588937 \h </w:instrText>
      </w:r>
      <w:r>
        <w:rPr>
          <w:sz w:val="22"/>
          <w:szCs w:val="22"/>
          <w:rFonts w:ascii="GHEA Grapalat" w:hAnsi="GHEA Grapalat"/>
          <w:lang w:val="hy-AM"/>
        </w:rPr>
        <w:fldChar w:fldCharType="separate"/>
      </w:r>
      <w:r>
        <w:rPr>
          <w:sz w:val="22"/>
          <w:szCs w:val="22"/>
          <w:rFonts w:ascii="GHEA Grapalat" w:hAnsi="GHEA Grapalat"/>
          <w:lang w:val="hy-AM"/>
        </w:rPr>
        <w:t>Գծապատկեր 18</w:t>
      </w:r>
      <w:r>
        <w:rPr>
          <w:sz w:val="22"/>
          <w:szCs w:val="22"/>
          <w:rFonts w:ascii="GHEA Grapalat" w:hAnsi="GHEA Grapalat"/>
          <w:lang w:val="hy-AM"/>
        </w:rPr>
        <w:fldChar w:fldCharType="end"/>
      </w:r>
      <w:r>
        <w:rPr>
          <w:rFonts w:ascii="GHEA Grapalat" w:hAnsi="GHEA Grapalat"/>
          <w:sz w:val="22"/>
          <w:szCs w:val="22"/>
          <w:lang w:val="hy-AM"/>
        </w:rPr>
        <w:t>-ը ցույց է տալիս խմելու ջրի հիմնական աղբյուրները.</w:t>
      </w:r>
    </w:p>
    <w:p>
      <w:pPr>
        <w:pStyle w:val="BodyText"/>
        <w:numPr>
          <w:ilvl w:val="0"/>
          <w:numId w:val="45"/>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Արարատի մարզ.</w:t>
      </w:r>
    </w:p>
    <w:p>
      <w:pPr>
        <w:pStyle w:val="BodyText"/>
        <w:numPr>
          <w:ilvl w:val="1"/>
          <w:numId w:val="45"/>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Կենտրոնացված ջրամատակարարումը եղել է գերակշռող աղբյուրը՝ 2005 թվականի 94%-ից աճելով մինչև 98% 2022 թվականին:</w:t>
      </w:r>
    </w:p>
    <w:p>
      <w:pPr>
        <w:pStyle w:val="BodyText"/>
        <w:numPr>
          <w:ilvl w:val="1"/>
          <w:numId w:val="45"/>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Սեփական ջրամատակարարման համակարգերը և այլ աղբյուրները նվազել են 6%-ից մինչև մոտ 2%:</w:t>
      </w:r>
    </w:p>
    <w:p>
      <w:pPr>
        <w:pStyle w:val="BodyText"/>
        <w:numPr>
          <w:ilvl w:val="0"/>
          <w:numId w:val="45"/>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Վայոց ձորի մարզ.</w:t>
      </w:r>
    </w:p>
    <w:p>
      <w:pPr>
        <w:pStyle w:val="BodyText"/>
        <w:numPr>
          <w:ilvl w:val="1"/>
          <w:numId w:val="45"/>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Կենտրոնացված ջրամատակարարումը նույնպես գերակշռող է եղել՝ 2005 թվականի 96%-ից աճելով մինչև 98% 2022 թվականին:</w:t>
      </w:r>
    </w:p>
    <w:p>
      <w:pPr>
        <w:pStyle w:val="BodyText"/>
        <w:numPr>
          <w:ilvl w:val="1"/>
          <w:numId w:val="45"/>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Այլ աղբյուրները, ներառյալ սեփական համակարգերը, նվազել են 4%-ից մինչև մոտ 2%:</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Երկու մարզերում էլ կենտրոնացված ջրամատակարարման համակարգերի բարձր կախվածությունը վկայում է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ջրային ենթակառուցվածքների զարգացած լինելու մասին:</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BodyText"/>
        <w:spacing w:lineRule="auto" w:line="276" w:before="120" w:after="0"/>
        <w:ind w:hanging="0"/>
        <w:jc w:val="center"/>
        <w:rPr>
          <w:rFonts w:ascii="GHEA Grapalat" w:hAnsi="GHEA Grapalat"/>
          <w:sz w:val="22"/>
          <w:szCs w:val="22"/>
          <w:lang w:val="hy-AM"/>
        </w:rPr>
      </w:pPr>
      <w:r>
        <w:rPr/>
        <w:drawing>
          <wp:inline distT="0" distB="0" distL="0" distR="0">
            <wp:extent cx="5348605" cy="319786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9"/>
                    <a:stretch>
                      <a:fillRect/>
                    </a:stretch>
                  </pic:blipFill>
                  <pic:spPr bwMode="auto">
                    <a:xfrm>
                      <a:off x="0" y="0"/>
                      <a:ext cx="5348605" cy="3197860"/>
                    </a:xfrm>
                    <a:prstGeom prst="rect">
                      <a:avLst/>
                    </a:prstGeom>
                    <a:noFill/>
                  </pic:spPr>
                </pic:pic>
              </a:graphicData>
            </a:graphic>
          </wp:inline>
        </w:drawing>
      </w:r>
    </w:p>
    <w:p>
      <w:pPr>
        <w:pStyle w:val="BodyText"/>
        <w:spacing w:lineRule="auto" w:line="276" w:before="120" w:after="0"/>
        <w:jc w:val="center"/>
        <w:rPr>
          <w:rFonts w:ascii="GHEA Grapalat" w:hAnsi="GHEA Grapalat"/>
          <w:lang w:val="hy-AM"/>
        </w:rPr>
      </w:pPr>
      <w:bookmarkStart w:id="127" w:name="_Toc180590505"/>
      <w:bookmarkStart w:id="128" w:name="_Ref180588973"/>
      <w:r>
        <w:rPr>
          <w:rFonts w:eastAsia="Batang" w:ascii="GHEA Grapalat" w:hAnsi="GHEA Grapalat"/>
          <w:bCs/>
          <w:color w:themeColor="dark2" w:val="1F497D"/>
          <w:sz w:val="22"/>
          <w:lang w:val="hy-AM" w:eastAsia="en-GB"/>
        </w:rPr>
        <w:t xml:space="preserve">Գծապատկեր </w:t>
      </w:r>
      <w:r>
        <w:rPr>
          <w:rFonts w:eastAsia="Batang" w:ascii="GHEA Grapalat" w:hAnsi="GHEA Grapalat"/>
          <w:bCs/>
          <w:color w:themeColor="dark2" w:val="1F497D"/>
          <w:sz w:val="22"/>
          <w:lang w:val="hy-AM" w:eastAsia="en-GB"/>
        </w:rPr>
        <w:fldChar w:fldCharType="begin"/>
      </w:r>
      <w:r>
        <w:rPr>
          <w:sz w:val="22"/>
          <w:bCs/>
          <w:rFonts w:eastAsia="Batang" w:ascii="GHEA Grapalat" w:hAnsi="GHEA Grapalat"/>
          <w:color w:themeColor="dark2" w:val="1F497D"/>
          <w:lang w:val="hy-AM" w:eastAsia="en-GB"/>
        </w:rPr>
        <w:instrText xml:space="preserve"> SEQ Գծապատկեր \* ARABIC </w:instrText>
      </w:r>
      <w:r>
        <w:rPr>
          <w:sz w:val="22"/>
          <w:bCs/>
          <w:rFonts w:eastAsia="Batang" w:ascii="GHEA Grapalat" w:hAnsi="GHEA Grapalat"/>
          <w:color w:themeColor="dark2" w:val="1F497D"/>
          <w:lang w:val="hy-AM" w:eastAsia="en-GB"/>
        </w:rPr>
        <w:fldChar w:fldCharType="separate"/>
      </w:r>
      <w:r>
        <w:rPr>
          <w:sz w:val="22"/>
          <w:bCs/>
          <w:rFonts w:eastAsia="Batang" w:ascii="GHEA Grapalat" w:hAnsi="GHEA Grapalat"/>
          <w:color w:themeColor="dark2" w:val="1F497D"/>
          <w:lang w:val="hy-AM" w:eastAsia="en-GB"/>
        </w:rPr>
        <w:t>19</w:t>
      </w:r>
      <w:r>
        <w:rPr>
          <w:sz w:val="22"/>
          <w:bCs/>
          <w:rFonts w:eastAsia="Batang" w:ascii="GHEA Grapalat" w:hAnsi="GHEA Grapalat"/>
          <w:color w:themeColor="dark2" w:val="1F497D"/>
          <w:lang w:val="hy-AM" w:eastAsia="en-GB"/>
        </w:rPr>
        <w:fldChar w:fldCharType="end"/>
      </w:r>
      <w:bookmarkEnd w:id="128"/>
      <w:r>
        <w:rPr>
          <w:rFonts w:eastAsia="Batang" w:cs="Cambria Math" w:ascii="Cambria Math" w:hAnsi="Cambria Math"/>
          <w:bCs/>
          <w:color w:themeColor="dark2" w:val="1F497D"/>
          <w:sz w:val="22"/>
          <w:lang w:val="hy-AM" w:eastAsia="en-GB"/>
        </w:rPr>
        <w:t>․</w:t>
      </w:r>
      <w:r>
        <w:rPr>
          <w:rFonts w:eastAsia="Batang" w:ascii="GHEA Grapalat" w:hAnsi="GHEA Grapalat"/>
          <w:bCs/>
          <w:color w:themeColor="dark2" w:val="1F497D"/>
          <w:sz w:val="22"/>
          <w:lang w:val="hy-AM" w:eastAsia="en-GB"/>
        </w:rPr>
        <w:t xml:space="preserve"> Ջրի ծորակների տեղադրությունը</w:t>
      </w:r>
      <w:bookmarkEnd w:id="127"/>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_Ref180588973 \h </w:instrText>
      </w:r>
      <w:r>
        <w:rPr>
          <w:sz w:val="22"/>
          <w:szCs w:val="22"/>
          <w:rFonts w:ascii="GHEA Grapalat" w:hAnsi="GHEA Grapalat"/>
          <w:lang w:val="hy-AM"/>
        </w:rPr>
        <w:fldChar w:fldCharType="separate"/>
      </w:r>
      <w:r>
        <w:rPr>
          <w:sz w:val="22"/>
          <w:szCs w:val="22"/>
          <w:rFonts w:ascii="GHEA Grapalat" w:hAnsi="GHEA Grapalat"/>
          <w:lang w:val="hy-AM"/>
        </w:rPr>
        <w:t>Գծապատկեր 19</w:t>
      </w:r>
      <w:r>
        <w:rPr>
          <w:sz w:val="22"/>
          <w:szCs w:val="22"/>
          <w:rFonts w:ascii="GHEA Grapalat" w:hAnsi="GHEA Grapalat"/>
          <w:lang w:val="hy-AM"/>
        </w:rPr>
        <w:fldChar w:fldCharType="end"/>
      </w:r>
      <w:r>
        <w:rPr>
          <w:rFonts w:ascii="GHEA Grapalat" w:hAnsi="GHEA Grapalat"/>
          <w:sz w:val="22"/>
          <w:szCs w:val="22"/>
          <w:lang w:val="hy-AM"/>
        </w:rPr>
        <w:t>-ը ցույց է տալիս ջրի ծորակների տեղադրության զգալի բարելավումներ.</w:t>
      </w:r>
    </w:p>
    <w:p>
      <w:pPr>
        <w:pStyle w:val="BodyText"/>
        <w:numPr>
          <w:ilvl w:val="0"/>
          <w:numId w:val="46"/>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Արարատի մարզ.</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Ներսի ծորակները կտրուկ աճել են 2005 թվականի 59%-ից մինչև 97% 2022 թվականին:</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Բակի ծորակները նվազել են 38%-ից մինչև 3%:</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Փողոցի ծորակները գրեթե ամբողջությամբ վերացվել են՝ 3%-ից նվազելով մինչև գրեթե 0%:</w:t>
      </w:r>
    </w:p>
    <w:p>
      <w:pPr>
        <w:pStyle w:val="BodyText"/>
        <w:numPr>
          <w:ilvl w:val="0"/>
          <w:numId w:val="46"/>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Վայոց ձորի մարզ.</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Ներսի ծորակները աճել են 2005 թվականի 75%-ից մինչև 91% 2022 թվականին:</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Բակի ծորակները նվազել են 23%-ից մինչև 9%:</w:t>
      </w:r>
    </w:p>
    <w:p>
      <w:pPr>
        <w:pStyle w:val="BodyText"/>
        <w:numPr>
          <w:ilvl w:val="1"/>
          <w:numId w:val="46"/>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Փողոցի ծորակները գործնականում վերացվել են՝ 2%-ից նվազելով մինչև 0%:</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Այս բարելավումները վկայում են երկու մարզերում էլ ջրի հասանելիության բարձրացման և հնարավոր ավելի արդյունավետ ջրօգտագործման մասին:</w:t>
      </w:r>
    </w:p>
    <w:p>
      <w:pPr>
        <w:pStyle w:val="BodyText"/>
        <w:ind w:hanging="0"/>
        <w:rPr>
          <w:rFonts w:ascii="GHEA Grapalat" w:hAnsi="GHEA Grapalat"/>
          <w:lang w:val="hy-AM"/>
        </w:rPr>
      </w:pPr>
      <w:r>
        <w:rPr/>
        <w:drawing>
          <wp:inline distT="0" distB="0" distL="0" distR="0">
            <wp:extent cx="5506085" cy="3291840"/>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0"/>
                    <a:stretch>
                      <a:fillRect/>
                    </a:stretch>
                  </pic:blipFill>
                  <pic:spPr bwMode="auto">
                    <a:xfrm>
                      <a:off x="0" y="0"/>
                      <a:ext cx="5506085" cy="3291840"/>
                    </a:xfrm>
                    <a:prstGeom prst="rect">
                      <a:avLst/>
                    </a:prstGeom>
                    <a:noFill/>
                  </pic:spPr>
                </pic:pic>
              </a:graphicData>
            </a:graphic>
          </wp:inline>
        </w:drawing>
      </w:r>
    </w:p>
    <w:p>
      <w:pPr>
        <w:pStyle w:val="BodyText"/>
        <w:spacing w:lineRule="auto" w:line="276" w:before="120" w:after="0"/>
        <w:ind w:hanging="0"/>
        <w:jc w:val="center"/>
        <w:rPr>
          <w:rFonts w:ascii="GHEA Grapalat" w:hAnsi="GHEA Grapalat"/>
          <w:sz w:val="22"/>
          <w:szCs w:val="22"/>
          <w:lang w:val="hy-AM"/>
        </w:rPr>
      </w:pPr>
      <w:bookmarkStart w:id="129" w:name="_Ref180589026"/>
      <w:bookmarkStart w:id="130" w:name="_Toc180590506"/>
      <w:r>
        <w:rPr>
          <w:rFonts w:eastAsia="Batang" w:ascii="GHEA Grapalat" w:hAnsi="GHEA Grapalat"/>
          <w:bCs/>
          <w:color w:themeColor="dark2" w:val="1F497D"/>
          <w:sz w:val="22"/>
          <w:szCs w:val="22"/>
          <w:lang w:val="hy-AM" w:eastAsia="en-GB"/>
        </w:rPr>
        <w:t xml:space="preserve">Գծապատկեր </w:t>
      </w:r>
      <w:r>
        <w:rPr>
          <w:rFonts w:eastAsia="Batang" w:ascii="GHEA Grapalat" w:hAnsi="GHEA Grapalat"/>
          <w:bCs/>
          <w:color w:themeColor="dark2" w:val="1F497D"/>
          <w:sz w:val="22"/>
          <w:szCs w:val="22"/>
          <w:lang w:val="hy-AM" w:eastAsia="en-GB"/>
        </w:rPr>
        <w:fldChar w:fldCharType="begin"/>
      </w:r>
      <w:r>
        <w:rPr>
          <w:sz w:val="22"/>
          <w:szCs w:val="22"/>
          <w:bCs/>
          <w:rFonts w:eastAsia="Batang" w:ascii="GHEA Grapalat" w:hAnsi="GHEA Grapalat"/>
          <w:color w:themeColor="dark2" w:val="1F497D"/>
          <w:lang w:val="hy-AM" w:eastAsia="en-GB"/>
        </w:rPr>
        <w:instrText xml:space="preserve"> SEQ Գծապատկեր \* ARABIC </w:instrText>
      </w:r>
      <w:r>
        <w:rPr>
          <w:sz w:val="22"/>
          <w:szCs w:val="22"/>
          <w:bCs/>
          <w:rFonts w:eastAsia="Batang" w:ascii="GHEA Grapalat" w:hAnsi="GHEA Grapalat"/>
          <w:color w:themeColor="dark2" w:val="1F497D"/>
          <w:lang w:val="hy-AM" w:eastAsia="en-GB"/>
        </w:rPr>
        <w:fldChar w:fldCharType="separate"/>
      </w:r>
      <w:r>
        <w:rPr>
          <w:sz w:val="22"/>
          <w:szCs w:val="22"/>
          <w:bCs/>
          <w:rFonts w:eastAsia="Batang" w:ascii="GHEA Grapalat" w:hAnsi="GHEA Grapalat"/>
          <w:color w:themeColor="dark2" w:val="1F497D"/>
          <w:lang w:val="hy-AM" w:eastAsia="en-GB"/>
        </w:rPr>
        <w:t>20</w:t>
      </w:r>
      <w:r>
        <w:rPr>
          <w:sz w:val="22"/>
          <w:szCs w:val="22"/>
          <w:bCs/>
          <w:rFonts w:eastAsia="Batang" w:ascii="GHEA Grapalat" w:hAnsi="GHEA Grapalat"/>
          <w:color w:themeColor="dark2" w:val="1F497D"/>
          <w:lang w:val="hy-AM" w:eastAsia="en-GB"/>
        </w:rPr>
        <w:fldChar w:fldCharType="end"/>
      </w:r>
      <w:bookmarkEnd w:id="129"/>
      <w:r>
        <w:rPr>
          <w:rFonts w:eastAsia="Batang" w:cs="Cambria Math" w:ascii="Cambria Math" w:hAnsi="Cambria Math"/>
          <w:bCs/>
          <w:color w:themeColor="dark2" w:val="1F497D"/>
          <w:sz w:val="22"/>
          <w:szCs w:val="22"/>
          <w:lang w:val="hy-AM" w:eastAsia="en-GB"/>
        </w:rPr>
        <w:t>․</w:t>
      </w:r>
      <w:r>
        <w:rPr>
          <w:rFonts w:eastAsia="Batang" w:ascii="GHEA Grapalat" w:hAnsi="GHEA Grapalat"/>
          <w:bCs/>
          <w:color w:themeColor="dark2" w:val="1F497D"/>
          <w:sz w:val="22"/>
          <w:szCs w:val="22"/>
          <w:lang w:val="hy-AM" w:eastAsia="en-GB"/>
        </w:rPr>
        <w:t xml:space="preserve"> Աղբահանությունը Արարատի և Վայոց ձորի մարզերում</w:t>
      </w:r>
      <w:bookmarkEnd w:id="130"/>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fldChar w:fldCharType="begin"/>
      </w:r>
      <w:r>
        <w:rPr>
          <w:sz w:val="22"/>
          <w:szCs w:val="22"/>
          <w:rFonts w:ascii="GHEA Grapalat" w:hAnsi="GHEA Grapalat"/>
          <w:lang w:val="hy-AM"/>
        </w:rPr>
        <w:instrText xml:space="preserve"> REF _Ref180589026 \h </w:instrText>
      </w:r>
      <w:r>
        <w:rPr>
          <w:sz w:val="22"/>
          <w:szCs w:val="22"/>
          <w:rFonts w:ascii="GHEA Grapalat" w:hAnsi="GHEA Grapalat"/>
          <w:lang w:val="hy-AM"/>
        </w:rPr>
        <w:fldChar w:fldCharType="separate"/>
      </w:r>
      <w:r>
        <w:rPr>
          <w:sz w:val="22"/>
          <w:szCs w:val="22"/>
          <w:rFonts w:ascii="GHEA Grapalat" w:hAnsi="GHEA Grapalat"/>
          <w:lang w:val="hy-AM"/>
        </w:rPr>
        <w:t>Գծապատկեր 20</w:t>
      </w:r>
      <w:r>
        <w:rPr>
          <w:sz w:val="22"/>
          <w:szCs w:val="22"/>
          <w:rFonts w:ascii="GHEA Grapalat" w:hAnsi="GHEA Grapalat"/>
          <w:lang w:val="hy-AM"/>
        </w:rPr>
        <w:fldChar w:fldCharType="end"/>
      </w:r>
      <w:r>
        <w:rPr>
          <w:rFonts w:ascii="GHEA Grapalat" w:hAnsi="GHEA Grapalat"/>
          <w:sz w:val="22"/>
          <w:szCs w:val="22"/>
          <w:lang w:val="hy-AM"/>
        </w:rPr>
        <w:t>-ը ցույց է տալիս թափոնների կառավարման զգալի առաջընթաց.</w:t>
      </w:r>
    </w:p>
    <w:p>
      <w:pPr>
        <w:pStyle w:val="BodyText"/>
        <w:numPr>
          <w:ilvl w:val="0"/>
          <w:numId w:val="47"/>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Արարատի մարզ.</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Աղբահանության համակարգերի օգտագործումն աճել է 2005 թվականի 33%-ից մինչև 55% 2022 թվականին:</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Աղբահանության ծառայությունները աճել են 33%-ից մինչև 45%:</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Տնային տնտեսությունների կողմից աղբի բնություն նետումը կտրուկ նվազել է 37%-ից մինչև 0%:</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Տնային տնտեսությունների կողմից աղբի այրումը նվազել է 19% -ից մինչև 0%:</w:t>
      </w:r>
    </w:p>
    <w:p>
      <w:pPr>
        <w:pStyle w:val="BodyText"/>
        <w:numPr>
          <w:ilvl w:val="0"/>
          <w:numId w:val="47"/>
        </w:numPr>
        <w:tabs>
          <w:tab w:val="clear" w:pos="720"/>
          <w:tab w:val="left" w:pos="709"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Վայոց ձորի մարզ.</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Աղբահանության համակարգերի օգտագործումն աճել է 2005 թվականի 40%-ից մինչև 72% 2022 թվականին:</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Աղբահանության ծառայությունները փոքր-ինչ նվազել են 40%-ից մինչև 27%:</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Տնային տնտեսությունների կողմից աղբի բնություն նետումը զգալիորեն նվազել է 14%-ից մինչև 1%:</w:t>
      </w:r>
    </w:p>
    <w:p>
      <w:pPr>
        <w:pStyle w:val="BodyText"/>
        <w:numPr>
          <w:ilvl w:val="1"/>
          <w:numId w:val="47"/>
        </w:numPr>
        <w:tabs>
          <w:tab w:val="clear" w:pos="720"/>
          <w:tab w:val="left" w:pos="1418" w:leader="none"/>
        </w:tabs>
        <w:suppressAutoHyphens w:val="true"/>
        <w:spacing w:lineRule="auto" w:line="276" w:before="120" w:after="0"/>
        <w:rPr>
          <w:rFonts w:ascii="GHEA Grapalat" w:hAnsi="GHEA Grapalat"/>
          <w:sz w:val="22"/>
          <w:szCs w:val="22"/>
          <w:lang w:val="hy-AM"/>
        </w:rPr>
      </w:pPr>
      <w:r>
        <w:rPr>
          <w:rFonts w:ascii="GHEA Grapalat" w:hAnsi="GHEA Grapalat"/>
          <w:sz w:val="22"/>
          <w:szCs w:val="22"/>
          <w:lang w:val="hy-AM"/>
        </w:rPr>
        <w:t>Տնային տնտեսությունների կողմից աղբի այրումը նվազել է 13%-ից մինչև 0%:</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Թափոնների կառավարման պրակտիկայի այս բարելավումը կարևոր է Արարատյան </w:t>
      </w:r>
      <w:r>
        <w:rPr>
          <w:rFonts w:cs="Arial" w:ascii="GHEA Grapalat" w:hAnsi="GHEA Grapalat"/>
          <w:sz w:val="22"/>
          <w:szCs w:val="22"/>
          <w:lang w:val="hy-AM"/>
        </w:rPr>
        <w:t>ՋԿՏ-ում</w:t>
      </w:r>
      <w:r>
        <w:rPr>
          <w:rFonts w:ascii="GHEA Grapalat" w:hAnsi="GHEA Grapalat"/>
          <w:sz w:val="22"/>
          <w:szCs w:val="22"/>
          <w:lang w:val="hy-AM"/>
        </w:rPr>
        <w:t xml:space="preserve"> ջրային ռեսուրսների և ընդհանուր շրջակա միջավայրի առողջության պահպանման համար:</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միտումները</w:t>
      </w:r>
      <w:r>
        <w:rPr>
          <w:rFonts w:ascii="GHEA Grapalat" w:hAnsi="GHEA Grapalat"/>
          <w:sz w:val="22"/>
          <w:szCs w:val="22"/>
          <w:lang w:val="hy-AM"/>
        </w:rPr>
        <w:t xml:space="preserve"> </w:t>
      </w:r>
      <w:r>
        <w:rPr>
          <w:rFonts w:cs="Arial" w:ascii="GHEA Grapalat" w:hAnsi="GHEA Grapalat"/>
          <w:sz w:val="22"/>
          <w:szCs w:val="22"/>
          <w:lang w:val="hy-AM"/>
        </w:rPr>
        <w:t>արժեքավոր</w:t>
      </w:r>
      <w:r>
        <w:rPr>
          <w:rFonts w:ascii="GHEA Grapalat" w:hAnsi="GHEA Grapalat"/>
          <w:sz w:val="22"/>
          <w:szCs w:val="22"/>
          <w:lang w:val="hy-AM"/>
        </w:rPr>
        <w:t xml:space="preserve"> </w:t>
      </w:r>
      <w:r>
        <w:rPr>
          <w:rFonts w:cs="Arial" w:ascii="GHEA Grapalat" w:hAnsi="GHEA Grapalat"/>
          <w:sz w:val="22"/>
          <w:szCs w:val="22"/>
          <w:lang w:val="hy-AM"/>
        </w:rPr>
        <w:t>տեղեկություններ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տրամադրում</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 քաղաքականություն</w:t>
      </w:r>
      <w:r>
        <w:rPr>
          <w:rFonts w:ascii="GHEA Grapalat" w:hAnsi="GHEA Grapalat"/>
          <w:sz w:val="22"/>
          <w:szCs w:val="22"/>
          <w:lang w:val="hy-AM"/>
        </w:rPr>
        <w:t xml:space="preserve"> </w:t>
      </w:r>
      <w:r>
        <w:rPr>
          <w:rFonts w:cs="Arial" w:ascii="GHEA Grapalat" w:hAnsi="GHEA Grapalat"/>
          <w:sz w:val="22"/>
          <w:szCs w:val="22"/>
          <w:lang w:val="hy-AM"/>
        </w:rPr>
        <w:t>մշակողների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շահագրգիռ</w:t>
      </w:r>
      <w:r>
        <w:rPr>
          <w:rFonts w:ascii="GHEA Grapalat" w:hAnsi="GHEA Grapalat"/>
          <w:sz w:val="22"/>
          <w:szCs w:val="22"/>
          <w:lang w:val="hy-AM"/>
        </w:rPr>
        <w:t xml:space="preserve"> </w:t>
      </w:r>
      <w:r>
        <w:rPr>
          <w:rFonts w:cs="Arial" w:ascii="GHEA Grapalat" w:hAnsi="GHEA Grapalat"/>
          <w:sz w:val="22"/>
          <w:szCs w:val="22"/>
          <w:lang w:val="hy-AM"/>
        </w:rPr>
        <w:t>կողմերի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առաջընթացի</w:t>
      </w:r>
      <w:r>
        <w:rPr>
          <w:rFonts w:ascii="GHEA Grapalat" w:hAnsi="GHEA Grapalat"/>
          <w:sz w:val="22"/>
          <w:szCs w:val="22"/>
          <w:lang w:val="hy-AM"/>
        </w:rPr>
        <w:t xml:space="preserve"> </w:t>
      </w:r>
      <w:r>
        <w:rPr>
          <w:rFonts w:cs="Arial" w:ascii="GHEA Grapalat" w:hAnsi="GHEA Grapalat"/>
          <w:sz w:val="22"/>
          <w:szCs w:val="22"/>
          <w:lang w:val="hy-AM"/>
        </w:rPr>
        <w:t>ոլորտները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ենթակառուցվածքների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բնագավառում</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շատ</w:t>
      </w:r>
      <w:r>
        <w:rPr>
          <w:rFonts w:ascii="GHEA Grapalat" w:hAnsi="GHEA Grapalat"/>
          <w:sz w:val="22"/>
          <w:szCs w:val="22"/>
          <w:lang w:val="hy-AM"/>
        </w:rPr>
        <w:t xml:space="preserve"> </w:t>
      </w:r>
      <w:r>
        <w:rPr>
          <w:rFonts w:cs="Arial" w:ascii="GHEA Grapalat" w:hAnsi="GHEA Grapalat"/>
          <w:sz w:val="22"/>
          <w:szCs w:val="22"/>
          <w:lang w:val="hy-AM"/>
        </w:rPr>
        <w:t>տների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հասանելիության</w:t>
      </w:r>
      <w:r>
        <w:rPr>
          <w:rFonts w:ascii="GHEA Grapalat" w:hAnsi="GHEA Grapalat"/>
          <w:sz w:val="22"/>
          <w:szCs w:val="22"/>
          <w:lang w:val="hy-AM"/>
        </w:rPr>
        <w:t xml:space="preserve"> </w:t>
      </w:r>
      <w:r>
        <w:rPr>
          <w:rFonts w:cs="Arial" w:ascii="GHEA Grapalat" w:hAnsi="GHEA Grapalat"/>
          <w:sz w:val="22"/>
          <w:szCs w:val="22"/>
          <w:lang w:val="hy-AM"/>
        </w:rPr>
        <w:t>բարելավման</w:t>
      </w:r>
      <w:r>
        <w:rPr>
          <w:rFonts w:ascii="GHEA Grapalat" w:hAnsi="GHEA Grapalat"/>
          <w:sz w:val="22"/>
          <w:szCs w:val="22"/>
          <w:lang w:val="hy-AM"/>
        </w:rPr>
        <w:t xml:space="preserve"> </w:t>
      </w:r>
      <w:r>
        <w:rPr>
          <w:rFonts w:cs="Arial" w:ascii="GHEA Grapalat" w:hAnsi="GHEA Grapalat"/>
          <w:sz w:val="22"/>
          <w:szCs w:val="22"/>
          <w:lang w:val="hy-AM"/>
        </w:rPr>
        <w:t>միտումը</w:t>
      </w:r>
      <w:r>
        <w:rPr>
          <w:rFonts w:ascii="GHEA Grapalat" w:hAnsi="GHEA Grapalat"/>
          <w:sz w:val="22"/>
          <w:szCs w:val="22"/>
          <w:lang w:val="hy-AM"/>
        </w:rPr>
        <w:t xml:space="preserve"> </w:t>
      </w:r>
      <w:r>
        <w:rPr>
          <w:rFonts w:cs="Arial" w:ascii="GHEA Grapalat" w:hAnsi="GHEA Grapalat"/>
          <w:sz w:val="22"/>
          <w:szCs w:val="22"/>
          <w:lang w:val="hy-AM"/>
        </w:rPr>
        <w:t>վկայում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փոփոխվող</w:t>
      </w:r>
      <w:r>
        <w:rPr>
          <w:rFonts w:ascii="GHEA Grapalat" w:hAnsi="GHEA Grapalat"/>
          <w:sz w:val="22"/>
          <w:szCs w:val="22"/>
          <w:lang w:val="hy-AM"/>
        </w:rPr>
        <w:t xml:space="preserve"> </w:t>
      </w:r>
      <w:r>
        <w:rPr>
          <w:rFonts w:cs="Arial" w:ascii="GHEA Grapalat" w:hAnsi="GHEA Grapalat"/>
          <w:sz w:val="22"/>
          <w:szCs w:val="22"/>
          <w:lang w:val="hy-AM"/>
        </w:rPr>
        <w:t>մոդելների</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առնվեն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ռազմավարություններում</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պրակտիկայի</w:t>
      </w:r>
      <w:r>
        <w:rPr>
          <w:rFonts w:ascii="GHEA Grapalat" w:hAnsi="GHEA Grapalat"/>
          <w:sz w:val="22"/>
          <w:szCs w:val="22"/>
          <w:lang w:val="hy-AM"/>
        </w:rPr>
        <w:t xml:space="preserve"> </w:t>
      </w:r>
      <w:r>
        <w:rPr>
          <w:rFonts w:cs="Arial" w:ascii="GHEA Grapalat" w:hAnsi="GHEA Grapalat"/>
          <w:sz w:val="22"/>
          <w:szCs w:val="22"/>
          <w:lang w:val="hy-AM"/>
        </w:rPr>
        <w:t>առաջընթացը</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նպաստում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ավազանում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պահպանմանը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սոցիալ</w:t>
      </w:r>
      <w:r>
        <w:rPr>
          <w:rFonts w:ascii="GHEA Grapalat" w:hAnsi="GHEA Grapalat"/>
          <w:sz w:val="22"/>
          <w:szCs w:val="22"/>
          <w:lang w:val="hy-AM"/>
        </w:rPr>
        <w:t>-</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գործոնները</w:t>
      </w:r>
      <w:r>
        <w:rPr>
          <w:rFonts w:ascii="GHEA Grapalat" w:hAnsi="GHEA Grapalat"/>
          <w:sz w:val="22"/>
          <w:szCs w:val="22"/>
          <w:lang w:val="hy-AM"/>
        </w:rPr>
        <w:t xml:space="preserve"> </w:t>
      </w:r>
      <w:r>
        <w:rPr>
          <w:rFonts w:cs="Arial" w:ascii="GHEA Grapalat" w:hAnsi="GHEA Grapalat"/>
          <w:sz w:val="22"/>
          <w:szCs w:val="22"/>
          <w:lang w:val="hy-AM"/>
        </w:rPr>
        <w:t>հիդրոլոգիական</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ինտեգրելով՝</w:t>
      </w:r>
      <w:r>
        <w:rPr>
          <w:rFonts w:ascii="GHEA Grapalat" w:hAnsi="GHEA Grapalat"/>
          <w:sz w:val="22"/>
          <w:szCs w:val="22"/>
          <w:lang w:val="hy-AM"/>
        </w:rPr>
        <w:t xml:space="preserve"> </w:t>
      </w:r>
      <w:r>
        <w:rPr>
          <w:rFonts w:cs="Arial" w:ascii="GHEA Grapalat" w:hAnsi="GHEA Grapalat"/>
          <w:sz w:val="22"/>
          <w:szCs w:val="22"/>
          <w:lang w:val="hy-AM"/>
        </w:rPr>
        <w:t>որոշում</w:t>
      </w:r>
      <w:r>
        <w:rPr>
          <w:rFonts w:ascii="GHEA Grapalat" w:hAnsi="GHEA Grapalat"/>
          <w:sz w:val="22"/>
          <w:szCs w:val="22"/>
          <w:lang w:val="hy-AM"/>
        </w:rPr>
        <w:t xml:space="preserve"> </w:t>
      </w:r>
      <w:r>
        <w:rPr>
          <w:rFonts w:cs="Arial" w:ascii="GHEA Grapalat" w:hAnsi="GHEA Grapalat"/>
          <w:sz w:val="22"/>
          <w:szCs w:val="22"/>
          <w:lang w:val="hy-AM"/>
        </w:rPr>
        <w:t>կայացնողները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մշակել</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արդյունավետ</w:t>
      </w:r>
      <w:r>
        <w:rPr>
          <w:rFonts w:ascii="GHEA Grapalat" w:hAnsi="GHEA Grapalat"/>
          <w:sz w:val="22"/>
          <w:szCs w:val="22"/>
          <w:lang w:val="hy-AM"/>
        </w:rPr>
        <w:t xml:space="preserve"> </w:t>
      </w:r>
      <w:r>
        <w:rPr>
          <w:rFonts w:cs="Arial" w:ascii="GHEA Grapalat" w:hAnsi="GHEA Grapalat"/>
          <w:sz w:val="22"/>
          <w:szCs w:val="22"/>
          <w:lang w:val="hy-AM"/>
        </w:rPr>
        <w:t>ռազմավարություններ</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 ջրի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Ուշադրությունը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կենտրոնացվի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հասանելիության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թափոնների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միտումների</w:t>
      </w:r>
      <w:r>
        <w:rPr>
          <w:rFonts w:ascii="GHEA Grapalat" w:hAnsi="GHEA Grapalat"/>
          <w:sz w:val="22"/>
          <w:szCs w:val="22"/>
          <w:lang w:val="hy-AM"/>
        </w:rPr>
        <w:t xml:space="preserve"> </w:t>
      </w:r>
      <w:r>
        <w:rPr>
          <w:rFonts w:cs="Arial" w:ascii="GHEA Grapalat" w:hAnsi="GHEA Grapalat"/>
          <w:sz w:val="22"/>
          <w:szCs w:val="22"/>
          <w:lang w:val="hy-AM"/>
        </w:rPr>
        <w:t>պահպանման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անդրադառնալով</w:t>
      </w:r>
      <w:r>
        <w:rPr>
          <w:rFonts w:ascii="GHEA Grapalat" w:hAnsi="GHEA Grapalat"/>
          <w:sz w:val="22"/>
          <w:szCs w:val="22"/>
          <w:lang w:val="hy-AM"/>
        </w:rPr>
        <w:t xml:space="preserve"> </w:t>
      </w:r>
      <w:r>
        <w:rPr>
          <w:rFonts w:cs="Arial" w:ascii="GHEA Grapalat" w:hAnsi="GHEA Grapalat"/>
          <w:sz w:val="22"/>
          <w:szCs w:val="22"/>
          <w:lang w:val="hy-AM"/>
        </w:rPr>
        <w:t>բնակության</w:t>
      </w:r>
      <w:r>
        <w:rPr>
          <w:rFonts w:ascii="GHEA Grapalat" w:hAnsi="GHEA Grapalat"/>
          <w:sz w:val="22"/>
          <w:szCs w:val="22"/>
          <w:lang w:val="hy-AM"/>
        </w:rPr>
        <w:t xml:space="preserve"> </w:t>
      </w:r>
      <w:r>
        <w:rPr>
          <w:rFonts w:cs="Arial" w:ascii="GHEA Grapalat" w:hAnsi="GHEA Grapalat"/>
          <w:sz w:val="22"/>
          <w:szCs w:val="22"/>
          <w:lang w:val="hy-AM"/>
        </w:rPr>
        <w:t>մոդելների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փոփոխությունների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կապված</w:t>
      </w:r>
      <w:r>
        <w:rPr>
          <w:rFonts w:ascii="GHEA Grapalat" w:hAnsi="GHEA Grapalat"/>
          <w:sz w:val="22"/>
          <w:szCs w:val="22"/>
          <w:lang w:val="hy-AM"/>
        </w:rPr>
        <w:t xml:space="preserve"> </w:t>
      </w:r>
      <w:r>
        <w:rPr>
          <w:rFonts w:cs="Arial" w:ascii="GHEA Grapalat" w:hAnsi="GHEA Grapalat"/>
          <w:sz w:val="22"/>
          <w:szCs w:val="22"/>
          <w:lang w:val="hy-AM"/>
        </w:rPr>
        <w:t>ծագող</w:t>
      </w:r>
      <w:r>
        <w:rPr>
          <w:rFonts w:ascii="GHEA Grapalat" w:hAnsi="GHEA Grapalat"/>
          <w:sz w:val="22"/>
          <w:szCs w:val="22"/>
          <w:lang w:val="hy-AM"/>
        </w:rPr>
        <w:t xml:space="preserve"> </w:t>
      </w:r>
      <w:r>
        <w:rPr>
          <w:rFonts w:cs="Arial" w:ascii="GHEA Grapalat" w:hAnsi="GHEA Grapalat"/>
          <w:sz w:val="22"/>
          <w:szCs w:val="22"/>
          <w:lang w:val="hy-AM"/>
        </w:rPr>
        <w:t>մարտահրավերներին</w:t>
      </w:r>
      <w:r>
        <w:rPr>
          <w:rFonts w:ascii="GHEA Grapalat" w:hAnsi="GHEA Grapalat"/>
          <w:sz w:val="22"/>
          <w:szCs w:val="22"/>
          <w:lang w:val="hy-AM"/>
        </w:rPr>
        <w:t>:</w:t>
      </w:r>
    </w:p>
    <w:p>
      <w:pPr>
        <w:pStyle w:val="Normal"/>
        <w:spacing w:before="0" w:after="200"/>
        <w:ind w:hanging="0"/>
        <w:jc w:val="left"/>
        <w:rPr>
          <w:rFonts w:ascii="GHEA Grapalat" w:hAnsi="GHEA Grapalat"/>
          <w:lang w:val="hy-AM"/>
        </w:rPr>
      </w:pPr>
      <w:r>
        <w:rPr>
          <w:rFonts w:ascii="GHEA Grapalat" w:hAnsi="GHEA Grapalat"/>
          <w:lang w:val="hy-AM"/>
        </w:rPr>
      </w:r>
    </w:p>
    <w:p>
      <w:pPr>
        <w:pStyle w:val="Heading2"/>
        <w:numPr>
          <w:ilvl w:val="1"/>
          <w:numId w:val="26"/>
        </w:numPr>
        <w:spacing w:before="120" w:after="0"/>
        <w:rPr>
          <w:rFonts w:ascii="GHEA Grapalat" w:hAnsi="GHEA Grapalat" w:cs="Arial"/>
          <w:sz w:val="26"/>
          <w:lang w:val="hy-AM"/>
        </w:rPr>
      </w:pPr>
      <w:bookmarkStart w:id="131" w:name="_Toc180589687"/>
      <w:r>
        <w:rPr>
          <w:rFonts w:cs="Arial" w:ascii="GHEA Grapalat" w:hAnsi="GHEA Grapalat"/>
          <w:sz w:val="26"/>
          <w:lang w:val="hy-AM"/>
        </w:rPr>
        <w:t>Ծախսածածկման սկզբունքների կիրառման և ջրամատակարարման ծառայությունների վերլուծություն</w:t>
      </w:r>
      <w:bookmarkEnd w:id="131"/>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Արարատյան ՋԿՏ-ում ջրային ռեսուրսների տնտեսական կառավարման հարցում դեռևս շատ խնդիրներ կան: Ջրային համակարգում զգալի կորուստները հստակ հաշվարկված չեն, ինչը էականորեն ազդում է ջրի ինքնարժեքի վրա: Ոռոգման համակարգն արդյունավետ չէ, և կաթիլային ոռոգման մակարդակը ցածր է, ինչն իր հերթին ազդում է գյուղատնտեսական արտադրանքի գնի վրա:</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ծախսերը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դիտարկել</w:t>
      </w:r>
      <w:r>
        <w:rPr>
          <w:rFonts w:ascii="GHEA Grapalat" w:hAnsi="GHEA Grapalat"/>
          <w:sz w:val="22"/>
          <w:szCs w:val="22"/>
          <w:lang w:val="hy-AM"/>
        </w:rPr>
        <w:t xml:space="preserve"> </w:t>
      </w:r>
      <w:r>
        <w:rPr>
          <w:rFonts w:cs="Arial" w:ascii="GHEA Grapalat" w:hAnsi="GHEA Grapalat"/>
          <w:sz w:val="22"/>
          <w:szCs w:val="22"/>
          <w:lang w:val="hy-AM"/>
        </w:rPr>
        <w:t>հետևյալ</w:t>
      </w:r>
      <w:r>
        <w:rPr>
          <w:rFonts w:ascii="GHEA Grapalat" w:hAnsi="GHEA Grapalat"/>
          <w:sz w:val="22"/>
          <w:szCs w:val="22"/>
          <w:lang w:val="hy-AM"/>
        </w:rPr>
        <w:t xml:space="preserve"> </w:t>
      </w:r>
      <w:r>
        <w:rPr>
          <w:rFonts w:cs="Arial" w:ascii="GHEA Grapalat" w:hAnsi="GHEA Grapalat"/>
          <w:sz w:val="22"/>
          <w:szCs w:val="22"/>
          <w:lang w:val="hy-AM"/>
        </w:rPr>
        <w:t>ուղղություններով</w:t>
      </w:r>
      <w:r>
        <w:rPr>
          <w:rFonts w:ascii="GHEA Grapalat" w:hAnsi="GHEA Grapalat"/>
          <w:sz w:val="22"/>
          <w:szCs w:val="22"/>
          <w:lang w:val="hy-AM"/>
        </w:rPr>
        <w:t>.</w:t>
      </w:r>
    </w:p>
    <w:p>
      <w:pPr>
        <w:pStyle w:val="BodyText"/>
        <w:numPr>
          <w:ilvl w:val="0"/>
          <w:numId w:val="53"/>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Ջրամատակարարման քանակի և հուսալիության ապահովման ծախսեր: Սա հնարավորություն է տալիս լիովին բավարարել ջրի պահանջարկը: Ջրամատակարարումը պետք է ավարտվի ժամանակին՝ կախված պահանջարկից: </w:t>
      </w:r>
    </w:p>
    <w:p>
      <w:pPr>
        <w:pStyle w:val="BodyText"/>
        <w:numPr>
          <w:ilvl w:val="0"/>
          <w:numId w:val="53"/>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կորուստների</w:t>
      </w:r>
      <w:r>
        <w:rPr>
          <w:rFonts w:ascii="GHEA Grapalat" w:hAnsi="GHEA Grapalat"/>
          <w:sz w:val="22"/>
          <w:szCs w:val="22"/>
          <w:lang w:val="hy-AM"/>
        </w:rPr>
        <w:t xml:space="preserve"> </w:t>
      </w:r>
      <w:r>
        <w:rPr>
          <w:rFonts w:cs="Arial" w:ascii="GHEA Grapalat" w:hAnsi="GHEA Grapalat"/>
          <w:sz w:val="22"/>
          <w:szCs w:val="22"/>
          <w:lang w:val="hy-AM"/>
        </w:rPr>
        <w:t>նվազեցման</w:t>
      </w:r>
      <w:r>
        <w:rPr>
          <w:rFonts w:ascii="GHEA Grapalat" w:hAnsi="GHEA Grapalat"/>
          <w:sz w:val="22"/>
          <w:szCs w:val="22"/>
          <w:lang w:val="hy-AM"/>
        </w:rPr>
        <w:t xml:space="preserve"> </w:t>
      </w:r>
      <w:r>
        <w:rPr>
          <w:rFonts w:cs="Arial" w:ascii="GHEA Grapalat" w:hAnsi="GHEA Grapalat"/>
          <w:sz w:val="22"/>
          <w:szCs w:val="22"/>
          <w:lang w:val="hy-AM"/>
        </w:rPr>
        <w:t>ծախսեր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ծախսերը</w:t>
      </w:r>
      <w:r>
        <w:rPr>
          <w:rFonts w:ascii="GHEA Grapalat" w:hAnsi="GHEA Grapalat"/>
          <w:sz w:val="22"/>
          <w:szCs w:val="22"/>
          <w:lang w:val="hy-AM"/>
        </w:rPr>
        <w:t xml:space="preserve"> </w:t>
      </w:r>
      <w:r>
        <w:rPr>
          <w:rFonts w:cs="Arial" w:ascii="GHEA Grapalat" w:hAnsi="GHEA Grapalat"/>
          <w:sz w:val="22"/>
          <w:szCs w:val="22"/>
          <w:lang w:val="hy-AM"/>
        </w:rPr>
        <w:t>թույլ</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պահպանել</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ռեսուրսները</w:t>
      </w:r>
      <w:r>
        <w:rPr>
          <w:rFonts w:ascii="GHEA Grapalat" w:hAnsi="GHEA Grapalat"/>
          <w:sz w:val="22"/>
          <w:szCs w:val="22"/>
          <w:lang w:val="hy-AM"/>
        </w:rPr>
        <w:t xml:space="preserve">: </w:t>
      </w:r>
      <w:r>
        <w:rPr>
          <w:rFonts w:cs="Arial" w:ascii="GHEA Grapalat" w:hAnsi="GHEA Grapalat"/>
          <w:sz w:val="22"/>
          <w:szCs w:val="22"/>
          <w:lang w:val="hy-AM"/>
        </w:rPr>
        <w:t>Արտահոսքերի</w:t>
      </w:r>
      <w:r>
        <w:rPr>
          <w:rFonts w:ascii="GHEA Grapalat" w:hAnsi="GHEA Grapalat"/>
          <w:sz w:val="22"/>
          <w:szCs w:val="22"/>
          <w:lang w:val="hy-AM"/>
        </w:rPr>
        <w:t xml:space="preserve"> </w:t>
      </w:r>
      <w:r>
        <w:rPr>
          <w:rFonts w:cs="Arial" w:ascii="GHEA Grapalat" w:hAnsi="GHEA Grapalat"/>
          <w:sz w:val="22"/>
          <w:szCs w:val="22"/>
          <w:lang w:val="hy-AM"/>
        </w:rPr>
        <w:t>կրճատումը</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բարձրացնում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ջրամատակարարի</w:t>
      </w:r>
      <w:r>
        <w:rPr>
          <w:rFonts w:ascii="GHEA Grapalat" w:hAnsi="GHEA Grapalat"/>
          <w:sz w:val="22"/>
          <w:szCs w:val="22"/>
          <w:lang w:val="hy-AM"/>
        </w:rPr>
        <w:t xml:space="preserve"> </w:t>
      </w:r>
      <w:r>
        <w:rPr>
          <w:rFonts w:cs="Arial" w:ascii="GHEA Grapalat" w:hAnsi="GHEA Grapalat"/>
          <w:sz w:val="22"/>
          <w:szCs w:val="22"/>
          <w:lang w:val="hy-AM"/>
        </w:rPr>
        <w:t>շահութաբերությունը</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ստեղծում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պայմաններ</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գների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p>
    <w:p>
      <w:pPr>
        <w:pStyle w:val="BodyText"/>
        <w:numPr>
          <w:ilvl w:val="0"/>
          <w:numId w:val="53"/>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բարելավման</w:t>
      </w:r>
      <w:r>
        <w:rPr>
          <w:rFonts w:ascii="GHEA Grapalat" w:hAnsi="GHEA Grapalat"/>
          <w:sz w:val="22"/>
          <w:szCs w:val="22"/>
          <w:lang w:val="hy-AM"/>
        </w:rPr>
        <w:t xml:space="preserve"> </w:t>
      </w:r>
      <w:r>
        <w:rPr>
          <w:rFonts w:cs="Arial" w:ascii="GHEA Grapalat" w:hAnsi="GHEA Grapalat"/>
          <w:sz w:val="22"/>
          <w:szCs w:val="22"/>
          <w:lang w:val="hy-AM"/>
        </w:rPr>
        <w:t>ծախսեր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ծախսերը</w:t>
      </w:r>
      <w:r>
        <w:rPr>
          <w:rFonts w:ascii="GHEA Grapalat" w:hAnsi="GHEA Grapalat"/>
          <w:sz w:val="22"/>
          <w:szCs w:val="22"/>
          <w:lang w:val="hy-AM"/>
        </w:rPr>
        <w:t xml:space="preserve"> </w:t>
      </w:r>
      <w:r>
        <w:rPr>
          <w:rFonts w:cs="Arial" w:ascii="GHEA Grapalat" w:hAnsi="GHEA Grapalat"/>
          <w:sz w:val="22"/>
          <w:szCs w:val="22"/>
          <w:lang w:val="hy-AM"/>
        </w:rPr>
        <w:t>թույլ</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նվազեցնել</w:t>
      </w:r>
      <w:r>
        <w:rPr>
          <w:rFonts w:ascii="GHEA Grapalat" w:hAnsi="GHEA Grapalat"/>
          <w:sz w:val="22"/>
          <w:szCs w:val="22"/>
          <w:lang w:val="hy-AM"/>
        </w:rPr>
        <w:t xml:space="preserve"> </w:t>
      </w:r>
      <w:r>
        <w:rPr>
          <w:rFonts w:cs="Arial" w:ascii="GHEA Grapalat" w:hAnsi="GHEA Grapalat"/>
          <w:sz w:val="22"/>
          <w:szCs w:val="22"/>
          <w:lang w:val="hy-AM"/>
        </w:rPr>
        <w:t>հիվանդությունների</w:t>
      </w:r>
      <w:r>
        <w:rPr>
          <w:rFonts w:ascii="GHEA Grapalat" w:hAnsi="GHEA Grapalat"/>
          <w:sz w:val="22"/>
          <w:szCs w:val="22"/>
          <w:lang w:val="hy-AM"/>
        </w:rPr>
        <w:t xml:space="preserve"> </w:t>
      </w:r>
      <w:r>
        <w:rPr>
          <w:rFonts w:cs="Arial" w:ascii="GHEA Grapalat" w:hAnsi="GHEA Grapalat"/>
          <w:sz w:val="22"/>
          <w:szCs w:val="22"/>
          <w:lang w:val="hy-AM"/>
        </w:rPr>
        <w:t>բռնկման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տարածման</w:t>
      </w:r>
      <w:r>
        <w:rPr>
          <w:rFonts w:ascii="GHEA Grapalat" w:hAnsi="GHEA Grapalat"/>
          <w:sz w:val="22"/>
          <w:szCs w:val="22"/>
          <w:lang w:val="hy-AM"/>
        </w:rPr>
        <w:t xml:space="preserve"> </w:t>
      </w:r>
      <w:r>
        <w:rPr>
          <w:rFonts w:cs="Arial" w:ascii="GHEA Grapalat" w:hAnsi="GHEA Grapalat"/>
          <w:sz w:val="22"/>
          <w:szCs w:val="22"/>
          <w:lang w:val="hy-AM"/>
        </w:rPr>
        <w:t>ռիսկը</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ավելացնում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տնային</w:t>
      </w:r>
      <w:r>
        <w:rPr>
          <w:rFonts w:ascii="GHEA Grapalat" w:hAnsi="GHEA Grapalat"/>
          <w:sz w:val="22"/>
          <w:szCs w:val="22"/>
          <w:lang w:val="hy-AM"/>
        </w:rPr>
        <w:t xml:space="preserve"> </w:t>
      </w:r>
      <w:r>
        <w:rPr>
          <w:rFonts w:cs="Arial" w:ascii="GHEA Grapalat" w:hAnsi="GHEA Grapalat"/>
          <w:sz w:val="22"/>
          <w:szCs w:val="22"/>
          <w:lang w:val="hy-AM"/>
        </w:rPr>
        <w:t>տնտեսությունների</w:t>
      </w:r>
      <w:r>
        <w:rPr>
          <w:rFonts w:ascii="GHEA Grapalat" w:hAnsi="GHEA Grapalat"/>
          <w:sz w:val="22"/>
          <w:szCs w:val="22"/>
          <w:lang w:val="hy-AM"/>
        </w:rPr>
        <w:t xml:space="preserve"> </w:t>
      </w:r>
      <w:r>
        <w:rPr>
          <w:rFonts w:cs="Arial" w:ascii="GHEA Grapalat" w:hAnsi="GHEA Grapalat"/>
          <w:sz w:val="22"/>
          <w:szCs w:val="22"/>
          <w:lang w:val="hy-AM"/>
        </w:rPr>
        <w:t>ջրօգտագործումը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միջոցառումը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նվազեցնել</w:t>
      </w:r>
      <w:r>
        <w:rPr>
          <w:rFonts w:ascii="GHEA Grapalat" w:hAnsi="GHEA Grapalat"/>
          <w:sz w:val="22"/>
          <w:szCs w:val="22"/>
          <w:lang w:val="hy-AM"/>
        </w:rPr>
        <w:t xml:space="preserve"> </w:t>
      </w:r>
      <w:r>
        <w:rPr>
          <w:rFonts w:cs="Arial" w:ascii="GHEA Grapalat" w:hAnsi="GHEA Grapalat"/>
          <w:sz w:val="22"/>
          <w:szCs w:val="22"/>
          <w:lang w:val="hy-AM"/>
        </w:rPr>
        <w:t>շշալցված</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վնասակար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միջավայրի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միանգամյա</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պլաստիկ</w:t>
      </w:r>
      <w:r>
        <w:rPr>
          <w:rFonts w:ascii="GHEA Grapalat" w:hAnsi="GHEA Grapalat"/>
          <w:sz w:val="22"/>
          <w:szCs w:val="22"/>
          <w:lang w:val="hy-AM"/>
        </w:rPr>
        <w:t xml:space="preserve"> </w:t>
      </w:r>
      <w:r>
        <w:rPr>
          <w:rFonts w:cs="Arial" w:ascii="GHEA Grapalat" w:hAnsi="GHEA Grapalat"/>
          <w:sz w:val="22"/>
          <w:szCs w:val="22"/>
          <w:lang w:val="hy-AM"/>
        </w:rPr>
        <w:t>շշերի</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p>
    <w:p>
      <w:pPr>
        <w:pStyle w:val="BodyText"/>
        <w:numPr>
          <w:ilvl w:val="0"/>
          <w:numId w:val="53"/>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Կեղտաջրերի</w:t>
      </w:r>
      <w:r>
        <w:rPr>
          <w:rFonts w:ascii="GHEA Grapalat" w:hAnsi="GHEA Grapalat"/>
          <w:sz w:val="22"/>
          <w:szCs w:val="22"/>
          <w:lang w:val="hy-AM"/>
        </w:rPr>
        <w:t xml:space="preserve"> </w:t>
      </w:r>
      <w:r>
        <w:rPr>
          <w:rFonts w:cs="Arial" w:ascii="GHEA Grapalat" w:hAnsi="GHEA Grapalat"/>
          <w:sz w:val="22"/>
          <w:szCs w:val="22"/>
          <w:lang w:val="hy-AM"/>
        </w:rPr>
        <w:t>մաքրման</w:t>
      </w:r>
      <w:r>
        <w:rPr>
          <w:rFonts w:ascii="GHEA Grapalat" w:hAnsi="GHEA Grapalat"/>
          <w:sz w:val="22"/>
          <w:szCs w:val="22"/>
          <w:lang w:val="hy-AM"/>
        </w:rPr>
        <w:t xml:space="preserve"> </w:t>
      </w:r>
      <w:r>
        <w:rPr>
          <w:rFonts w:cs="Arial" w:ascii="GHEA Grapalat" w:hAnsi="GHEA Grapalat"/>
          <w:sz w:val="22"/>
          <w:szCs w:val="22"/>
          <w:lang w:val="hy-AM"/>
        </w:rPr>
        <w:t>նախագծեր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ծախսերը</w:t>
      </w:r>
      <w:r>
        <w:rPr>
          <w:rFonts w:ascii="GHEA Grapalat" w:hAnsi="GHEA Grapalat"/>
          <w:sz w:val="22"/>
          <w:szCs w:val="22"/>
          <w:lang w:val="hy-AM"/>
        </w:rPr>
        <w:t xml:space="preserve"> </w:t>
      </w:r>
      <w:r>
        <w:rPr>
          <w:rFonts w:cs="Arial" w:ascii="GHEA Grapalat" w:hAnsi="GHEA Grapalat"/>
          <w:sz w:val="22"/>
          <w:szCs w:val="22"/>
          <w:lang w:val="hy-AM"/>
        </w:rPr>
        <w:t>հիմնականում</w:t>
      </w:r>
      <w:r>
        <w:rPr>
          <w:rFonts w:ascii="GHEA Grapalat" w:hAnsi="GHEA Grapalat"/>
          <w:sz w:val="22"/>
          <w:szCs w:val="22"/>
          <w:lang w:val="hy-AM"/>
        </w:rPr>
        <w:t xml:space="preserve"> </w:t>
      </w:r>
      <w:r>
        <w:rPr>
          <w:rFonts w:cs="Arial" w:ascii="GHEA Grapalat" w:hAnsi="GHEA Grapalat"/>
          <w:sz w:val="22"/>
          <w:szCs w:val="22"/>
          <w:lang w:val="hy-AM"/>
        </w:rPr>
        <w:t>ուղղված</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միջավայրի</w:t>
      </w:r>
      <w:r>
        <w:rPr>
          <w:rFonts w:ascii="GHEA Grapalat" w:hAnsi="GHEA Grapalat"/>
          <w:sz w:val="22"/>
          <w:szCs w:val="22"/>
          <w:lang w:val="hy-AM"/>
        </w:rPr>
        <w:t xml:space="preserve"> </w:t>
      </w:r>
      <w:r>
        <w:rPr>
          <w:rFonts w:cs="Arial" w:ascii="GHEA Grapalat" w:hAnsi="GHEA Grapalat"/>
          <w:sz w:val="22"/>
          <w:szCs w:val="22"/>
          <w:lang w:val="hy-AM"/>
        </w:rPr>
        <w:t>պաշտպանությանը</w:t>
      </w:r>
      <w:r>
        <w:rPr>
          <w:rFonts w:ascii="GHEA Grapalat" w:hAnsi="GHEA Grapalat"/>
          <w:sz w:val="22"/>
          <w:szCs w:val="22"/>
          <w:lang w:val="hy-AM"/>
        </w:rPr>
        <w:t xml:space="preserve">: </w:t>
      </w:r>
      <w:r>
        <w:rPr>
          <w:rFonts w:cs="Arial" w:ascii="GHEA Grapalat" w:hAnsi="GHEA Grapalat"/>
          <w:sz w:val="22"/>
          <w:szCs w:val="22"/>
          <w:lang w:val="hy-AM"/>
        </w:rPr>
        <w:t>Դրանք</w:t>
      </w:r>
      <w:r>
        <w:rPr>
          <w:rFonts w:ascii="GHEA Grapalat" w:hAnsi="GHEA Grapalat"/>
          <w:sz w:val="22"/>
          <w:szCs w:val="22"/>
          <w:lang w:val="hy-AM"/>
        </w:rPr>
        <w:t xml:space="preserve"> </w:t>
      </w:r>
      <w:r>
        <w:rPr>
          <w:rFonts w:cs="Arial" w:ascii="GHEA Grapalat" w:hAnsi="GHEA Grapalat"/>
          <w:sz w:val="22"/>
          <w:szCs w:val="22"/>
          <w:lang w:val="hy-AM"/>
        </w:rPr>
        <w:t>ունեն</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էկոլոգիական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նշանակություն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որակը</w:t>
      </w:r>
      <w:r>
        <w:rPr>
          <w:rFonts w:ascii="GHEA Grapalat" w:hAnsi="GHEA Grapalat"/>
          <w:sz w:val="22"/>
          <w:szCs w:val="22"/>
          <w:lang w:val="hy-AM"/>
        </w:rPr>
        <w:t xml:space="preserve"> </w:t>
      </w:r>
      <w:r>
        <w:rPr>
          <w:rFonts w:cs="Arial" w:ascii="GHEA Grapalat" w:hAnsi="GHEA Grapalat"/>
          <w:sz w:val="22"/>
          <w:szCs w:val="22"/>
          <w:lang w:val="hy-AM"/>
        </w:rPr>
        <w:t>պահպանելու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ծախսերը</w:t>
      </w:r>
      <w:r>
        <w:rPr>
          <w:rFonts w:ascii="GHEA Grapalat" w:hAnsi="GHEA Grapalat"/>
          <w:sz w:val="22"/>
          <w:szCs w:val="22"/>
          <w:lang w:val="hy-AM"/>
        </w:rPr>
        <w:t xml:space="preserve"> </w:t>
      </w:r>
      <w:r>
        <w:rPr>
          <w:rFonts w:cs="Arial" w:ascii="GHEA Grapalat" w:hAnsi="GHEA Grapalat"/>
          <w:sz w:val="22"/>
          <w:szCs w:val="22"/>
          <w:lang w:val="hy-AM"/>
        </w:rPr>
        <w:t>նաև</w:t>
      </w:r>
      <w:r>
        <w:rPr>
          <w:rFonts w:ascii="GHEA Grapalat" w:hAnsi="GHEA Grapalat"/>
          <w:sz w:val="22"/>
          <w:szCs w:val="22"/>
          <w:lang w:val="hy-AM"/>
        </w:rPr>
        <w:t xml:space="preserve"> </w:t>
      </w:r>
      <w:r>
        <w:rPr>
          <w:rFonts w:cs="Arial" w:ascii="GHEA Grapalat" w:hAnsi="GHEA Grapalat"/>
          <w:sz w:val="22"/>
          <w:szCs w:val="22"/>
          <w:lang w:val="hy-AM"/>
        </w:rPr>
        <w:t>կանխում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հիվանդությունների</w:t>
      </w:r>
      <w:r>
        <w:rPr>
          <w:rFonts w:ascii="GHEA Grapalat" w:hAnsi="GHEA Grapalat"/>
          <w:sz w:val="22"/>
          <w:szCs w:val="22"/>
          <w:lang w:val="hy-AM"/>
        </w:rPr>
        <w:t xml:space="preserve"> </w:t>
      </w:r>
      <w:r>
        <w:rPr>
          <w:rFonts w:cs="Arial" w:ascii="GHEA Grapalat" w:hAnsi="GHEA Grapalat"/>
          <w:sz w:val="22"/>
          <w:szCs w:val="22"/>
          <w:lang w:val="hy-AM"/>
        </w:rPr>
        <w:t>տարածումը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Հարկ է նշել, որ միջազգային կազմակերպությունների, այդ թվում՝ Եվրոպական միության օժանդակությունը հիմնականում ուղղված է Արարատյան </w:t>
      </w:r>
      <w:r>
        <w:rPr>
          <w:rFonts w:cs="Arial" w:ascii="GHEA Grapalat" w:hAnsi="GHEA Grapalat"/>
          <w:sz w:val="22"/>
          <w:szCs w:val="22"/>
          <w:lang w:val="hy-AM"/>
        </w:rPr>
        <w:t>ՋԿՏ-ի</w:t>
      </w:r>
      <w:r>
        <w:rPr>
          <w:rFonts w:ascii="GHEA Grapalat" w:hAnsi="GHEA Grapalat"/>
          <w:sz w:val="22"/>
          <w:szCs w:val="22"/>
          <w:lang w:val="hy-AM"/>
        </w:rPr>
        <w:t xml:space="preserve"> բնապահպանական խնդիրների լուծմանը: Անհրաժեշտ է գնահատել բացառապես բնապահպանական խնդիրների լուծմանն ուղղված ծախսերի տնտեսական արդյունավետությունը: Սա պետք է արվի ջրօգտագործման խնդիրների համակարգված տեսանկյունից, այդ թվում՝ շրջակա միջավայրի պահպանության տեսանկյունից:</w:t>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ListParagraph"/>
        <w:numPr>
          <w:ilvl w:val="2"/>
          <w:numId w:val="61"/>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32" w:name="_Toc180589688"/>
      <w:r>
        <w:rPr>
          <w:rFonts w:ascii="GHEA Grapalat" w:hAnsi="GHEA Grapalat"/>
          <w:b/>
          <w:bCs/>
          <w:color w:themeColor="accent1" w:val="4F81BD"/>
          <w:sz w:val="24"/>
          <w:szCs w:val="24"/>
          <w:lang w:val="hy-AM"/>
        </w:rPr>
        <w:t>Ջրօգտագործման և ջրի ծախսերի վերականգնման տնտեսական վերլուծությունը Արարատյան ՋԿՏ-ում</w:t>
      </w:r>
      <w:bookmarkEnd w:id="132"/>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Շատ դեպքերում ջրի պաշարները, որոնք կարող են օգտագործվել կանխատեսումների համար, արդյունք են երկարաժամկետ դիտարկումների և ընթացիկ իրավիճակի վերլուծությունների: Ջրային ռեսուրսների կառավարման մի շարք խնդիրներ պետք է հիմնվեն հնարավոր սցենարների կանխատեսման, քանակական գնահատման և գնահատման վրա, որոնք կարող են ազդել որոշումների կայացման գործընթացի վրա ջրի կառավարման բարդ համակարգերում: Կանխատեսման նպատակով կարևոր է գնահատել և կիրառել որակյալ գնահատական՝ քանակական տվյալներով ջրի կարիքների և ջրի սպառման ընթացիկ զարգացման համար: Քանի որ դժվար է բոլոր փոփոխականները ներառել առանձին մոդելներում, անհրաժեշտ է վաղ նախապատրաստություն և ժամանակի առումով օպտիմալացված պլանավորում ջրի պահանջարկի համար ջրի աղբյուրների համար: Դրա համար պետք է օգտագործվեն բոլոր հասանելի միջոցները: Բոլոր գնահատականների և պլանների տեսական հիմքը կանխատեսումային աշխատանքն է, որը հաշվի է առնում տվյալ տարածքի ջրային տնտեսության և ջրամատակարարման միտումները: Կարևոր մաս է կազմում վիճակագրությունը, որը հնարավորություն է տալիս որոշակի հավանականությամբ կանխատեսել ապագա իրավիճակը որոշակի երևույթի համար:</w:t>
      </w:r>
      <w:r>
        <w:rPr>
          <w:rStyle w:val="FootnoteReference"/>
          <w:rFonts w:eastAsia="Batang" w:ascii="GHEA Grapalat" w:hAnsi="GHEA Grapalat"/>
          <w:sz w:val="22"/>
          <w:szCs w:val="22"/>
          <w:lang w:val="hy-AM"/>
        </w:rPr>
        <w:footnoteReference w:id="3"/>
      </w:r>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r>
    </w:p>
    <w:p>
      <w:pPr>
        <w:pStyle w:val="ListParagraph"/>
        <w:numPr>
          <w:ilvl w:val="2"/>
          <w:numId w:val="61"/>
        </w:numPr>
        <w:tabs>
          <w:tab w:val="clear" w:pos="720"/>
          <w:tab w:val="left" w:pos="284" w:leader="none"/>
          <w:tab w:val="left" w:pos="709" w:leader="none"/>
        </w:tabs>
        <w:spacing w:before="120" w:after="0"/>
        <w:contextualSpacing/>
        <w:outlineLvl w:val="1"/>
        <w:rPr>
          <w:rFonts w:ascii="GHEA Grapalat" w:hAnsi="GHEA Grapalat"/>
          <w:b/>
          <w:bCs/>
          <w:color w:themeColor="accent1" w:val="4F81BD"/>
          <w:sz w:val="24"/>
          <w:szCs w:val="24"/>
          <w:lang w:val="hy-AM"/>
        </w:rPr>
      </w:pPr>
      <w:bookmarkStart w:id="133" w:name="_Toc180589689"/>
      <w:r>
        <w:rPr>
          <w:rFonts w:ascii="GHEA Grapalat" w:hAnsi="GHEA Grapalat"/>
          <w:b/>
          <w:bCs/>
          <w:color w:themeColor="accent1" w:val="4F81BD"/>
          <w:sz w:val="24"/>
          <w:szCs w:val="24"/>
          <w:lang w:val="hy-AM"/>
        </w:rPr>
        <w:t>Ջրօգտագործման կանխատեսումներ և ծախսերի վերականգնում Արարատյան ՋԿՏ-ի համար</w:t>
      </w:r>
      <w:bookmarkEnd w:id="133"/>
    </w:p>
    <w:p>
      <w:pPr>
        <w:pStyle w:val="BodyText"/>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Արարատյան </w:t>
      </w:r>
      <w:r>
        <w:rPr>
          <w:rFonts w:cs="Arial" w:ascii="GHEA Grapalat" w:hAnsi="GHEA Grapalat"/>
          <w:sz w:val="22"/>
          <w:szCs w:val="22"/>
          <w:lang w:val="hy-AM"/>
        </w:rPr>
        <w:t>ՋԿՏ-ում</w:t>
      </w:r>
      <w:r>
        <w:rPr>
          <w:rFonts w:ascii="GHEA Grapalat" w:hAnsi="GHEA Grapalat"/>
          <w:sz w:val="22"/>
          <w:szCs w:val="22"/>
          <w:lang w:val="hy-AM"/>
        </w:rPr>
        <w:t xml:space="preserve"> ջրի մատակարարման և պահանջարկի միջև կանխատեսվող ջրային հաշվեկշիռը բացահայտում է տարածաշրջանի ջրային ռեսուրսների ապագա կառավարման կարևոր նրբերանգները: Ջրային հաշվեկշիռը ծառայում է որպես կենսական գործիք քաղաքականություն մշակողների և որոշում կայացնողների համար՝ հնարավորություն տալով տրամադրել ջրօգտագործման թույլտվություններ՝ հիմնված ճշգրիտ տեղեկատվության և ՋԿՏ-ի արդյունավետ կառավարման ու պահպանման իրատեսական նպատակների վրա:</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Աղյուսակներում</w:t>
      </w:r>
      <w:r>
        <w:rPr>
          <w:rFonts w:ascii="GHEA Grapalat" w:hAnsi="GHEA Grapalat"/>
          <w:sz w:val="22"/>
          <w:szCs w:val="22"/>
          <w:lang w:val="hy-AM"/>
        </w:rPr>
        <w:t xml:space="preserve"> </w:t>
      </w:r>
      <w:r>
        <w:rPr>
          <w:rFonts w:cs="Arial" w:ascii="GHEA Grapalat" w:hAnsi="GHEA Grapalat"/>
          <w:sz w:val="22"/>
          <w:szCs w:val="22"/>
          <w:lang w:val="hy-AM"/>
        </w:rPr>
        <w:t>ներկայացված</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վերլուծությունն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բազմամյա</w:t>
      </w:r>
      <w:r>
        <w:rPr>
          <w:rFonts w:ascii="GHEA Grapalat" w:hAnsi="GHEA Grapalat"/>
          <w:sz w:val="22"/>
          <w:szCs w:val="22"/>
          <w:lang w:val="hy-AM"/>
        </w:rPr>
        <w:t xml:space="preserve"> </w:t>
      </w:r>
      <w:r>
        <w:rPr>
          <w:rFonts w:cs="Arial" w:ascii="GHEA Grapalat" w:hAnsi="GHEA Grapalat"/>
          <w:sz w:val="22"/>
          <w:szCs w:val="22"/>
          <w:lang w:val="hy-AM"/>
        </w:rPr>
        <w:t>հեռանկարը</w:t>
      </w:r>
      <w:r>
        <w:rPr>
          <w:rFonts w:ascii="GHEA Grapalat" w:hAnsi="GHEA Grapalat"/>
          <w:sz w:val="22"/>
          <w:szCs w:val="22"/>
          <w:lang w:val="hy-AM"/>
        </w:rPr>
        <w:t xml:space="preserve">: </w:t>
      </w:r>
      <w:r>
        <w:rPr>
          <w:rFonts w:cs="Arial" w:ascii="GHEA Grapalat" w:hAnsi="GHEA Grapalat"/>
          <w:sz w:val="22"/>
          <w:szCs w:val="22"/>
          <w:lang w:val="hy-AM"/>
        </w:rPr>
        <w:t>Միջին</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տարվա</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տարվա</w:t>
      </w:r>
      <w:r>
        <w:rPr>
          <w:rFonts w:ascii="GHEA Grapalat" w:hAnsi="GHEA Grapalat"/>
          <w:sz w:val="22"/>
          <w:szCs w:val="22"/>
          <w:lang w:val="hy-AM"/>
        </w:rPr>
        <w:t xml:space="preserve"> </w:t>
      </w:r>
      <w:r>
        <w:rPr>
          <w:rFonts w:cs="Arial" w:ascii="GHEA Grapalat" w:hAnsi="GHEA Grapalat"/>
          <w:sz w:val="22"/>
          <w:szCs w:val="22"/>
          <w:lang w:val="hy-AM"/>
        </w:rPr>
        <w:t>սցենարների</w:t>
      </w:r>
      <w:r>
        <w:rPr>
          <w:rFonts w:ascii="GHEA Grapalat" w:hAnsi="GHEA Grapalat"/>
          <w:sz w:val="22"/>
          <w:szCs w:val="22"/>
          <w:lang w:val="hy-AM"/>
        </w:rPr>
        <w:t xml:space="preserve"> </w:t>
      </w:r>
      <w:r>
        <w:rPr>
          <w:rFonts w:cs="Arial" w:ascii="GHEA Grapalat" w:hAnsi="GHEA Grapalat"/>
          <w:sz w:val="22"/>
          <w:szCs w:val="22"/>
          <w:lang w:val="hy-AM"/>
        </w:rPr>
        <w:t>ներառումը</w:t>
      </w:r>
      <w:r>
        <w:rPr>
          <w:rFonts w:ascii="GHEA Grapalat" w:hAnsi="GHEA Grapalat"/>
          <w:sz w:val="22"/>
          <w:szCs w:val="22"/>
          <w:lang w:val="hy-AM"/>
        </w:rPr>
        <w:t xml:space="preserve">, </w:t>
      </w:r>
      <w:r>
        <w:rPr>
          <w:rFonts w:cs="Arial" w:ascii="GHEA Grapalat" w:hAnsi="GHEA Grapalat"/>
          <w:sz w:val="22"/>
          <w:szCs w:val="22"/>
          <w:lang w:val="hy-AM"/>
        </w:rPr>
        <w:t>զուգակցված</w:t>
      </w:r>
      <w:r>
        <w:rPr>
          <w:rFonts w:ascii="GHEA Grapalat" w:hAnsi="GHEA Grapalat"/>
          <w:sz w:val="22"/>
          <w:szCs w:val="22"/>
          <w:lang w:val="hy-AM"/>
        </w:rPr>
        <w:t xml:space="preserve"> </w:t>
      </w:r>
      <w:r>
        <w:rPr>
          <w:rFonts w:cs="Arial" w:ascii="GHEA Grapalat" w:hAnsi="GHEA Grapalat"/>
          <w:sz w:val="22"/>
          <w:szCs w:val="22"/>
          <w:lang w:val="hy-AM"/>
        </w:rPr>
        <w:t>մինչև</w:t>
      </w:r>
      <w:r>
        <w:rPr>
          <w:rFonts w:ascii="GHEA Grapalat" w:hAnsi="GHEA Grapalat"/>
          <w:sz w:val="22"/>
          <w:szCs w:val="22"/>
          <w:lang w:val="hy-AM"/>
        </w:rPr>
        <w:t xml:space="preserve"> 2100 </w:t>
      </w:r>
      <w:r>
        <w:rPr>
          <w:rFonts w:cs="Arial" w:ascii="GHEA Grapalat" w:hAnsi="GHEA Grapalat"/>
          <w:sz w:val="22"/>
          <w:szCs w:val="22"/>
          <w:lang w:val="hy-AM"/>
        </w:rPr>
        <w:t>թվականը</w:t>
      </w:r>
      <w:r>
        <w:rPr>
          <w:rFonts w:ascii="GHEA Grapalat" w:hAnsi="GHEA Grapalat"/>
          <w:sz w:val="22"/>
          <w:szCs w:val="22"/>
          <w:lang w:val="hy-AM"/>
        </w:rPr>
        <w:t xml:space="preserve"> </w:t>
      </w:r>
      <w:r>
        <w:rPr>
          <w:rFonts w:cs="Arial" w:ascii="GHEA Grapalat" w:hAnsi="GHEA Grapalat"/>
          <w:sz w:val="22"/>
          <w:szCs w:val="22"/>
          <w:lang w:val="hy-AM"/>
        </w:rPr>
        <w:t>կանխատեսումների</w:t>
      </w:r>
      <w:r>
        <w:rPr>
          <w:rFonts w:ascii="GHEA Grapalat" w:hAnsi="GHEA Grapalat"/>
          <w:sz w:val="22"/>
          <w:szCs w:val="22"/>
          <w:lang w:val="hy-AM"/>
        </w:rPr>
        <w:t xml:space="preserve"> </w:t>
      </w:r>
      <w:r>
        <w:rPr>
          <w:rFonts w:cs="Arial" w:ascii="GHEA Grapalat" w:hAnsi="GHEA Grapalat"/>
          <w:sz w:val="22"/>
          <w:szCs w:val="22"/>
          <w:lang w:val="hy-AM"/>
        </w:rPr>
        <w:t>հետ՝</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լավատեսական</w:t>
      </w:r>
      <w:r>
        <w:rPr>
          <w:rFonts w:ascii="GHEA Grapalat" w:hAnsi="GHEA Grapalat"/>
          <w:sz w:val="22"/>
          <w:szCs w:val="22"/>
          <w:lang w:val="hy-AM"/>
        </w:rPr>
        <w:t xml:space="preserve"> (IPCC RCP6.0)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հոռետեսական</w:t>
      </w:r>
      <w:r>
        <w:rPr>
          <w:rFonts w:ascii="GHEA Grapalat" w:hAnsi="GHEA Grapalat"/>
          <w:sz w:val="22"/>
          <w:szCs w:val="22"/>
          <w:lang w:val="hy-AM"/>
        </w:rPr>
        <w:t xml:space="preserve"> (IPCC RCP8.5) </w:t>
      </w:r>
      <w:r>
        <w:rPr>
          <w:rFonts w:cs="Arial" w:ascii="GHEA Grapalat" w:hAnsi="GHEA Grapalat"/>
          <w:sz w:val="22"/>
          <w:szCs w:val="22"/>
          <w:lang w:val="hy-AM"/>
        </w:rPr>
        <w:t>սցենարների</w:t>
      </w:r>
      <w:r>
        <w:rPr>
          <w:rFonts w:ascii="GHEA Grapalat" w:hAnsi="GHEA Grapalat"/>
          <w:sz w:val="22"/>
          <w:szCs w:val="22"/>
          <w:lang w:val="hy-AM"/>
        </w:rPr>
        <w:t xml:space="preserve"> </w:t>
      </w:r>
      <w:r>
        <w:rPr>
          <w:rFonts w:cs="Arial" w:ascii="GHEA Grapalat" w:hAnsi="GHEA Grapalat"/>
          <w:sz w:val="22"/>
          <w:szCs w:val="22"/>
          <w:lang w:val="hy-AM"/>
        </w:rPr>
        <w:t>ներքո</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պատկերացում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առջևում</w:t>
      </w:r>
      <w:r>
        <w:rPr>
          <w:rFonts w:ascii="GHEA Grapalat" w:hAnsi="GHEA Grapalat"/>
          <w:sz w:val="22"/>
          <w:szCs w:val="22"/>
          <w:lang w:val="hy-AM"/>
        </w:rPr>
        <w:t xml:space="preserve"> </w:t>
      </w:r>
      <w:r>
        <w:rPr>
          <w:rFonts w:cs="Arial" w:ascii="GHEA Grapalat" w:hAnsi="GHEA Grapalat"/>
          <w:sz w:val="22"/>
          <w:szCs w:val="22"/>
          <w:lang w:val="hy-AM"/>
        </w:rPr>
        <w:t>ծառացած</w:t>
      </w:r>
      <w:r>
        <w:rPr>
          <w:rFonts w:ascii="GHEA Grapalat" w:hAnsi="GHEA Grapalat"/>
          <w:sz w:val="22"/>
          <w:szCs w:val="22"/>
          <w:lang w:val="hy-AM"/>
        </w:rPr>
        <w:t xml:space="preserve"> </w:t>
      </w:r>
      <w:r>
        <w:rPr>
          <w:rFonts w:cs="Arial" w:ascii="GHEA Grapalat" w:hAnsi="GHEA Grapalat"/>
          <w:sz w:val="22"/>
          <w:szCs w:val="22"/>
          <w:lang w:val="hy-AM"/>
        </w:rPr>
        <w:t>մարտահրավերների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հնարավորությունների</w:t>
      </w:r>
      <w:r>
        <w:rPr>
          <w:rFonts w:ascii="GHEA Grapalat" w:hAnsi="GHEA Grapalat"/>
          <w:sz w:val="22"/>
          <w:szCs w:val="22"/>
          <w:lang w:val="hy-AM"/>
        </w:rPr>
        <w:t xml:space="preserve"> </w:t>
      </w:r>
      <w:r>
        <w:rPr>
          <w:rFonts w:cs="Arial" w:ascii="GHEA Grapalat" w:hAnsi="GHEA Grapalat"/>
          <w:sz w:val="22"/>
          <w:szCs w:val="22"/>
          <w:lang w:val="hy-AM"/>
        </w:rPr>
        <w:t>մասին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 ջրի</w:t>
      </w:r>
      <w:r>
        <w:rPr>
          <w:rFonts w:ascii="GHEA Grapalat" w:hAnsi="GHEA Grapalat"/>
          <w:sz w:val="22"/>
          <w:szCs w:val="22"/>
          <w:lang w:val="hy-AM"/>
        </w:rPr>
        <w:t xml:space="preserve"> </w:t>
      </w:r>
      <w:r>
        <w:rPr>
          <w:rFonts w:cs="Arial" w:ascii="GHEA Grapalat" w:hAnsi="GHEA Grapalat"/>
          <w:sz w:val="22"/>
          <w:szCs w:val="22"/>
          <w:lang w:val="hy-AM"/>
        </w:rPr>
        <w:t>ներկա</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բացահայտում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բարդ</w:t>
      </w:r>
      <w:r>
        <w:rPr>
          <w:rFonts w:ascii="GHEA Grapalat" w:hAnsi="GHEA Grapalat"/>
          <w:sz w:val="22"/>
          <w:szCs w:val="22"/>
          <w:lang w:val="hy-AM"/>
        </w:rPr>
        <w:t xml:space="preserve"> </w:t>
      </w:r>
      <w:r>
        <w:rPr>
          <w:rFonts w:cs="Arial" w:ascii="GHEA Grapalat" w:hAnsi="GHEA Grapalat"/>
          <w:sz w:val="22"/>
          <w:szCs w:val="22"/>
          <w:lang w:val="hy-AM"/>
        </w:rPr>
        <w:t>դինամիկա</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զգույշ</w:t>
      </w:r>
      <w:r>
        <w:rPr>
          <w:rFonts w:ascii="GHEA Grapalat" w:hAnsi="GHEA Grapalat"/>
          <w:sz w:val="22"/>
          <w:szCs w:val="22"/>
          <w:lang w:val="hy-AM"/>
        </w:rPr>
        <w:t xml:space="preserve"> </w:t>
      </w:r>
      <w:r>
        <w:rPr>
          <w:rFonts w:cs="Arial" w:ascii="GHEA Grapalat" w:hAnsi="GHEA Grapalat"/>
          <w:sz w:val="22"/>
          <w:szCs w:val="22"/>
          <w:lang w:val="hy-AM"/>
        </w:rPr>
        <w:t>մեկնաբանություն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կառավարում</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վերլուծությունից</w:t>
      </w:r>
      <w:r>
        <w:rPr>
          <w:rFonts w:ascii="GHEA Grapalat" w:hAnsi="GHEA Grapalat"/>
          <w:sz w:val="22"/>
          <w:szCs w:val="22"/>
          <w:lang w:val="hy-AM"/>
        </w:rPr>
        <w:t xml:space="preserve"> </w:t>
      </w:r>
      <w:r>
        <w:rPr>
          <w:rFonts w:cs="Arial" w:ascii="GHEA Grapalat" w:hAnsi="GHEA Grapalat"/>
          <w:sz w:val="22"/>
          <w:szCs w:val="22"/>
          <w:lang w:val="hy-AM"/>
        </w:rPr>
        <w:t>առանձնանում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մի</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հիմնական</w:t>
      </w:r>
      <w:r>
        <w:rPr>
          <w:rFonts w:ascii="GHEA Grapalat" w:hAnsi="GHEA Grapalat"/>
          <w:sz w:val="22"/>
          <w:szCs w:val="22"/>
          <w:lang w:val="hy-AM"/>
        </w:rPr>
        <w:t xml:space="preserve"> </w:t>
      </w:r>
      <w:r>
        <w:rPr>
          <w:rFonts w:cs="Arial" w:ascii="GHEA Grapalat" w:hAnsi="GHEA Grapalat"/>
          <w:sz w:val="22"/>
          <w:szCs w:val="22"/>
          <w:lang w:val="hy-AM"/>
        </w:rPr>
        <w:t>կետեր</w:t>
      </w:r>
      <w:r>
        <w:rPr>
          <w:rFonts w:ascii="GHEA Grapalat" w:hAnsi="GHEA Grapalat"/>
          <w:sz w:val="22"/>
          <w:szCs w:val="22"/>
          <w:lang w:val="hy-AM"/>
        </w:rPr>
        <w:t>.</w:t>
      </w:r>
    </w:p>
    <w:p>
      <w:pPr>
        <w:pStyle w:val="BodyText"/>
        <w:numPr>
          <w:ilvl w:val="0"/>
          <w:numId w:val="54"/>
        </w:numPr>
        <w:tabs>
          <w:tab w:val="clear" w:pos="720"/>
          <w:tab w:val="left" w:pos="709" w:leader="none"/>
        </w:tabs>
        <w:suppressAutoHyphens w:val="true"/>
        <w:spacing w:lineRule="auto" w:line="276" w:before="120" w:after="0"/>
        <w:ind w:hanging="0"/>
        <w:rPr>
          <w:rFonts w:ascii="GHEA Grapalat" w:hAnsi="GHEA Grapalat"/>
          <w:sz w:val="22"/>
          <w:szCs w:val="22"/>
          <w:lang w:val="hy-AM"/>
        </w:rPr>
      </w:pPr>
      <w:r>
        <w:rPr>
          <w:rFonts w:ascii="GHEA Grapalat" w:hAnsi="GHEA Grapalat"/>
          <w:sz w:val="22"/>
          <w:szCs w:val="22"/>
          <w:lang w:val="hy-AM"/>
        </w:rPr>
        <w:t xml:space="preserve">Ջրի ակնհայտ դեֆիցիտ. Առաջին հայացքից ջրային հաշվեկշիռը (մատակարարում հանած պահանջարկ) թվում է բացասական և ժամանակի ընթացքում վատթարանում է: Սակայն այս նախնական տպավորությունը խաբուսիկ է՝ պայմանավորված փոքր հիդրոէլեկտրակայաններում (ՓՀԷԿ) ջրօգտագործման յուրահատուկ բնույթով: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նկատառում</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Ի</w:t>
      </w:r>
      <w:r>
        <w:rPr>
          <w:rFonts w:ascii="GHEA Grapalat" w:hAnsi="GHEA Grapalat"/>
          <w:sz w:val="22"/>
          <w:szCs w:val="22"/>
          <w:lang w:val="hy-AM"/>
        </w:rPr>
        <w:t xml:space="preserve"> </w:t>
      </w:r>
      <w:r>
        <w:rPr>
          <w:rFonts w:cs="Arial" w:ascii="GHEA Grapalat" w:hAnsi="GHEA Grapalat"/>
          <w:sz w:val="22"/>
          <w:szCs w:val="22"/>
          <w:lang w:val="hy-AM"/>
        </w:rPr>
        <w:t>տարբերություն</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ինչպիսին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հիդրոէներգիայի</w:t>
      </w:r>
      <w:r>
        <w:rPr>
          <w:rFonts w:ascii="GHEA Grapalat" w:hAnsi="GHEA Grapalat"/>
          <w:sz w:val="22"/>
          <w:szCs w:val="22"/>
          <w:lang w:val="hy-AM"/>
        </w:rPr>
        <w:t xml:space="preserve"> </w:t>
      </w:r>
      <w:r>
        <w:rPr>
          <w:rFonts w:cs="Arial" w:ascii="GHEA Grapalat" w:hAnsi="GHEA Grapalat"/>
          <w:sz w:val="22"/>
          <w:szCs w:val="22"/>
          <w:lang w:val="hy-AM"/>
        </w:rPr>
        <w:t>արտադրության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օգտագործվող</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չի</w:t>
      </w:r>
      <w:r>
        <w:rPr>
          <w:rFonts w:ascii="GHEA Grapalat" w:hAnsi="GHEA Grapalat"/>
          <w:sz w:val="22"/>
          <w:szCs w:val="22"/>
          <w:lang w:val="hy-AM"/>
        </w:rPr>
        <w:t xml:space="preserve"> </w:t>
      </w:r>
      <w:r>
        <w:rPr>
          <w:rFonts w:cs="Arial" w:ascii="GHEA Grapalat" w:hAnsi="GHEA Grapalat"/>
          <w:sz w:val="22"/>
          <w:szCs w:val="22"/>
          <w:lang w:val="hy-AM"/>
        </w:rPr>
        <w:t>սպառվում</w:t>
      </w:r>
      <w:r>
        <w:rPr>
          <w:rFonts w:ascii="GHEA Grapalat" w:hAnsi="GHEA Grapalat"/>
          <w:sz w:val="22"/>
          <w:szCs w:val="22"/>
          <w:lang w:val="hy-AM"/>
        </w:rPr>
        <w:t xml:space="preserve"> </w:t>
      </w:r>
      <w:r>
        <w:rPr>
          <w:rFonts w:cs="Arial" w:ascii="GHEA Grapalat" w:hAnsi="GHEA Grapalat"/>
          <w:sz w:val="22"/>
          <w:szCs w:val="22"/>
          <w:lang w:val="hy-AM"/>
        </w:rPr>
        <w:t>համակարգից</w:t>
      </w:r>
      <w:r>
        <w:rPr>
          <w:rFonts w:ascii="GHEA Grapalat" w:hAnsi="GHEA Grapalat"/>
          <w:sz w:val="22"/>
          <w:szCs w:val="22"/>
          <w:lang w:val="hy-AM"/>
        </w:rPr>
        <w:t xml:space="preserve">: </w:t>
      </w:r>
      <w:r>
        <w:rPr>
          <w:rFonts w:cs="Arial" w:ascii="GHEA Grapalat" w:hAnsi="GHEA Grapalat"/>
          <w:sz w:val="22"/>
          <w:szCs w:val="22"/>
          <w:lang w:val="hy-AM"/>
        </w:rPr>
        <w:t>Նույն</w:t>
      </w:r>
      <w:r>
        <w:rPr>
          <w:rFonts w:ascii="GHEA Grapalat" w:hAnsi="GHEA Grapalat"/>
          <w:sz w:val="22"/>
          <w:szCs w:val="22"/>
          <w:lang w:val="hy-AM"/>
        </w:rPr>
        <w:t xml:space="preserve"> </w:t>
      </w:r>
      <w:r>
        <w:rPr>
          <w:rFonts w:cs="Arial" w:ascii="GHEA Grapalat" w:hAnsi="GHEA Grapalat"/>
          <w:sz w:val="22"/>
          <w:szCs w:val="22"/>
          <w:lang w:val="hy-AM"/>
        </w:rPr>
        <w:t>ջուրը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բազմակի</w:t>
      </w:r>
      <w:r>
        <w:rPr>
          <w:rFonts w:ascii="GHEA Grapalat" w:hAnsi="GHEA Grapalat"/>
          <w:sz w:val="22"/>
          <w:szCs w:val="22"/>
          <w:lang w:val="hy-AM"/>
        </w:rPr>
        <w:t xml:space="preserve"> </w:t>
      </w:r>
      <w:r>
        <w:rPr>
          <w:rFonts w:cs="Arial" w:ascii="GHEA Grapalat" w:hAnsi="GHEA Grapalat"/>
          <w:sz w:val="22"/>
          <w:szCs w:val="22"/>
          <w:lang w:val="hy-AM"/>
        </w:rPr>
        <w:t>անգամ</w:t>
      </w:r>
      <w:r>
        <w:rPr>
          <w:rFonts w:ascii="GHEA Grapalat" w:hAnsi="GHEA Grapalat"/>
          <w:sz w:val="22"/>
          <w:szCs w:val="22"/>
          <w:lang w:val="hy-AM"/>
        </w:rPr>
        <w:t xml:space="preserve"> </w:t>
      </w:r>
      <w:r>
        <w:rPr>
          <w:rFonts w:cs="Arial" w:ascii="GHEA Grapalat" w:hAnsi="GHEA Grapalat"/>
          <w:sz w:val="22"/>
          <w:szCs w:val="22"/>
          <w:lang w:val="hy-AM"/>
        </w:rPr>
        <w:t>վերաօգտագործվել</w:t>
      </w:r>
      <w:r>
        <w:rPr>
          <w:rFonts w:ascii="GHEA Grapalat" w:hAnsi="GHEA Grapalat"/>
          <w:sz w:val="22"/>
          <w:szCs w:val="22"/>
          <w:lang w:val="hy-AM"/>
        </w:rPr>
        <w:t xml:space="preserve"> </w:t>
      </w:r>
      <w:r>
        <w:rPr>
          <w:rFonts w:cs="Arial" w:ascii="GHEA Grapalat" w:hAnsi="GHEA Grapalat"/>
          <w:sz w:val="22"/>
          <w:szCs w:val="22"/>
          <w:lang w:val="hy-AM"/>
        </w:rPr>
        <w:t>կասկադային</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երում</w:t>
      </w:r>
      <w:r>
        <w:rPr>
          <w:rFonts w:ascii="GHEA Grapalat" w:hAnsi="GHEA Grapalat"/>
          <w:sz w:val="22"/>
          <w:szCs w:val="22"/>
          <w:lang w:val="hy-AM"/>
        </w:rPr>
        <w:t xml:space="preserve">, </w:t>
      </w:r>
      <w:r>
        <w:rPr>
          <w:rFonts w:cs="Arial" w:ascii="GHEA Grapalat" w:hAnsi="GHEA Grapalat"/>
          <w:sz w:val="22"/>
          <w:szCs w:val="22"/>
          <w:lang w:val="hy-AM"/>
        </w:rPr>
        <w:t>ինչը</w:t>
      </w:r>
      <w:r>
        <w:rPr>
          <w:rFonts w:ascii="GHEA Grapalat" w:hAnsi="GHEA Grapalat"/>
          <w:sz w:val="22"/>
          <w:szCs w:val="22"/>
          <w:lang w:val="hy-AM"/>
        </w:rPr>
        <w:t xml:space="preserve"> </w:t>
      </w:r>
      <w:r>
        <w:rPr>
          <w:rFonts w:cs="Arial" w:ascii="GHEA Grapalat" w:hAnsi="GHEA Grapalat"/>
          <w:sz w:val="22"/>
          <w:szCs w:val="22"/>
          <w:lang w:val="hy-AM"/>
        </w:rPr>
        <w:t>հանգեցնում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վիճակագրության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Armenian" w:ascii="GHEA Grapalat" w:hAnsi="GHEA Grapalat"/>
          <w:sz w:val="22"/>
          <w:szCs w:val="22"/>
          <w:lang w:val="hy-AM"/>
        </w:rPr>
        <w:t>«</w:t>
      </w:r>
      <w:r>
        <w:rPr>
          <w:rFonts w:cs="Arial" w:ascii="GHEA Grapalat" w:hAnsi="GHEA Grapalat"/>
          <w:sz w:val="22"/>
          <w:szCs w:val="22"/>
          <w:lang w:val="hy-AM"/>
        </w:rPr>
        <w:t>կրկնակի</w:t>
      </w:r>
      <w:r>
        <w:rPr>
          <w:rFonts w:ascii="GHEA Grapalat" w:hAnsi="GHEA Grapalat"/>
          <w:sz w:val="22"/>
          <w:szCs w:val="22"/>
          <w:lang w:val="hy-AM"/>
        </w:rPr>
        <w:t xml:space="preserve"> </w:t>
      </w:r>
      <w:r>
        <w:rPr>
          <w:rFonts w:cs="Arial" w:ascii="GHEA Grapalat" w:hAnsi="GHEA Grapalat"/>
          <w:sz w:val="22"/>
          <w:szCs w:val="22"/>
          <w:lang w:val="hy-AM"/>
        </w:rPr>
        <w:t>հաշվառման</w:t>
      </w:r>
      <w:r>
        <w:rPr>
          <w:rFonts w:cs="Arial Armenian" w:ascii="GHEA Grapalat" w:hAnsi="GHEA Grapalat"/>
          <w:sz w:val="22"/>
          <w:szCs w:val="22"/>
          <w:lang w:val="hy-AM"/>
        </w:rPr>
        <w:t>»</w:t>
      </w:r>
      <w:r>
        <w:rPr>
          <w:rFonts w:ascii="GHEA Grapalat" w:hAnsi="GHEA Grapalat"/>
          <w:sz w:val="22"/>
          <w:szCs w:val="22"/>
          <w:lang w:val="hy-AM"/>
        </w:rPr>
        <w:t xml:space="preserve"> </w:t>
      </w:r>
      <w:r>
        <w:rPr>
          <w:rFonts w:cs="Arial" w:ascii="GHEA Grapalat" w:hAnsi="GHEA Grapalat"/>
          <w:sz w:val="22"/>
          <w:szCs w:val="22"/>
          <w:lang w:val="hy-AM"/>
        </w:rPr>
        <w:t>էֆեկտի</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բացատրում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կանխատեսումներում</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երին</w:t>
      </w:r>
      <w:r>
        <w:rPr>
          <w:rFonts w:ascii="GHEA Grapalat" w:hAnsi="GHEA Grapalat"/>
          <w:sz w:val="22"/>
          <w:szCs w:val="22"/>
          <w:lang w:val="hy-AM"/>
        </w:rPr>
        <w:t xml:space="preserve"> </w:t>
      </w:r>
      <w:r>
        <w:rPr>
          <w:rFonts w:cs="Arial" w:ascii="GHEA Grapalat" w:hAnsi="GHEA Grapalat"/>
          <w:sz w:val="22"/>
          <w:szCs w:val="22"/>
          <w:lang w:val="hy-AM"/>
        </w:rPr>
        <w:t>վերագրվող</w:t>
      </w:r>
      <w:r>
        <w:rPr>
          <w:rFonts w:ascii="GHEA Grapalat" w:hAnsi="GHEA Grapalat"/>
          <w:sz w:val="22"/>
          <w:szCs w:val="22"/>
          <w:lang w:val="hy-AM"/>
        </w:rPr>
        <w:t xml:space="preserve"> </w:t>
      </w:r>
      <w:r>
        <w:rPr>
          <w:rFonts w:cs="Arial" w:ascii="GHEA Grapalat" w:hAnsi="GHEA Grapalat"/>
          <w:sz w:val="22"/>
          <w:szCs w:val="22"/>
          <w:lang w:val="hy-AM"/>
        </w:rPr>
        <w:t>մեծ</w:t>
      </w:r>
      <w:r>
        <w:rPr>
          <w:rFonts w:ascii="GHEA Grapalat" w:hAnsi="GHEA Grapalat"/>
          <w:sz w:val="22"/>
          <w:szCs w:val="22"/>
          <w:lang w:val="hy-AM"/>
        </w:rPr>
        <w:t xml:space="preserve"> </w:t>
      </w:r>
      <w:r>
        <w:rPr>
          <w:rFonts w:cs="Arial" w:ascii="GHEA Grapalat" w:hAnsi="GHEA Grapalat"/>
          <w:sz w:val="22"/>
          <w:szCs w:val="22"/>
          <w:lang w:val="hy-AM"/>
        </w:rPr>
        <w:t>ծավալները</w:t>
      </w:r>
      <w:r>
        <w:rPr>
          <w:rFonts w:ascii="GHEA Grapalat" w:hAnsi="GHEA Grapalat"/>
          <w:sz w:val="22"/>
          <w:szCs w:val="22"/>
          <w:lang w:val="hy-AM"/>
        </w:rPr>
        <w:t xml:space="preserve">: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Ճշգրտված</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հաշվեկշիռ</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ների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բացառելիս</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հաշվեկշիռը</w:t>
      </w:r>
      <w:r>
        <w:rPr>
          <w:rFonts w:ascii="GHEA Grapalat" w:hAnsi="GHEA Grapalat"/>
          <w:sz w:val="22"/>
          <w:szCs w:val="22"/>
          <w:lang w:val="hy-AM"/>
        </w:rPr>
        <w:t xml:space="preserve"> </w:t>
      </w:r>
      <w:r>
        <w:rPr>
          <w:rFonts w:cs="Arial" w:ascii="GHEA Grapalat" w:hAnsi="GHEA Grapalat"/>
          <w:sz w:val="22"/>
          <w:szCs w:val="22"/>
          <w:lang w:val="hy-AM"/>
        </w:rPr>
        <w:t>դառնում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զգալիորեն</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w:t>
      </w:r>
      <w:r>
        <w:rPr>
          <w:rFonts w:ascii="GHEA Grapalat" w:hAnsi="GHEA Grapalat"/>
          <w:sz w:val="22"/>
          <w:szCs w:val="22"/>
          <w:lang w:val="hy-AM"/>
        </w:rPr>
        <w:t xml:space="preserve"> 2023 </w:t>
      </w:r>
      <w:r>
        <w:rPr>
          <w:rFonts w:cs="Arial" w:ascii="GHEA Grapalat" w:hAnsi="GHEA Grapalat"/>
          <w:sz w:val="22"/>
          <w:szCs w:val="22"/>
          <w:lang w:val="hy-AM"/>
        </w:rPr>
        <w:t>թվականին</w:t>
      </w:r>
      <w:r>
        <w:rPr>
          <w:rFonts w:ascii="GHEA Grapalat" w:hAnsi="GHEA Grapalat"/>
          <w:sz w:val="22"/>
          <w:szCs w:val="22"/>
          <w:lang w:val="hy-AM"/>
        </w:rPr>
        <w:t xml:space="preserve"> </w:t>
      </w:r>
      <w:r>
        <w:rPr>
          <w:rFonts w:cs="Arial" w:ascii="GHEA Grapalat" w:hAnsi="GHEA Grapalat"/>
          <w:sz w:val="22"/>
          <w:szCs w:val="22"/>
          <w:lang w:val="hy-AM"/>
        </w:rPr>
        <w:t>օգտագործելի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միայն</w:t>
      </w:r>
      <w:r>
        <w:rPr>
          <w:rFonts w:ascii="GHEA Grapalat" w:hAnsi="GHEA Grapalat"/>
          <w:sz w:val="22"/>
          <w:szCs w:val="22"/>
          <w:lang w:val="hy-AM"/>
        </w:rPr>
        <w:t xml:space="preserve"> </w:t>
      </w:r>
      <w:r>
        <w:rPr>
          <w:rFonts w:cs="Arial" w:ascii="GHEA Grapalat" w:hAnsi="GHEA Grapalat"/>
          <w:sz w:val="22"/>
          <w:szCs w:val="22"/>
          <w:lang w:val="hy-AM"/>
        </w:rPr>
        <w:t>մոտ</w:t>
      </w:r>
      <w:r>
        <w:rPr>
          <w:rFonts w:ascii="GHEA Grapalat" w:hAnsi="GHEA Grapalat"/>
          <w:sz w:val="22"/>
          <w:szCs w:val="22"/>
          <w:lang w:val="hy-AM"/>
        </w:rPr>
        <w:t xml:space="preserve"> 22%-</w:t>
      </w:r>
      <w:r>
        <w:rPr>
          <w:rFonts w:cs="Arial" w:ascii="GHEA Grapalat" w:hAnsi="GHEA Grapalat"/>
          <w:sz w:val="22"/>
          <w:szCs w:val="22"/>
          <w:lang w:val="hy-AM"/>
        </w:rPr>
        <w:t>ն</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փաստացի</w:t>
      </w:r>
      <w:r>
        <w:rPr>
          <w:rFonts w:ascii="GHEA Grapalat" w:hAnsi="GHEA Grapalat"/>
          <w:sz w:val="22"/>
          <w:szCs w:val="22"/>
          <w:lang w:val="hy-AM"/>
        </w:rPr>
        <w:t xml:space="preserve"> </w:t>
      </w:r>
      <w:r>
        <w:rPr>
          <w:rFonts w:cs="Arial" w:ascii="GHEA Grapalat" w:hAnsi="GHEA Grapalat"/>
          <w:sz w:val="22"/>
          <w:szCs w:val="22"/>
          <w:lang w:val="hy-AM"/>
        </w:rPr>
        <w:t>բաց</w:t>
      </w:r>
      <w:r>
        <w:rPr>
          <w:rFonts w:ascii="GHEA Grapalat" w:hAnsi="GHEA Grapalat"/>
          <w:sz w:val="22"/>
          <w:szCs w:val="22"/>
          <w:lang w:val="hy-AM"/>
        </w:rPr>
        <w:t xml:space="preserve"> </w:t>
      </w:r>
      <w:r>
        <w:rPr>
          <w:rFonts w:cs="Arial" w:ascii="GHEA Grapalat" w:hAnsi="GHEA Grapalat"/>
          <w:sz w:val="22"/>
          <w:szCs w:val="22"/>
          <w:lang w:val="hy-AM"/>
        </w:rPr>
        <w:t>թողնվում</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նպատակներով</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սցենար</w:t>
      </w:r>
      <w:r>
        <w:rPr>
          <w:rFonts w:ascii="GHEA Grapalat" w:hAnsi="GHEA Grapalat"/>
          <w:sz w:val="22"/>
          <w:szCs w:val="22"/>
          <w:lang w:val="hy-AM"/>
        </w:rPr>
        <w:t xml:space="preserve">, </w:t>
      </w:r>
      <w:r>
        <w:rPr>
          <w:rFonts w:cs="Arial" w:ascii="GHEA Grapalat" w:hAnsi="GHEA Grapalat"/>
          <w:sz w:val="22"/>
          <w:szCs w:val="22"/>
          <w:lang w:val="hy-AM"/>
        </w:rPr>
        <w:t>քան</w:t>
      </w:r>
      <w:r>
        <w:rPr>
          <w:rFonts w:ascii="GHEA Grapalat" w:hAnsi="GHEA Grapalat"/>
          <w:sz w:val="22"/>
          <w:szCs w:val="22"/>
          <w:lang w:val="hy-AM"/>
        </w:rPr>
        <w:t xml:space="preserve"> </w:t>
      </w:r>
      <w:r>
        <w:rPr>
          <w:rFonts w:cs="Arial" w:ascii="GHEA Grapalat" w:hAnsi="GHEA Grapalat"/>
          <w:sz w:val="22"/>
          <w:szCs w:val="22"/>
          <w:lang w:val="hy-AM"/>
        </w:rPr>
        <w:t>սկզբնապես</w:t>
      </w:r>
      <w:r>
        <w:rPr>
          <w:rFonts w:ascii="GHEA Grapalat" w:hAnsi="GHEA Grapalat"/>
          <w:sz w:val="22"/>
          <w:szCs w:val="22"/>
          <w:lang w:val="hy-AM"/>
        </w:rPr>
        <w:t xml:space="preserve"> </w:t>
      </w:r>
      <w:r>
        <w:rPr>
          <w:rFonts w:cs="Arial" w:ascii="GHEA Grapalat" w:hAnsi="GHEA Grapalat"/>
          <w:sz w:val="22"/>
          <w:szCs w:val="22"/>
          <w:lang w:val="hy-AM"/>
        </w:rPr>
        <w:t>երևում</w:t>
      </w:r>
      <w:r>
        <w:rPr>
          <w:rFonts w:ascii="GHEA Grapalat" w:hAnsi="GHEA Grapalat"/>
          <w:sz w:val="22"/>
          <w:szCs w:val="22"/>
          <w:lang w:val="hy-AM"/>
        </w:rPr>
        <w:t xml:space="preserve"> </w:t>
      </w:r>
      <w:r>
        <w:rPr>
          <w:rFonts w:cs="Arial" w:ascii="GHEA Grapalat" w:hAnsi="GHEA Grapalat"/>
          <w:sz w:val="22"/>
          <w:szCs w:val="22"/>
          <w:lang w:val="hy-AM"/>
        </w:rPr>
        <w:t>էր</w:t>
      </w:r>
      <w:r>
        <w:rPr>
          <w:rFonts w:ascii="GHEA Grapalat" w:hAnsi="GHEA Grapalat"/>
          <w:sz w:val="22"/>
          <w:szCs w:val="22"/>
          <w:lang w:val="hy-AM"/>
        </w:rPr>
        <w:t xml:space="preserve">: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ազդեցություն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վերին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ստորին</w:t>
      </w:r>
      <w:r>
        <w:rPr>
          <w:rFonts w:ascii="GHEA Grapalat" w:hAnsi="GHEA Grapalat"/>
          <w:sz w:val="22"/>
          <w:szCs w:val="22"/>
          <w:lang w:val="hy-AM"/>
        </w:rPr>
        <w:t xml:space="preserve"> </w:t>
      </w:r>
      <w:r>
        <w:rPr>
          <w:rFonts w:cs="Arial" w:ascii="GHEA Grapalat" w:hAnsi="GHEA Grapalat"/>
          <w:sz w:val="22"/>
          <w:szCs w:val="22"/>
          <w:lang w:val="hy-AM"/>
        </w:rPr>
        <w:t>սահմանների</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աստիճանական</w:t>
      </w:r>
      <w:r>
        <w:rPr>
          <w:rFonts w:ascii="GHEA Grapalat" w:hAnsi="GHEA Grapalat"/>
          <w:sz w:val="22"/>
          <w:szCs w:val="22"/>
          <w:lang w:val="hy-AM"/>
        </w:rPr>
        <w:t xml:space="preserve"> </w:t>
      </w:r>
      <w:r>
        <w:rPr>
          <w:rFonts w:cs="Arial" w:ascii="GHEA Grapalat" w:hAnsi="GHEA Grapalat"/>
          <w:sz w:val="22"/>
          <w:szCs w:val="22"/>
          <w:lang w:val="hy-AM"/>
        </w:rPr>
        <w:t>նվազում</w:t>
      </w:r>
      <w:r>
        <w:rPr>
          <w:rFonts w:ascii="GHEA Grapalat" w:hAnsi="GHEA Grapalat"/>
          <w:sz w:val="22"/>
          <w:szCs w:val="22"/>
          <w:lang w:val="hy-AM"/>
        </w:rPr>
        <w:t xml:space="preserve">, </w:t>
      </w:r>
      <w:r>
        <w:rPr>
          <w:rFonts w:cs="Arial" w:ascii="GHEA Grapalat" w:hAnsi="GHEA Grapalat"/>
          <w:sz w:val="22"/>
          <w:szCs w:val="22"/>
          <w:lang w:val="hy-AM"/>
        </w:rPr>
        <w:t>հավանաբար</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փոփոխության</w:t>
      </w:r>
      <w:r>
        <w:rPr>
          <w:rFonts w:ascii="GHEA Grapalat" w:hAnsi="GHEA Grapalat"/>
          <w:sz w:val="22"/>
          <w:szCs w:val="22"/>
          <w:lang w:val="hy-AM"/>
        </w:rPr>
        <w:t xml:space="preserve"> </w:t>
      </w:r>
      <w:r>
        <w:rPr>
          <w:rFonts w:cs="Arial" w:ascii="GHEA Grapalat" w:hAnsi="GHEA Grapalat"/>
          <w:sz w:val="22"/>
          <w:szCs w:val="22"/>
          <w:lang w:val="hy-AM"/>
        </w:rPr>
        <w:t>ազդեցության</w:t>
      </w:r>
      <w:r>
        <w:rPr>
          <w:rFonts w:ascii="GHEA Grapalat" w:hAnsi="GHEA Grapalat"/>
          <w:sz w:val="22"/>
          <w:szCs w:val="22"/>
          <w:lang w:val="hy-AM"/>
        </w:rPr>
        <w:t xml:space="preserve"> </w:t>
      </w:r>
      <w:r>
        <w:rPr>
          <w:rFonts w:cs="Arial" w:ascii="GHEA Grapalat" w:hAnsi="GHEA Grapalat"/>
          <w:sz w:val="22"/>
          <w:szCs w:val="22"/>
          <w:lang w:val="hy-AM"/>
        </w:rPr>
        <w:t>պատճառով</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միտումն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ադապտիվ</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ռազմավարությունների</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Ոլորտային</w:t>
      </w:r>
      <w:r>
        <w:rPr>
          <w:rFonts w:ascii="GHEA Grapalat" w:hAnsi="GHEA Grapalat"/>
          <w:sz w:val="22"/>
          <w:szCs w:val="22"/>
          <w:lang w:val="hy-AM"/>
        </w:rPr>
        <w:t xml:space="preserve"> </w:t>
      </w:r>
      <w:r>
        <w:rPr>
          <w:rFonts w:cs="Arial" w:ascii="GHEA Grapalat" w:hAnsi="GHEA Grapalat"/>
          <w:sz w:val="22"/>
          <w:szCs w:val="22"/>
          <w:lang w:val="hy-AM"/>
        </w:rPr>
        <w:t>պահանջարկ</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ների</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գերակշռում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ցուցանիշներում</w:t>
      </w:r>
      <w:r>
        <w:rPr>
          <w:rFonts w:ascii="GHEA Grapalat" w:hAnsi="GHEA Grapalat"/>
          <w:sz w:val="22"/>
          <w:szCs w:val="22"/>
          <w:lang w:val="hy-AM"/>
        </w:rPr>
        <w:t xml:space="preserve">, </w:t>
      </w:r>
      <w:r>
        <w:rPr>
          <w:rFonts w:cs="Arial" w:ascii="GHEA Grapalat" w:hAnsi="GHEA Grapalat"/>
          <w:sz w:val="22"/>
          <w:szCs w:val="22"/>
          <w:lang w:val="hy-AM"/>
        </w:rPr>
        <w:t>ոռոգումը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ամենամեծ</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օգտագործողը</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նվազումը</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պայմանավորված</w:t>
      </w:r>
      <w:r>
        <w:rPr>
          <w:rFonts w:ascii="GHEA Grapalat" w:hAnsi="GHEA Grapalat"/>
          <w:sz w:val="22"/>
          <w:szCs w:val="22"/>
          <w:lang w:val="hy-AM"/>
        </w:rPr>
        <w:t xml:space="preserve"> </w:t>
      </w:r>
      <w:r>
        <w:rPr>
          <w:rFonts w:cs="Arial" w:ascii="GHEA Grapalat" w:hAnsi="GHEA Grapalat"/>
          <w:sz w:val="22"/>
          <w:szCs w:val="22"/>
          <w:lang w:val="hy-AM"/>
        </w:rPr>
        <w:t>լինել</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ակնկալվող</w:t>
      </w:r>
      <w:r>
        <w:rPr>
          <w:rFonts w:ascii="GHEA Grapalat" w:hAnsi="GHEA Grapalat"/>
          <w:sz w:val="22"/>
          <w:szCs w:val="22"/>
          <w:lang w:val="hy-AM"/>
        </w:rPr>
        <w:t xml:space="preserve"> </w:t>
      </w:r>
      <w:r>
        <w:rPr>
          <w:rFonts w:cs="Arial" w:ascii="GHEA Grapalat" w:hAnsi="GHEA Grapalat"/>
          <w:sz w:val="22"/>
          <w:szCs w:val="22"/>
          <w:lang w:val="hy-AM"/>
        </w:rPr>
        <w:t>բարելավումներով</w:t>
      </w:r>
      <w:r>
        <w:rPr>
          <w:rFonts w:ascii="GHEA Grapalat" w:hAnsi="GHEA Grapalat"/>
          <w:sz w:val="22"/>
          <w:szCs w:val="22"/>
          <w:lang w:val="hy-AM"/>
        </w:rPr>
        <w:t xml:space="preserve"> </w:t>
      </w:r>
      <w:r>
        <w:rPr>
          <w:rFonts w:cs="Arial" w:ascii="GHEA Grapalat" w:hAnsi="GHEA Grapalat"/>
          <w:sz w:val="22"/>
          <w:szCs w:val="22"/>
          <w:lang w:val="hy-AM"/>
        </w:rPr>
        <w:t>կամ</w:t>
      </w:r>
      <w:r>
        <w:rPr>
          <w:rFonts w:ascii="GHEA Grapalat" w:hAnsi="GHEA Grapalat"/>
          <w:sz w:val="22"/>
          <w:szCs w:val="22"/>
          <w:lang w:val="hy-AM"/>
        </w:rPr>
        <w:t xml:space="preserve"> </w:t>
      </w:r>
      <w:r>
        <w:rPr>
          <w:rFonts w:cs="Arial" w:ascii="GHEA Grapalat" w:hAnsi="GHEA Grapalat"/>
          <w:sz w:val="22"/>
          <w:szCs w:val="22"/>
          <w:lang w:val="hy-AM"/>
        </w:rPr>
        <w:t>գյուղատնտեսական</w:t>
      </w:r>
      <w:r>
        <w:rPr>
          <w:rFonts w:ascii="GHEA Grapalat" w:hAnsi="GHEA Grapalat"/>
          <w:sz w:val="22"/>
          <w:szCs w:val="22"/>
          <w:lang w:val="hy-AM"/>
        </w:rPr>
        <w:t xml:space="preserve"> </w:t>
      </w:r>
      <w:r>
        <w:rPr>
          <w:rFonts w:cs="Arial" w:ascii="GHEA Grapalat" w:hAnsi="GHEA Grapalat"/>
          <w:sz w:val="22"/>
          <w:szCs w:val="22"/>
          <w:lang w:val="hy-AM"/>
        </w:rPr>
        <w:t>պրակտիկայի</w:t>
      </w:r>
      <w:r>
        <w:rPr>
          <w:rFonts w:ascii="GHEA Grapalat" w:hAnsi="GHEA Grapalat"/>
          <w:sz w:val="22"/>
          <w:szCs w:val="22"/>
          <w:lang w:val="hy-AM"/>
        </w:rPr>
        <w:t xml:space="preserve"> </w:t>
      </w:r>
      <w:r>
        <w:rPr>
          <w:rFonts w:cs="Arial" w:ascii="GHEA Grapalat" w:hAnsi="GHEA Grapalat"/>
          <w:sz w:val="22"/>
          <w:szCs w:val="22"/>
          <w:lang w:val="hy-AM"/>
        </w:rPr>
        <w:t>փոփոխություններով</w:t>
      </w:r>
      <w:r>
        <w:rPr>
          <w:rFonts w:ascii="GHEA Grapalat" w:hAnsi="GHEA Grapalat"/>
          <w:sz w:val="22"/>
          <w:szCs w:val="22"/>
          <w:lang w:val="hy-AM"/>
        </w:rPr>
        <w:t xml:space="preserve">: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նկատառումներ</w:t>
      </w:r>
      <w:r>
        <w:rPr>
          <w:rFonts w:ascii="GHEA Grapalat" w:hAnsi="GHEA Grapalat"/>
          <w:sz w:val="22"/>
          <w:szCs w:val="22"/>
          <w:lang w:val="hy-AM"/>
        </w:rPr>
        <w:t xml:space="preserve">. </w:t>
      </w:r>
      <w:r>
        <w:rPr>
          <w:rFonts w:cs="Arial" w:ascii="GHEA Grapalat" w:hAnsi="GHEA Grapalat"/>
          <w:sz w:val="22"/>
          <w:szCs w:val="22"/>
          <w:lang w:val="hy-AM"/>
        </w:rPr>
        <w:t>Հուլիս</w:t>
      </w:r>
      <w:r>
        <w:rPr>
          <w:rFonts w:ascii="GHEA Grapalat" w:hAnsi="GHEA Grapalat"/>
          <w:sz w:val="22"/>
          <w:szCs w:val="22"/>
          <w:lang w:val="hy-AM"/>
        </w:rPr>
        <w:t>-</w:t>
      </w:r>
      <w:r>
        <w:rPr>
          <w:rFonts w:cs="Arial" w:ascii="GHEA Grapalat" w:hAnsi="GHEA Grapalat"/>
          <w:sz w:val="22"/>
          <w:szCs w:val="22"/>
          <w:lang w:val="hy-AM"/>
        </w:rPr>
        <w:t>սեպտեմբեր</w:t>
      </w:r>
      <w:r>
        <w:rPr>
          <w:rFonts w:ascii="GHEA Grapalat" w:hAnsi="GHEA Grapalat"/>
          <w:sz w:val="22"/>
          <w:szCs w:val="22"/>
          <w:lang w:val="hy-AM"/>
        </w:rPr>
        <w:t xml:space="preserve"> </w:t>
      </w:r>
      <w:r>
        <w:rPr>
          <w:rFonts w:cs="Arial" w:ascii="GHEA Grapalat" w:hAnsi="GHEA Grapalat"/>
          <w:sz w:val="22"/>
          <w:szCs w:val="22"/>
          <w:lang w:val="hy-AM"/>
        </w:rPr>
        <w:t>ամիսների</w:t>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ժամանակահատվածը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բնութագրվում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մատակարարմամբ</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բարձր</w:t>
      </w:r>
      <w:r>
        <w:rPr>
          <w:rFonts w:ascii="GHEA Grapalat" w:hAnsi="GHEA Grapalat"/>
          <w:sz w:val="22"/>
          <w:szCs w:val="22"/>
          <w:lang w:val="hy-AM"/>
        </w:rPr>
        <w:t xml:space="preserve"> </w:t>
      </w:r>
      <w:r>
        <w:rPr>
          <w:rFonts w:cs="Arial" w:ascii="GHEA Grapalat" w:hAnsi="GHEA Grapalat"/>
          <w:sz w:val="22"/>
          <w:szCs w:val="22"/>
          <w:lang w:val="hy-AM"/>
        </w:rPr>
        <w:t>պահանջարկով</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ուշադրություն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պլանավորման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p>
    <w:p>
      <w:pPr>
        <w:pStyle w:val="BodyText"/>
        <w:numPr>
          <w:ilvl w:val="0"/>
          <w:numId w:val="54"/>
        </w:numPr>
        <w:suppressAutoHyphens w:val="true"/>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կայունություն</w:t>
      </w:r>
      <w:r>
        <w:rPr>
          <w:rFonts w:ascii="GHEA Grapalat" w:hAnsi="GHEA Grapalat"/>
          <w:sz w:val="22"/>
          <w:szCs w:val="22"/>
          <w:lang w:val="hy-AM"/>
        </w:rPr>
        <w:t xml:space="preserve">. </w:t>
      </w:r>
      <w:r>
        <w:rPr>
          <w:rFonts w:cs="Arial" w:ascii="GHEA Grapalat" w:hAnsi="GHEA Grapalat"/>
          <w:sz w:val="22"/>
          <w:szCs w:val="22"/>
          <w:lang w:val="hy-AM"/>
        </w:rPr>
        <w:t>Չնայած</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հաշվեկշռին</w:t>
      </w:r>
      <w:r>
        <w:rPr>
          <w:rFonts w:ascii="GHEA Grapalat" w:hAnsi="GHEA Grapalat"/>
          <w:sz w:val="22"/>
          <w:szCs w:val="22"/>
          <w:lang w:val="hy-AM"/>
        </w:rPr>
        <w:t xml:space="preserve"> (</w:t>
      </w:r>
      <w:r>
        <w:rPr>
          <w:rFonts w:cs="Arial" w:ascii="GHEA Grapalat" w:hAnsi="GHEA Grapalat"/>
          <w:sz w:val="22"/>
          <w:szCs w:val="22"/>
          <w:lang w:val="hy-AM"/>
        </w:rPr>
        <w:t>բացառությամբ</w:t>
      </w:r>
      <w:r>
        <w:rPr>
          <w:rFonts w:ascii="GHEA Grapalat" w:hAnsi="GHEA Grapalat"/>
          <w:sz w:val="22"/>
          <w:szCs w:val="22"/>
          <w:lang w:val="hy-AM"/>
        </w:rPr>
        <w:t xml:space="preserve"> </w:t>
      </w:r>
      <w:r>
        <w:rPr>
          <w:rFonts w:cs="Arial" w:ascii="GHEA Grapalat" w:hAnsi="GHEA Grapalat"/>
          <w:sz w:val="22"/>
          <w:szCs w:val="22"/>
          <w:lang w:val="hy-AM"/>
        </w:rPr>
        <w:t>ՓՀԷԿ</w:t>
      </w:r>
      <w:r>
        <w:rPr>
          <w:rFonts w:ascii="GHEA Grapalat" w:hAnsi="GHEA Grapalat"/>
          <w:sz w:val="22"/>
          <w:szCs w:val="22"/>
          <w:lang w:val="hy-AM"/>
        </w:rPr>
        <w:t>-</w:t>
      </w:r>
      <w:r>
        <w:rPr>
          <w:rFonts w:cs="Arial" w:ascii="GHEA Grapalat" w:hAnsi="GHEA Grapalat"/>
          <w:sz w:val="22"/>
          <w:szCs w:val="22"/>
          <w:lang w:val="hy-AM"/>
        </w:rPr>
        <w:t>երի</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նվազման</w:t>
      </w:r>
      <w:r>
        <w:rPr>
          <w:rFonts w:ascii="GHEA Grapalat" w:hAnsi="GHEA Grapalat"/>
          <w:sz w:val="22"/>
          <w:szCs w:val="22"/>
          <w:lang w:val="hy-AM"/>
        </w:rPr>
        <w:t xml:space="preserve"> </w:t>
      </w:r>
      <w:r>
        <w:rPr>
          <w:rFonts w:cs="Arial" w:ascii="GHEA Grapalat" w:hAnsi="GHEA Grapalat"/>
          <w:sz w:val="22"/>
          <w:szCs w:val="22"/>
          <w:lang w:val="hy-AM"/>
        </w:rPr>
        <w:t>միտումը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դարձնում</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նախաձեռնող</w:t>
      </w:r>
      <w:r>
        <w:rPr>
          <w:rFonts w:ascii="GHEA Grapalat" w:hAnsi="GHEA Grapalat"/>
          <w:sz w:val="22"/>
          <w:szCs w:val="22"/>
          <w:lang w:val="hy-AM"/>
        </w:rPr>
        <w:t xml:space="preserve"> </w:t>
      </w:r>
      <w:r>
        <w:rPr>
          <w:rFonts w:cs="Arial" w:ascii="GHEA Grapalat" w:hAnsi="GHEA Grapalat"/>
          <w:sz w:val="22"/>
          <w:szCs w:val="22"/>
          <w:lang w:val="hy-AM"/>
        </w:rPr>
        <w:t>մոտեցումները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ascii="GHEA Grapalat" w:hAnsi="GHEA Grapalat"/>
          <w:b/>
          <w:bCs/>
          <w:sz w:val="22"/>
          <w:szCs w:val="22"/>
          <w:lang w:val="hy-AM"/>
        </w:rPr>
        <w:t>Եզրակացություն:</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 ջրօգտագործման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ծախսերի</w:t>
      </w:r>
      <w:r>
        <w:rPr>
          <w:rFonts w:ascii="GHEA Grapalat" w:hAnsi="GHEA Grapalat"/>
          <w:sz w:val="22"/>
          <w:szCs w:val="22"/>
          <w:lang w:val="hy-AM"/>
        </w:rPr>
        <w:t xml:space="preserve"> </w:t>
      </w:r>
      <w:r>
        <w:rPr>
          <w:rFonts w:cs="Arial" w:ascii="GHEA Grapalat" w:hAnsi="GHEA Grapalat"/>
          <w:sz w:val="22"/>
          <w:szCs w:val="22"/>
          <w:lang w:val="hy-AM"/>
        </w:rPr>
        <w:t>վերականգնման</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վերլուծությունն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բնապահպանական</w:t>
      </w:r>
      <w:r>
        <w:rPr>
          <w:rFonts w:ascii="GHEA Grapalat" w:hAnsi="GHEA Grapalat"/>
          <w:sz w:val="22"/>
          <w:szCs w:val="22"/>
          <w:lang w:val="hy-AM"/>
        </w:rPr>
        <w:t xml:space="preserve"> </w:t>
      </w:r>
      <w:r>
        <w:rPr>
          <w:rFonts w:cs="Arial" w:ascii="GHEA Grapalat" w:hAnsi="GHEA Grapalat"/>
          <w:sz w:val="22"/>
          <w:szCs w:val="22"/>
          <w:lang w:val="hy-AM"/>
        </w:rPr>
        <w:t>կայունության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զարգացման</w:t>
      </w:r>
      <w:r>
        <w:rPr>
          <w:rFonts w:ascii="GHEA Grapalat" w:hAnsi="GHEA Grapalat"/>
          <w:sz w:val="22"/>
          <w:szCs w:val="22"/>
          <w:lang w:val="hy-AM"/>
        </w:rPr>
        <w:t xml:space="preserve"> </w:t>
      </w:r>
      <w:r>
        <w:rPr>
          <w:rFonts w:cs="Arial" w:ascii="GHEA Grapalat" w:hAnsi="GHEA Grapalat"/>
          <w:sz w:val="22"/>
          <w:szCs w:val="22"/>
          <w:lang w:val="hy-AM"/>
        </w:rPr>
        <w:t>միջև</w:t>
      </w:r>
      <w:r>
        <w:rPr>
          <w:rFonts w:ascii="GHEA Grapalat" w:hAnsi="GHEA Grapalat"/>
          <w:sz w:val="22"/>
          <w:szCs w:val="22"/>
          <w:lang w:val="hy-AM"/>
        </w:rPr>
        <w:t xml:space="preserve"> </w:t>
      </w:r>
      <w:r>
        <w:rPr>
          <w:rFonts w:cs="Arial" w:ascii="GHEA Grapalat" w:hAnsi="GHEA Grapalat"/>
          <w:sz w:val="22"/>
          <w:szCs w:val="22"/>
          <w:lang w:val="hy-AM"/>
        </w:rPr>
        <w:t>բարդ</w:t>
      </w:r>
      <w:r>
        <w:rPr>
          <w:rFonts w:ascii="GHEA Grapalat" w:hAnsi="GHEA Grapalat"/>
          <w:sz w:val="22"/>
          <w:szCs w:val="22"/>
          <w:lang w:val="hy-AM"/>
        </w:rPr>
        <w:t xml:space="preserve"> </w:t>
      </w:r>
      <w:r>
        <w:rPr>
          <w:rFonts w:cs="Arial" w:ascii="GHEA Grapalat" w:hAnsi="GHEA Grapalat"/>
          <w:sz w:val="22"/>
          <w:szCs w:val="22"/>
          <w:lang w:val="hy-AM"/>
        </w:rPr>
        <w:t>փոխազդեցությունը</w:t>
      </w:r>
      <w:r>
        <w:rPr>
          <w:rFonts w:ascii="GHEA Grapalat" w:hAnsi="GHEA Grapalat"/>
          <w:sz w:val="22"/>
          <w:szCs w:val="22"/>
          <w:lang w:val="hy-AM"/>
        </w:rPr>
        <w:t xml:space="preserve">: </w:t>
      </w:r>
      <w:r>
        <w:rPr>
          <w:rFonts w:cs="Arial" w:ascii="GHEA Grapalat" w:hAnsi="GHEA Grapalat"/>
          <w:sz w:val="22"/>
          <w:szCs w:val="22"/>
          <w:lang w:val="hy-AM"/>
        </w:rPr>
        <w:t>Տարբեր</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ծախսերի</w:t>
      </w:r>
      <w:r>
        <w:rPr>
          <w:rFonts w:ascii="GHEA Grapalat" w:hAnsi="GHEA Grapalat"/>
          <w:sz w:val="22"/>
          <w:szCs w:val="22"/>
          <w:lang w:val="hy-AM"/>
        </w:rPr>
        <w:t xml:space="preserve"> </w:t>
      </w:r>
      <w:r>
        <w:rPr>
          <w:rFonts w:cs="Arial" w:ascii="GHEA Grapalat" w:hAnsi="GHEA Grapalat"/>
          <w:sz w:val="22"/>
          <w:szCs w:val="22"/>
          <w:lang w:val="hy-AM"/>
        </w:rPr>
        <w:t>գնահատումը՝</w:t>
      </w:r>
      <w:r>
        <w:rPr>
          <w:rFonts w:ascii="GHEA Grapalat" w:hAnsi="GHEA Grapalat"/>
          <w:sz w:val="22"/>
          <w:szCs w:val="22"/>
          <w:lang w:val="hy-AM"/>
        </w:rPr>
        <w:t xml:space="preserve"> </w:t>
      </w:r>
      <w:r>
        <w:rPr>
          <w:rFonts w:cs="Arial" w:ascii="GHEA Grapalat" w:hAnsi="GHEA Grapalat"/>
          <w:sz w:val="22"/>
          <w:szCs w:val="22"/>
          <w:lang w:val="hy-AM"/>
        </w:rPr>
        <w:t>սկսած</w:t>
      </w:r>
      <w:r>
        <w:rPr>
          <w:rFonts w:ascii="GHEA Grapalat" w:hAnsi="GHEA Grapalat"/>
          <w:sz w:val="22"/>
          <w:szCs w:val="22"/>
          <w:lang w:val="hy-AM"/>
        </w:rPr>
        <w:t xml:space="preserve"> </w:t>
      </w:r>
      <w:r>
        <w:rPr>
          <w:rFonts w:cs="Arial" w:ascii="GHEA Grapalat" w:hAnsi="GHEA Grapalat"/>
          <w:sz w:val="22"/>
          <w:szCs w:val="22"/>
          <w:lang w:val="hy-AM"/>
        </w:rPr>
        <w:t>հուսալի</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ապահովումից</w:t>
      </w:r>
      <w:r>
        <w:rPr>
          <w:rFonts w:ascii="GHEA Grapalat" w:hAnsi="GHEA Grapalat"/>
          <w:sz w:val="22"/>
          <w:szCs w:val="22"/>
          <w:lang w:val="hy-AM"/>
        </w:rPr>
        <w:t xml:space="preserve"> </w:t>
      </w:r>
      <w:r>
        <w:rPr>
          <w:rFonts w:cs="Arial" w:ascii="GHEA Grapalat" w:hAnsi="GHEA Grapalat"/>
          <w:sz w:val="22"/>
          <w:szCs w:val="22"/>
          <w:lang w:val="hy-AM"/>
        </w:rPr>
        <w:t>մինչև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որակի</w:t>
      </w:r>
      <w:r>
        <w:rPr>
          <w:rFonts w:ascii="GHEA Grapalat" w:hAnsi="GHEA Grapalat"/>
          <w:sz w:val="22"/>
          <w:szCs w:val="22"/>
          <w:lang w:val="hy-AM"/>
        </w:rPr>
        <w:t xml:space="preserve"> </w:t>
      </w:r>
      <w:r>
        <w:rPr>
          <w:rFonts w:cs="Arial" w:ascii="GHEA Grapalat" w:hAnsi="GHEA Grapalat"/>
          <w:sz w:val="22"/>
          <w:szCs w:val="22"/>
          <w:lang w:val="hy-AM"/>
        </w:rPr>
        <w:t>բարելավում</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կեղտաջրերի</w:t>
      </w:r>
      <w:r>
        <w:rPr>
          <w:rFonts w:ascii="GHEA Grapalat" w:hAnsi="GHEA Grapalat"/>
          <w:sz w:val="22"/>
          <w:szCs w:val="22"/>
          <w:lang w:val="hy-AM"/>
        </w:rPr>
        <w:t xml:space="preserve"> </w:t>
      </w:r>
      <w:r>
        <w:rPr>
          <w:rFonts w:cs="Arial" w:ascii="GHEA Grapalat" w:hAnsi="GHEA Grapalat"/>
          <w:sz w:val="22"/>
          <w:szCs w:val="22"/>
          <w:lang w:val="hy-AM"/>
        </w:rPr>
        <w:t>մաքրում</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տարածաշրջանում</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տնտեսագիտության</w:t>
      </w:r>
      <w:r>
        <w:rPr>
          <w:rFonts w:ascii="GHEA Grapalat" w:hAnsi="GHEA Grapalat"/>
          <w:sz w:val="22"/>
          <w:szCs w:val="22"/>
          <w:lang w:val="hy-AM"/>
        </w:rPr>
        <w:t xml:space="preserve"> </w:t>
      </w:r>
      <w:r>
        <w:rPr>
          <w:rFonts w:cs="Arial" w:ascii="GHEA Grapalat" w:hAnsi="GHEA Grapalat"/>
          <w:sz w:val="22"/>
          <w:szCs w:val="22"/>
          <w:lang w:val="hy-AM"/>
        </w:rPr>
        <w:t>բազմակողմանի</w:t>
      </w:r>
      <w:r>
        <w:rPr>
          <w:rFonts w:ascii="GHEA Grapalat" w:hAnsi="GHEA Grapalat"/>
          <w:sz w:val="22"/>
          <w:szCs w:val="22"/>
          <w:lang w:val="hy-AM"/>
        </w:rPr>
        <w:t xml:space="preserve"> </w:t>
      </w:r>
      <w:r>
        <w:rPr>
          <w:rFonts w:cs="Arial" w:ascii="GHEA Grapalat" w:hAnsi="GHEA Grapalat"/>
          <w:sz w:val="22"/>
          <w:szCs w:val="22"/>
          <w:lang w:val="hy-AM"/>
        </w:rPr>
        <w:t>բնույթը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Կիրառված</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մեթոդաբանությունները</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առնում</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դիտարկումները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ընթացիկ</w:t>
      </w:r>
      <w:r>
        <w:rPr>
          <w:rFonts w:ascii="GHEA Grapalat" w:hAnsi="GHEA Grapalat"/>
          <w:sz w:val="22"/>
          <w:szCs w:val="22"/>
          <w:lang w:val="hy-AM"/>
        </w:rPr>
        <w:t xml:space="preserve"> </w:t>
      </w:r>
      <w:r>
        <w:rPr>
          <w:rFonts w:cs="Arial" w:ascii="GHEA Grapalat" w:hAnsi="GHEA Grapalat"/>
          <w:sz w:val="22"/>
          <w:szCs w:val="22"/>
          <w:lang w:val="hy-AM"/>
        </w:rPr>
        <w:t>վերլուծությունները</w:t>
      </w:r>
      <w:r>
        <w:rPr>
          <w:rFonts w:ascii="GHEA Grapalat" w:hAnsi="GHEA Grapalat"/>
          <w:sz w:val="22"/>
          <w:szCs w:val="22"/>
          <w:lang w:val="hy-AM"/>
        </w:rPr>
        <w:t xml:space="preserve">, </w:t>
      </w:r>
      <w:r>
        <w:rPr>
          <w:rFonts w:cs="Arial" w:ascii="GHEA Grapalat" w:hAnsi="GHEA Grapalat"/>
          <w:sz w:val="22"/>
          <w:szCs w:val="22"/>
          <w:lang w:val="hy-AM"/>
        </w:rPr>
        <w:t>ապահովում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ամուր</w:t>
      </w:r>
      <w:r>
        <w:rPr>
          <w:rFonts w:ascii="GHEA Grapalat" w:hAnsi="GHEA Grapalat"/>
          <w:sz w:val="22"/>
          <w:szCs w:val="22"/>
          <w:lang w:val="hy-AM"/>
        </w:rPr>
        <w:t xml:space="preserve"> </w:t>
      </w:r>
      <w:r>
        <w:rPr>
          <w:rFonts w:cs="Arial" w:ascii="GHEA Grapalat" w:hAnsi="GHEA Grapalat"/>
          <w:sz w:val="22"/>
          <w:szCs w:val="22"/>
          <w:lang w:val="hy-AM"/>
        </w:rPr>
        <w:t>հիմք՝</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կարիքների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սպառման</w:t>
      </w:r>
      <w:r>
        <w:rPr>
          <w:rFonts w:ascii="GHEA Grapalat" w:hAnsi="GHEA Grapalat"/>
          <w:sz w:val="22"/>
          <w:szCs w:val="22"/>
          <w:lang w:val="hy-AM"/>
        </w:rPr>
        <w:t xml:space="preserve"> </w:t>
      </w:r>
      <w:r>
        <w:rPr>
          <w:rFonts w:cs="Arial" w:ascii="GHEA Grapalat" w:hAnsi="GHEA Grapalat"/>
          <w:sz w:val="22"/>
          <w:szCs w:val="22"/>
          <w:lang w:val="hy-AM"/>
        </w:rPr>
        <w:t>մոդելների</w:t>
      </w:r>
      <w:r>
        <w:rPr>
          <w:rFonts w:ascii="GHEA Grapalat" w:hAnsi="GHEA Grapalat"/>
          <w:sz w:val="22"/>
          <w:szCs w:val="22"/>
          <w:lang w:val="hy-AM"/>
        </w:rPr>
        <w:t xml:space="preserve"> </w:t>
      </w:r>
      <w:r>
        <w:rPr>
          <w:rFonts w:cs="Arial" w:ascii="GHEA Grapalat" w:hAnsi="GHEA Grapalat"/>
          <w:sz w:val="22"/>
          <w:szCs w:val="22"/>
          <w:lang w:val="hy-AM"/>
        </w:rPr>
        <w:t>կանխատեսման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կանխատեսումները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գործում</w:t>
      </w:r>
      <w:r>
        <w:rPr>
          <w:rFonts w:ascii="GHEA Grapalat" w:hAnsi="GHEA Grapalat"/>
          <w:sz w:val="22"/>
          <w:szCs w:val="22"/>
          <w:lang w:val="hy-AM"/>
        </w:rPr>
        <w:t xml:space="preserve"> </w:t>
      </w:r>
      <w:r>
        <w:rPr>
          <w:rFonts w:cs="Arial" w:ascii="GHEA Grapalat" w:hAnsi="GHEA Grapalat"/>
          <w:sz w:val="22"/>
          <w:szCs w:val="22"/>
          <w:lang w:val="hy-AM"/>
        </w:rPr>
        <w:t>տեղեկացված</w:t>
      </w:r>
      <w:r>
        <w:rPr>
          <w:rFonts w:ascii="GHEA Grapalat" w:hAnsi="GHEA Grapalat"/>
          <w:sz w:val="22"/>
          <w:szCs w:val="22"/>
          <w:lang w:val="hy-AM"/>
        </w:rPr>
        <w:t xml:space="preserve"> </w:t>
      </w:r>
      <w:r>
        <w:rPr>
          <w:rFonts w:cs="Arial" w:ascii="GHEA Grapalat" w:hAnsi="GHEA Grapalat"/>
          <w:sz w:val="22"/>
          <w:szCs w:val="22"/>
          <w:lang w:val="hy-AM"/>
        </w:rPr>
        <w:t>որոշումների</w:t>
      </w:r>
      <w:r>
        <w:rPr>
          <w:rFonts w:ascii="GHEA Grapalat" w:hAnsi="GHEA Grapalat"/>
          <w:sz w:val="22"/>
          <w:szCs w:val="22"/>
          <w:lang w:val="hy-AM"/>
        </w:rPr>
        <w:t xml:space="preserve"> </w:t>
      </w:r>
      <w:r>
        <w:rPr>
          <w:rFonts w:cs="Arial" w:ascii="GHEA Grapalat" w:hAnsi="GHEA Grapalat"/>
          <w:sz w:val="22"/>
          <w:szCs w:val="22"/>
          <w:lang w:val="hy-AM"/>
        </w:rPr>
        <w:t>կայացման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փոփոխվող</w:t>
      </w:r>
      <w:r>
        <w:rPr>
          <w:rFonts w:ascii="GHEA Grapalat" w:hAnsi="GHEA Grapalat"/>
          <w:sz w:val="22"/>
          <w:szCs w:val="22"/>
          <w:lang w:val="hy-AM"/>
        </w:rPr>
        <w:t xml:space="preserve"> </w:t>
      </w:r>
      <w:r>
        <w:rPr>
          <w:rFonts w:cs="Arial" w:ascii="GHEA Grapalat" w:hAnsi="GHEA Grapalat"/>
          <w:sz w:val="22"/>
          <w:szCs w:val="22"/>
          <w:lang w:val="hy-AM"/>
        </w:rPr>
        <w:t>պայմանների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սոցիալ</w:t>
      </w:r>
      <w:r>
        <w:rPr>
          <w:rFonts w:ascii="GHEA Grapalat" w:hAnsi="GHEA Grapalat"/>
          <w:sz w:val="22"/>
          <w:szCs w:val="22"/>
          <w:lang w:val="hy-AM"/>
        </w:rPr>
        <w:t>-</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գործոնների</w:t>
      </w:r>
      <w:r>
        <w:rPr>
          <w:rFonts w:ascii="GHEA Grapalat" w:hAnsi="GHEA Grapalat"/>
          <w:sz w:val="22"/>
          <w:szCs w:val="22"/>
          <w:lang w:val="hy-AM"/>
        </w:rPr>
        <w:t xml:space="preserve"> </w:t>
      </w:r>
      <w:r>
        <w:rPr>
          <w:rFonts w:cs="Arial" w:ascii="GHEA Grapalat" w:hAnsi="GHEA Grapalat"/>
          <w:sz w:val="22"/>
          <w:szCs w:val="22"/>
          <w:lang w:val="hy-AM"/>
        </w:rPr>
        <w:t>զարգացման</w:t>
      </w:r>
      <w:r>
        <w:rPr>
          <w:rFonts w:ascii="GHEA Grapalat" w:hAnsi="GHEA Grapalat"/>
          <w:sz w:val="22"/>
          <w:szCs w:val="22"/>
          <w:lang w:val="hy-AM"/>
        </w:rPr>
        <w:t xml:space="preserve"> </w:t>
      </w:r>
      <w:r>
        <w:rPr>
          <w:rFonts w:cs="Arial" w:ascii="GHEA Grapalat" w:hAnsi="GHEA Grapalat"/>
          <w:sz w:val="22"/>
          <w:szCs w:val="22"/>
          <w:lang w:val="hy-AM"/>
        </w:rPr>
        <w:t>պայմաններում</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հաշվեկշռի</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բացահայտում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օգտագործման</w:t>
      </w:r>
      <w:r>
        <w:rPr>
          <w:rFonts w:ascii="GHEA Grapalat" w:hAnsi="GHEA Grapalat"/>
          <w:sz w:val="22"/>
          <w:szCs w:val="22"/>
          <w:lang w:val="hy-AM"/>
        </w:rPr>
        <w:t xml:space="preserve"> </w:t>
      </w:r>
      <w:r>
        <w:rPr>
          <w:rFonts w:cs="Arial" w:ascii="GHEA Grapalat" w:hAnsi="GHEA Grapalat"/>
          <w:sz w:val="22"/>
          <w:szCs w:val="22"/>
          <w:lang w:val="hy-AM"/>
        </w:rPr>
        <w:t>նրբերանգված</w:t>
      </w:r>
      <w:r>
        <w:rPr>
          <w:rFonts w:ascii="GHEA Grapalat" w:hAnsi="GHEA Grapalat"/>
          <w:sz w:val="22"/>
          <w:szCs w:val="22"/>
          <w:lang w:val="hy-AM"/>
        </w:rPr>
        <w:t xml:space="preserve"> </w:t>
      </w:r>
      <w:r>
        <w:rPr>
          <w:rFonts w:cs="Arial" w:ascii="GHEA Grapalat" w:hAnsi="GHEA Grapalat"/>
          <w:sz w:val="22"/>
          <w:szCs w:val="22"/>
          <w:lang w:val="hy-AM"/>
        </w:rPr>
        <w:t>պատկերը</w:t>
      </w:r>
      <w:r>
        <w:rPr>
          <w:rFonts w:ascii="GHEA Grapalat" w:hAnsi="GHEA Grapalat"/>
          <w:sz w:val="22"/>
          <w:szCs w:val="22"/>
          <w:lang w:val="hy-AM"/>
        </w:rPr>
        <w:t xml:space="preserve">: </w:t>
      </w: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նախնական</w:t>
      </w:r>
      <w:r>
        <w:rPr>
          <w:rFonts w:ascii="GHEA Grapalat" w:hAnsi="GHEA Grapalat"/>
          <w:sz w:val="22"/>
          <w:szCs w:val="22"/>
          <w:lang w:val="hy-AM"/>
        </w:rPr>
        <w:t xml:space="preserve"> </w:t>
      </w:r>
      <w:r>
        <w:rPr>
          <w:rFonts w:cs="Arial" w:ascii="GHEA Grapalat" w:hAnsi="GHEA Grapalat"/>
          <w:sz w:val="22"/>
          <w:szCs w:val="22"/>
          <w:lang w:val="hy-AM"/>
        </w:rPr>
        <w:t>թվերը</w:t>
      </w:r>
      <w:r>
        <w:rPr>
          <w:rFonts w:ascii="GHEA Grapalat" w:hAnsi="GHEA Grapalat"/>
          <w:sz w:val="22"/>
          <w:szCs w:val="22"/>
          <w:lang w:val="hy-AM"/>
        </w:rPr>
        <w:t xml:space="preserve"> </w:t>
      </w:r>
      <w:r>
        <w:rPr>
          <w:rFonts w:cs="Arial" w:ascii="GHEA Grapalat" w:hAnsi="GHEA Grapalat"/>
          <w:sz w:val="22"/>
          <w:szCs w:val="22"/>
          <w:lang w:val="hy-AM"/>
        </w:rPr>
        <w:t>ենթադրում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դեֆիցիտ</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մանրակրկիտ</w:t>
      </w:r>
      <w:r>
        <w:rPr>
          <w:rFonts w:ascii="GHEA Grapalat" w:hAnsi="GHEA Grapalat"/>
          <w:sz w:val="22"/>
          <w:szCs w:val="22"/>
          <w:lang w:val="hy-AM"/>
        </w:rPr>
        <w:t xml:space="preserve"> </w:t>
      </w:r>
      <w:r>
        <w:rPr>
          <w:rFonts w:cs="Arial" w:ascii="GHEA Grapalat" w:hAnsi="GHEA Grapalat"/>
          <w:sz w:val="22"/>
          <w:szCs w:val="22"/>
          <w:lang w:val="hy-AM"/>
        </w:rPr>
        <w:t>ուսումնասիրությունը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առնելով</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բնույթը</w:t>
      </w:r>
      <w:r>
        <w:rPr>
          <w:rFonts w:ascii="GHEA Grapalat" w:hAnsi="GHEA Grapalat"/>
          <w:sz w:val="22"/>
          <w:szCs w:val="22"/>
          <w:lang w:val="hy-AM"/>
        </w:rPr>
        <w:t xml:space="preserve">, </w:t>
      </w:r>
      <w:r>
        <w:rPr>
          <w:rFonts w:cs="Arial" w:ascii="GHEA Grapalat" w:hAnsi="GHEA Grapalat"/>
          <w:sz w:val="22"/>
          <w:szCs w:val="22"/>
          <w:lang w:val="hy-AM"/>
        </w:rPr>
        <w:t>ցույց</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ավելի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սցենար</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տվյալների</w:t>
      </w:r>
      <w:r>
        <w:rPr>
          <w:rFonts w:ascii="GHEA Grapalat" w:hAnsi="GHEA Grapalat"/>
          <w:sz w:val="22"/>
          <w:szCs w:val="22"/>
          <w:lang w:val="hy-AM"/>
        </w:rPr>
        <w:t xml:space="preserve"> </w:t>
      </w:r>
      <w:r>
        <w:rPr>
          <w:rFonts w:cs="Arial" w:ascii="GHEA Grapalat" w:hAnsi="GHEA Grapalat"/>
          <w:sz w:val="22"/>
          <w:szCs w:val="22"/>
          <w:lang w:val="hy-AM"/>
        </w:rPr>
        <w:t>համատեքստին</w:t>
      </w:r>
      <w:r>
        <w:rPr>
          <w:rFonts w:ascii="GHEA Grapalat" w:hAnsi="GHEA Grapalat"/>
          <w:sz w:val="22"/>
          <w:szCs w:val="22"/>
          <w:lang w:val="hy-AM"/>
        </w:rPr>
        <w:t xml:space="preserve"> </w:t>
      </w:r>
      <w:r>
        <w:rPr>
          <w:rFonts w:cs="Arial" w:ascii="GHEA Grapalat" w:hAnsi="GHEA Grapalat"/>
          <w:sz w:val="22"/>
          <w:szCs w:val="22"/>
          <w:lang w:val="hy-AM"/>
        </w:rPr>
        <w:t>հատուկ</w:t>
      </w:r>
      <w:r>
        <w:rPr>
          <w:rFonts w:ascii="GHEA Grapalat" w:hAnsi="GHEA Grapalat"/>
          <w:sz w:val="22"/>
          <w:szCs w:val="22"/>
          <w:lang w:val="hy-AM"/>
        </w:rPr>
        <w:t xml:space="preserve"> </w:t>
      </w:r>
      <w:r>
        <w:rPr>
          <w:rFonts w:cs="Arial" w:ascii="GHEA Grapalat" w:hAnsi="GHEA Grapalat"/>
          <w:sz w:val="22"/>
          <w:szCs w:val="22"/>
          <w:lang w:val="hy-AM"/>
        </w:rPr>
        <w:t>մեկնաբանման</w:t>
      </w:r>
      <w:r>
        <w:rPr>
          <w:rFonts w:ascii="GHEA Grapalat" w:hAnsi="GHEA Grapalat"/>
          <w:sz w:val="22"/>
          <w:szCs w:val="22"/>
          <w:lang w:val="hy-AM"/>
        </w:rPr>
        <w:t xml:space="preserve"> </w:t>
      </w:r>
      <w:r>
        <w:rPr>
          <w:rFonts w:cs="Arial" w:ascii="GHEA Grapalat" w:hAnsi="GHEA Grapalat"/>
          <w:sz w:val="22"/>
          <w:szCs w:val="22"/>
          <w:lang w:val="hy-AM"/>
        </w:rPr>
        <w:t>կարևորությունը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զգալի</w:t>
      </w:r>
      <w:r>
        <w:rPr>
          <w:rFonts w:ascii="GHEA Grapalat" w:hAnsi="GHEA Grapalat"/>
          <w:sz w:val="22"/>
          <w:szCs w:val="22"/>
          <w:lang w:val="hy-AM"/>
        </w:rPr>
        <w:t xml:space="preserve"> </w:t>
      </w:r>
      <w:r>
        <w:rPr>
          <w:rFonts w:cs="Arial" w:ascii="GHEA Grapalat" w:hAnsi="GHEA Grapalat"/>
          <w:sz w:val="22"/>
          <w:szCs w:val="22"/>
          <w:lang w:val="hy-AM"/>
        </w:rPr>
        <w:t>հիդրոէներգետիկ</w:t>
      </w:r>
      <w:r>
        <w:rPr>
          <w:rFonts w:ascii="GHEA Grapalat" w:hAnsi="GHEA Grapalat"/>
          <w:sz w:val="22"/>
          <w:szCs w:val="22"/>
          <w:lang w:val="hy-AM"/>
        </w:rPr>
        <w:t xml:space="preserve"> </w:t>
      </w:r>
      <w:r>
        <w:rPr>
          <w:rFonts w:cs="Arial" w:ascii="GHEA Grapalat" w:hAnsi="GHEA Grapalat"/>
          <w:sz w:val="22"/>
          <w:szCs w:val="22"/>
          <w:lang w:val="hy-AM"/>
        </w:rPr>
        <w:t>ներկայություն</w:t>
      </w:r>
      <w:r>
        <w:rPr>
          <w:rFonts w:ascii="GHEA Grapalat" w:hAnsi="GHEA Grapalat"/>
          <w:sz w:val="22"/>
          <w:szCs w:val="22"/>
          <w:lang w:val="hy-AM"/>
        </w:rPr>
        <w:t xml:space="preserve"> </w:t>
      </w:r>
      <w:r>
        <w:rPr>
          <w:rFonts w:cs="Arial" w:ascii="GHEA Grapalat" w:hAnsi="GHEA Grapalat"/>
          <w:sz w:val="22"/>
          <w:szCs w:val="22"/>
          <w:lang w:val="hy-AM"/>
        </w:rPr>
        <w:t>ունեցող</w:t>
      </w:r>
      <w:r>
        <w:rPr>
          <w:rFonts w:ascii="GHEA Grapalat" w:hAnsi="GHEA Grapalat"/>
          <w:sz w:val="22"/>
          <w:szCs w:val="22"/>
          <w:lang w:val="hy-AM"/>
        </w:rPr>
        <w:t xml:space="preserve"> </w:t>
      </w:r>
      <w:r>
        <w:rPr>
          <w:rFonts w:cs="Arial" w:ascii="GHEA Grapalat" w:hAnsi="GHEA Grapalat"/>
          <w:sz w:val="22"/>
          <w:szCs w:val="22"/>
          <w:lang w:val="hy-AM"/>
        </w:rPr>
        <w:t>ավազաններում</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փոփոխությունը</w:t>
      </w:r>
      <w:r>
        <w:rPr>
          <w:rFonts w:ascii="GHEA Grapalat" w:hAnsi="GHEA Grapalat"/>
          <w:sz w:val="22"/>
          <w:szCs w:val="22"/>
          <w:lang w:val="hy-AM"/>
        </w:rPr>
        <w:t xml:space="preserve"> </w:t>
      </w:r>
      <w:r>
        <w:rPr>
          <w:rFonts w:cs="Arial" w:ascii="GHEA Grapalat" w:hAnsi="GHEA Grapalat"/>
          <w:sz w:val="22"/>
          <w:szCs w:val="22"/>
          <w:lang w:val="hy-AM"/>
        </w:rPr>
        <w:t>դառնում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գործոն</w:t>
      </w:r>
      <w:r>
        <w:rPr>
          <w:rFonts w:ascii="GHEA Grapalat" w:hAnsi="GHEA Grapalat"/>
          <w:sz w:val="22"/>
          <w:szCs w:val="22"/>
          <w:lang w:val="hy-AM"/>
        </w:rPr>
        <w:t xml:space="preserve">, </w:t>
      </w:r>
      <w:r>
        <w:rPr>
          <w:rFonts w:cs="Arial" w:ascii="GHEA Grapalat" w:hAnsi="GHEA Grapalat"/>
          <w:sz w:val="22"/>
          <w:szCs w:val="22"/>
          <w:lang w:val="hy-AM"/>
        </w:rPr>
        <w:t>որն</w:t>
      </w:r>
      <w:r>
        <w:rPr>
          <w:rFonts w:ascii="GHEA Grapalat" w:hAnsi="GHEA Grapalat"/>
          <w:sz w:val="22"/>
          <w:szCs w:val="22"/>
          <w:lang w:val="hy-AM"/>
        </w:rPr>
        <w:t xml:space="preserve"> </w:t>
      </w:r>
      <w:r>
        <w:rPr>
          <w:rFonts w:cs="Arial" w:ascii="GHEA Grapalat" w:hAnsi="GHEA Grapalat"/>
          <w:sz w:val="22"/>
          <w:szCs w:val="22"/>
          <w:lang w:val="hy-AM"/>
        </w:rPr>
        <w:t>ազդում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անհրաժեշտ</w:t>
      </w:r>
      <w:r>
        <w:rPr>
          <w:rFonts w:ascii="GHEA Grapalat" w:hAnsi="GHEA Grapalat"/>
          <w:sz w:val="22"/>
          <w:szCs w:val="22"/>
          <w:lang w:val="hy-AM"/>
        </w:rPr>
        <w:t xml:space="preserve"> </w:t>
      </w:r>
      <w:r>
        <w:rPr>
          <w:rFonts w:cs="Arial" w:ascii="GHEA Grapalat" w:hAnsi="GHEA Grapalat"/>
          <w:sz w:val="22"/>
          <w:szCs w:val="22"/>
          <w:lang w:val="hy-AM"/>
        </w:rPr>
        <w:t>դարձնելով</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ադապտիվ</w:t>
      </w:r>
      <w:r>
        <w:rPr>
          <w:rFonts w:ascii="GHEA Grapalat" w:hAnsi="GHEA Grapalat"/>
          <w:sz w:val="22"/>
          <w:szCs w:val="22"/>
          <w:lang w:val="hy-AM"/>
        </w:rPr>
        <w:t xml:space="preserve"> </w:t>
      </w:r>
      <w:r>
        <w:rPr>
          <w:rFonts w:cs="Arial" w:ascii="GHEA Grapalat" w:hAnsi="GHEA Grapalat"/>
          <w:sz w:val="22"/>
          <w:szCs w:val="22"/>
          <w:lang w:val="hy-AM"/>
        </w:rPr>
        <w:t>ռազմավարություններ</w:t>
      </w:r>
      <w:r>
        <w:rPr>
          <w:rFonts w:ascii="GHEA Grapalat" w:hAnsi="GHEA Grapalat"/>
          <w:sz w:val="22"/>
          <w:szCs w:val="22"/>
          <w:lang w:val="hy-AM"/>
        </w:rPr>
        <w:t xml:space="preserve">: </w:t>
      </w:r>
      <w:r>
        <w:rPr>
          <w:rFonts w:cs="Arial" w:ascii="GHEA Grapalat" w:hAnsi="GHEA Grapalat"/>
          <w:sz w:val="22"/>
          <w:szCs w:val="22"/>
          <w:lang w:val="hy-AM"/>
        </w:rPr>
        <w:t>Ժամանակի</w:t>
      </w:r>
      <w:r>
        <w:rPr>
          <w:rFonts w:ascii="GHEA Grapalat" w:hAnsi="GHEA Grapalat"/>
          <w:sz w:val="22"/>
          <w:szCs w:val="22"/>
          <w:lang w:val="hy-AM"/>
        </w:rPr>
        <w:t xml:space="preserve"> </w:t>
      </w:r>
      <w:r>
        <w:rPr>
          <w:rFonts w:cs="Arial" w:ascii="GHEA Grapalat" w:hAnsi="GHEA Grapalat"/>
          <w:sz w:val="22"/>
          <w:szCs w:val="22"/>
          <w:lang w:val="hy-AM"/>
        </w:rPr>
        <w:t>ընթացքում</w:t>
      </w:r>
      <w:r>
        <w:rPr>
          <w:rFonts w:ascii="GHEA Grapalat" w:hAnsi="GHEA Grapalat"/>
          <w:sz w:val="22"/>
          <w:szCs w:val="22"/>
          <w:lang w:val="hy-AM"/>
        </w:rPr>
        <w:t xml:space="preserve"> </w:t>
      </w:r>
      <w:r>
        <w:rPr>
          <w:rFonts w:cs="Arial" w:ascii="GHEA Grapalat" w:hAnsi="GHEA Grapalat"/>
          <w:sz w:val="22"/>
          <w:szCs w:val="22"/>
          <w:lang w:val="hy-AM"/>
        </w:rPr>
        <w:t>ջրամատակարարման</w:t>
      </w:r>
      <w:r>
        <w:rPr>
          <w:rFonts w:ascii="GHEA Grapalat" w:hAnsi="GHEA Grapalat"/>
          <w:sz w:val="22"/>
          <w:szCs w:val="22"/>
          <w:lang w:val="hy-AM"/>
        </w:rPr>
        <w:t xml:space="preserve"> </w:t>
      </w:r>
      <w:r>
        <w:rPr>
          <w:rFonts w:cs="Arial" w:ascii="GHEA Grapalat" w:hAnsi="GHEA Grapalat"/>
          <w:sz w:val="22"/>
          <w:szCs w:val="22"/>
          <w:lang w:val="hy-AM"/>
        </w:rPr>
        <w:t>կանխատեսվող</w:t>
      </w:r>
      <w:r>
        <w:rPr>
          <w:rFonts w:ascii="GHEA Grapalat" w:hAnsi="GHEA Grapalat"/>
          <w:sz w:val="22"/>
          <w:szCs w:val="22"/>
          <w:lang w:val="hy-AM"/>
        </w:rPr>
        <w:t xml:space="preserve"> </w:t>
      </w:r>
      <w:r>
        <w:rPr>
          <w:rFonts w:cs="Arial" w:ascii="GHEA Grapalat" w:hAnsi="GHEA Grapalat"/>
          <w:sz w:val="22"/>
          <w:szCs w:val="22"/>
          <w:lang w:val="hy-AM"/>
        </w:rPr>
        <w:t>աստիճանական</w:t>
      </w:r>
      <w:r>
        <w:rPr>
          <w:rFonts w:ascii="GHEA Grapalat" w:hAnsi="GHEA Grapalat"/>
          <w:sz w:val="22"/>
          <w:szCs w:val="22"/>
          <w:lang w:val="hy-AM"/>
        </w:rPr>
        <w:t xml:space="preserve"> </w:t>
      </w:r>
      <w:r>
        <w:rPr>
          <w:rFonts w:cs="Arial" w:ascii="GHEA Grapalat" w:hAnsi="GHEA Grapalat"/>
          <w:sz w:val="22"/>
          <w:szCs w:val="22"/>
          <w:lang w:val="hy-AM"/>
        </w:rPr>
        <w:t>նվազումն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պահպանման</w:t>
      </w:r>
      <w:r>
        <w:rPr>
          <w:rFonts w:ascii="GHEA Grapalat" w:hAnsi="GHEA Grapalat"/>
          <w:sz w:val="22"/>
          <w:szCs w:val="22"/>
          <w:lang w:val="hy-AM"/>
        </w:rPr>
        <w:t xml:space="preserve"> </w:t>
      </w:r>
      <w:r>
        <w:rPr>
          <w:rFonts w:cs="Arial" w:ascii="GHEA Grapalat" w:hAnsi="GHEA Grapalat"/>
          <w:sz w:val="22"/>
          <w:szCs w:val="22"/>
          <w:lang w:val="hy-AM"/>
        </w:rPr>
        <w:t>միջոցառումների</w:t>
      </w:r>
      <w:r>
        <w:rPr>
          <w:rFonts w:ascii="GHEA Grapalat" w:hAnsi="GHEA Grapalat"/>
          <w:sz w:val="22"/>
          <w:szCs w:val="22"/>
          <w:lang w:val="hy-AM"/>
        </w:rPr>
        <w:t xml:space="preserve"> </w:t>
      </w:r>
      <w:r>
        <w:rPr>
          <w:rFonts w:cs="Arial" w:ascii="GHEA Grapalat" w:hAnsi="GHEA Grapalat"/>
          <w:sz w:val="22"/>
          <w:szCs w:val="22"/>
          <w:lang w:val="hy-AM"/>
        </w:rPr>
        <w:t>իրականացման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նորարարական</w:t>
      </w:r>
      <w:r>
        <w:rPr>
          <w:rFonts w:ascii="GHEA Grapalat" w:hAnsi="GHEA Grapalat"/>
          <w:sz w:val="22"/>
          <w:szCs w:val="22"/>
          <w:lang w:val="hy-AM"/>
        </w:rPr>
        <w:t xml:space="preserve"> </w:t>
      </w:r>
      <w:r>
        <w:rPr>
          <w:rFonts w:cs="Arial" w:ascii="GHEA Grapalat" w:hAnsi="GHEA Grapalat"/>
          <w:sz w:val="22"/>
          <w:szCs w:val="22"/>
          <w:lang w:val="hy-AM"/>
        </w:rPr>
        <w:t>տեխնիկայի</w:t>
      </w:r>
      <w:r>
        <w:rPr>
          <w:rFonts w:ascii="GHEA Grapalat" w:hAnsi="GHEA Grapalat"/>
          <w:sz w:val="22"/>
          <w:szCs w:val="22"/>
          <w:lang w:val="hy-AM"/>
        </w:rPr>
        <w:t xml:space="preserve"> </w:t>
      </w:r>
      <w:r>
        <w:rPr>
          <w:rFonts w:cs="Arial" w:ascii="GHEA Grapalat" w:hAnsi="GHEA Grapalat"/>
          <w:sz w:val="22"/>
          <w:szCs w:val="22"/>
          <w:lang w:val="hy-AM"/>
        </w:rPr>
        <w:t>ուսումնասիրման</w:t>
      </w:r>
      <w:r>
        <w:rPr>
          <w:rFonts w:ascii="GHEA Grapalat" w:hAnsi="GHEA Grapalat"/>
          <w:sz w:val="22"/>
          <w:szCs w:val="22"/>
          <w:lang w:val="hy-AM"/>
        </w:rPr>
        <w:t xml:space="preserve"> </w:t>
      </w:r>
      <w:r>
        <w:rPr>
          <w:rFonts w:cs="Arial" w:ascii="GHEA Grapalat" w:hAnsi="GHEA Grapalat"/>
          <w:sz w:val="22"/>
          <w:szCs w:val="22"/>
          <w:lang w:val="hy-AM"/>
        </w:rPr>
        <w:t>հրատապությունը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առկայության</w:t>
      </w:r>
      <w:r>
        <w:rPr>
          <w:rFonts w:ascii="GHEA Grapalat" w:hAnsi="GHEA Grapalat"/>
          <w:sz w:val="22"/>
          <w:szCs w:val="22"/>
          <w:lang w:val="hy-AM"/>
        </w:rPr>
        <w:t xml:space="preserve"> </w:t>
      </w:r>
      <w:r>
        <w:rPr>
          <w:rFonts w:cs="Arial" w:ascii="GHEA Grapalat" w:hAnsi="GHEA Grapalat"/>
          <w:sz w:val="22"/>
          <w:szCs w:val="22"/>
          <w:lang w:val="hy-AM"/>
        </w:rPr>
        <w:t>սեզոնային</w:t>
      </w:r>
      <w:r>
        <w:rPr>
          <w:rFonts w:ascii="GHEA Grapalat" w:hAnsi="GHEA Grapalat"/>
          <w:sz w:val="22"/>
          <w:szCs w:val="22"/>
          <w:lang w:val="hy-AM"/>
        </w:rPr>
        <w:t xml:space="preserve"> </w:t>
      </w:r>
      <w:r>
        <w:rPr>
          <w:rFonts w:cs="Arial" w:ascii="GHEA Grapalat" w:hAnsi="GHEA Grapalat"/>
          <w:sz w:val="22"/>
          <w:szCs w:val="22"/>
          <w:lang w:val="hy-AM"/>
        </w:rPr>
        <w:t>փոփոխականությունը</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հուլիս</w:t>
      </w:r>
      <w:r>
        <w:rPr>
          <w:rFonts w:ascii="GHEA Grapalat" w:hAnsi="GHEA Grapalat"/>
          <w:sz w:val="22"/>
          <w:szCs w:val="22"/>
          <w:lang w:val="hy-AM"/>
        </w:rPr>
        <w:t>-</w:t>
      </w:r>
      <w:r>
        <w:rPr>
          <w:rFonts w:cs="Arial" w:ascii="GHEA Grapalat" w:hAnsi="GHEA Grapalat"/>
          <w:sz w:val="22"/>
          <w:szCs w:val="22"/>
          <w:lang w:val="hy-AM"/>
        </w:rPr>
        <w:t>սեպտեմբեր</w:t>
      </w:r>
      <w:r>
        <w:rPr>
          <w:rFonts w:ascii="GHEA Grapalat" w:hAnsi="GHEA Grapalat"/>
          <w:sz w:val="22"/>
          <w:szCs w:val="22"/>
          <w:lang w:val="hy-AM"/>
        </w:rPr>
        <w:t xml:space="preserve"> </w:t>
      </w:r>
      <w:r>
        <w:rPr>
          <w:rFonts w:cs="Arial" w:ascii="GHEA Grapalat" w:hAnsi="GHEA Grapalat"/>
          <w:sz w:val="22"/>
          <w:szCs w:val="22"/>
          <w:lang w:val="hy-AM"/>
        </w:rPr>
        <w:t>ամիսների</w:t>
      </w:r>
      <w:r>
        <w:rPr>
          <w:rFonts w:ascii="GHEA Grapalat" w:hAnsi="GHEA Grapalat"/>
          <w:sz w:val="22"/>
          <w:szCs w:val="22"/>
          <w:lang w:val="hy-AM"/>
        </w:rPr>
        <w:t xml:space="preserve"> </w:t>
      </w:r>
      <w:r>
        <w:rPr>
          <w:rFonts w:cs="Arial" w:ascii="GHEA Grapalat" w:hAnsi="GHEA Grapalat"/>
          <w:sz w:val="22"/>
          <w:szCs w:val="22"/>
          <w:lang w:val="hy-AM"/>
        </w:rPr>
        <w:t>կրիտիկական</w:t>
      </w:r>
      <w:r>
        <w:rPr>
          <w:rFonts w:ascii="GHEA Grapalat" w:hAnsi="GHEA Grapalat"/>
          <w:sz w:val="22"/>
          <w:szCs w:val="22"/>
          <w:lang w:val="hy-AM"/>
        </w:rPr>
        <w:t xml:space="preserve"> </w:t>
      </w:r>
      <w:r>
        <w:rPr>
          <w:rFonts w:cs="Arial" w:ascii="GHEA Grapalat" w:hAnsi="GHEA Grapalat"/>
          <w:sz w:val="22"/>
          <w:szCs w:val="22"/>
          <w:lang w:val="hy-AM"/>
        </w:rPr>
        <w:t>ցածր</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ժամանակահատվածը</w:t>
      </w:r>
      <w:r>
        <w:rPr>
          <w:rFonts w:ascii="GHEA Grapalat" w:hAnsi="GHEA Grapalat"/>
          <w:sz w:val="22"/>
          <w:szCs w:val="22"/>
          <w:lang w:val="hy-AM"/>
        </w:rPr>
        <w:t xml:space="preserve">, </w:t>
      </w:r>
      <w:r>
        <w:rPr>
          <w:rFonts w:cs="Arial" w:ascii="GHEA Grapalat" w:hAnsi="GHEA Grapalat"/>
          <w:sz w:val="22"/>
          <w:szCs w:val="22"/>
          <w:lang w:val="hy-AM"/>
        </w:rPr>
        <w:t>պահանջում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թիրախային</w:t>
      </w:r>
      <w:r>
        <w:rPr>
          <w:rFonts w:ascii="GHEA Grapalat" w:hAnsi="GHEA Grapalat"/>
          <w:sz w:val="22"/>
          <w:szCs w:val="22"/>
          <w:lang w:val="hy-AM"/>
        </w:rPr>
        <w:t xml:space="preserve"> </w:t>
      </w:r>
      <w:r>
        <w:rPr>
          <w:rFonts w:cs="Arial" w:ascii="GHEA Grapalat" w:hAnsi="GHEA Grapalat"/>
          <w:sz w:val="22"/>
          <w:szCs w:val="22"/>
          <w:lang w:val="hy-AM"/>
        </w:rPr>
        <w:t>մոտեցումներ</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կարող</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ներառել</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պահպանման</w:t>
      </w:r>
      <w:r>
        <w:rPr>
          <w:rFonts w:ascii="GHEA Grapalat" w:hAnsi="GHEA Grapalat"/>
          <w:sz w:val="22"/>
          <w:szCs w:val="22"/>
          <w:lang w:val="hy-AM"/>
        </w:rPr>
        <w:t xml:space="preserve"> </w:t>
      </w:r>
      <w:r>
        <w:rPr>
          <w:rFonts w:cs="Arial" w:ascii="GHEA Grapalat" w:hAnsi="GHEA Grapalat"/>
          <w:sz w:val="22"/>
          <w:szCs w:val="22"/>
          <w:lang w:val="hy-AM"/>
        </w:rPr>
        <w:t>բարելավված</w:t>
      </w:r>
      <w:r>
        <w:rPr>
          <w:rFonts w:ascii="GHEA Grapalat" w:hAnsi="GHEA Grapalat"/>
          <w:sz w:val="22"/>
          <w:szCs w:val="22"/>
          <w:lang w:val="hy-AM"/>
        </w:rPr>
        <w:t xml:space="preserve"> </w:t>
      </w:r>
      <w:r>
        <w:rPr>
          <w:rFonts w:cs="Arial" w:ascii="GHEA Grapalat" w:hAnsi="GHEA Grapalat"/>
          <w:sz w:val="22"/>
          <w:szCs w:val="22"/>
          <w:lang w:val="hy-AM"/>
        </w:rPr>
        <w:t>լուծումներ</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ռազմավարություններ</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հնարավոր</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գագաթնակետային</w:t>
      </w:r>
      <w:r>
        <w:rPr>
          <w:rFonts w:ascii="GHEA Grapalat" w:hAnsi="GHEA Grapalat"/>
          <w:sz w:val="22"/>
          <w:szCs w:val="22"/>
          <w:lang w:val="hy-AM"/>
        </w:rPr>
        <w:t xml:space="preserve"> </w:t>
      </w:r>
      <w:r>
        <w:rPr>
          <w:rFonts w:cs="Arial" w:ascii="GHEA Grapalat" w:hAnsi="GHEA Grapalat"/>
          <w:sz w:val="22"/>
          <w:szCs w:val="22"/>
          <w:lang w:val="hy-AM"/>
        </w:rPr>
        <w:t>ժամանակահատվածների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ալտերնատիվ</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աղբյուրների</w:t>
      </w:r>
      <w:r>
        <w:rPr>
          <w:rFonts w:ascii="GHEA Grapalat" w:hAnsi="GHEA Grapalat"/>
          <w:sz w:val="22"/>
          <w:szCs w:val="22"/>
          <w:lang w:val="hy-AM"/>
        </w:rPr>
        <w:t xml:space="preserve"> </w:t>
      </w:r>
      <w:r>
        <w:rPr>
          <w:rFonts w:cs="Arial" w:ascii="GHEA Grapalat" w:hAnsi="GHEA Grapalat"/>
          <w:sz w:val="22"/>
          <w:szCs w:val="22"/>
          <w:lang w:val="hy-AM"/>
        </w:rPr>
        <w:t>ուսումնասիրություն</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Մինչդեռ</w:t>
      </w:r>
      <w:r>
        <w:rPr>
          <w:rFonts w:ascii="GHEA Grapalat" w:hAnsi="GHEA Grapalat"/>
          <w:sz w:val="22"/>
          <w:szCs w:val="22"/>
          <w:lang w:val="hy-AM"/>
        </w:rPr>
        <w:t xml:space="preserve"> </w:t>
      </w:r>
      <w:r>
        <w:rPr>
          <w:rFonts w:cs="Arial" w:ascii="GHEA Grapalat" w:hAnsi="GHEA Grapalat"/>
          <w:sz w:val="22"/>
          <w:szCs w:val="22"/>
          <w:lang w:val="hy-AM"/>
        </w:rPr>
        <w:t>ընդհանուր</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հաշվեկշիռը</w:t>
      </w:r>
      <w:r>
        <w:rPr>
          <w:rFonts w:ascii="GHEA Grapalat" w:hAnsi="GHEA Grapalat"/>
          <w:sz w:val="22"/>
          <w:szCs w:val="22"/>
          <w:lang w:val="hy-AM"/>
        </w:rPr>
        <w:t xml:space="preserve"> </w:t>
      </w:r>
      <w:r>
        <w:rPr>
          <w:rFonts w:cs="Arial" w:ascii="GHEA Grapalat" w:hAnsi="GHEA Grapalat"/>
          <w:sz w:val="22"/>
          <w:szCs w:val="22"/>
          <w:lang w:val="hy-AM"/>
        </w:rPr>
        <w:t>թվում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դրական</w:t>
      </w:r>
      <w:r>
        <w:rPr>
          <w:rFonts w:ascii="GHEA Grapalat" w:hAnsi="GHEA Grapalat"/>
          <w:sz w:val="22"/>
          <w:szCs w:val="22"/>
          <w:lang w:val="hy-AM"/>
        </w:rPr>
        <w:t xml:space="preserve">, </w:t>
      </w:r>
      <w:r>
        <w:rPr>
          <w:rFonts w:cs="Arial" w:ascii="GHEA Grapalat" w:hAnsi="GHEA Grapalat"/>
          <w:sz w:val="22"/>
          <w:szCs w:val="22"/>
          <w:lang w:val="hy-AM"/>
        </w:rPr>
        <w:t>երբ</w:t>
      </w:r>
      <w:r>
        <w:rPr>
          <w:rFonts w:ascii="GHEA Grapalat" w:hAnsi="GHEA Grapalat"/>
          <w:sz w:val="22"/>
          <w:szCs w:val="22"/>
          <w:lang w:val="hy-AM"/>
        </w:rPr>
        <w:t xml:space="preserve"> </w:t>
      </w:r>
      <w:r>
        <w:rPr>
          <w:rFonts w:cs="Arial" w:ascii="GHEA Grapalat" w:hAnsi="GHEA Grapalat"/>
          <w:sz w:val="22"/>
          <w:szCs w:val="22"/>
          <w:lang w:val="hy-AM"/>
        </w:rPr>
        <w:t>բացառվում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ոչ</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օգտագործումները</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թե՛</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միտումներն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շարունակական</w:t>
      </w:r>
      <w:r>
        <w:rPr>
          <w:rFonts w:ascii="GHEA Grapalat" w:hAnsi="GHEA Grapalat"/>
          <w:sz w:val="22"/>
          <w:szCs w:val="22"/>
          <w:lang w:val="hy-AM"/>
        </w:rPr>
        <w:t xml:space="preserve"> </w:t>
      </w:r>
      <w:r>
        <w:rPr>
          <w:rFonts w:cs="Arial" w:ascii="GHEA Grapalat" w:hAnsi="GHEA Grapalat"/>
          <w:sz w:val="22"/>
          <w:szCs w:val="22"/>
          <w:lang w:val="hy-AM"/>
        </w:rPr>
        <w:t>զգոնության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նախաձեռնողական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r>
        <w:rPr>
          <w:rFonts w:cs="Arial" w:ascii="GHEA Grapalat" w:hAnsi="GHEA Grapalat"/>
          <w:sz w:val="22"/>
          <w:szCs w:val="22"/>
          <w:lang w:val="hy-AM"/>
        </w:rPr>
        <w:t>Սա</w:t>
      </w:r>
      <w:r>
        <w:rPr>
          <w:rFonts w:ascii="GHEA Grapalat" w:hAnsi="GHEA Grapalat"/>
          <w:sz w:val="22"/>
          <w:szCs w:val="22"/>
          <w:lang w:val="hy-AM"/>
        </w:rPr>
        <w:t xml:space="preserve"> </w:t>
      </w:r>
      <w:r>
        <w:rPr>
          <w:rFonts w:cs="Arial" w:ascii="GHEA Grapalat" w:hAnsi="GHEA Grapalat"/>
          <w:sz w:val="22"/>
          <w:szCs w:val="22"/>
          <w:lang w:val="hy-AM"/>
        </w:rPr>
        <w:t>ներառում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w:t>
      </w:r>
      <w:r>
        <w:rPr>
          <w:rFonts w:cs="Arial" w:ascii="GHEA Grapalat" w:hAnsi="GHEA Grapalat"/>
          <w:sz w:val="22"/>
          <w:szCs w:val="22"/>
          <w:lang w:val="hy-AM"/>
        </w:rPr>
        <w:t>ոլորտներում</w:t>
      </w:r>
      <w:r>
        <w:rPr>
          <w:rFonts w:ascii="GHEA Grapalat" w:hAnsi="GHEA Grapalat"/>
          <w:sz w:val="22"/>
          <w:szCs w:val="22"/>
          <w:lang w:val="hy-AM"/>
        </w:rPr>
        <w:t xml:space="preserve">, </w:t>
      </w:r>
      <w:r>
        <w:rPr>
          <w:rFonts w:cs="Arial" w:ascii="GHEA Grapalat" w:hAnsi="GHEA Grapalat"/>
          <w:sz w:val="22"/>
          <w:szCs w:val="22"/>
          <w:lang w:val="hy-AM"/>
        </w:rPr>
        <w:t>հատկապես</w:t>
      </w:r>
      <w:r>
        <w:rPr>
          <w:rFonts w:ascii="GHEA Grapalat" w:hAnsi="GHEA Grapalat"/>
          <w:sz w:val="22"/>
          <w:szCs w:val="22"/>
          <w:lang w:val="hy-AM"/>
        </w:rPr>
        <w:t xml:space="preserve"> </w:t>
      </w:r>
      <w:r>
        <w:rPr>
          <w:rFonts w:cs="Arial" w:ascii="GHEA Grapalat" w:hAnsi="GHEA Grapalat"/>
          <w:sz w:val="22"/>
          <w:szCs w:val="22"/>
          <w:lang w:val="hy-AM"/>
        </w:rPr>
        <w:t>ոռոգման</w:t>
      </w:r>
      <w:r>
        <w:rPr>
          <w:rFonts w:ascii="GHEA Grapalat" w:hAnsi="GHEA Grapalat"/>
          <w:sz w:val="22"/>
          <w:szCs w:val="22"/>
          <w:lang w:val="hy-AM"/>
        </w:rPr>
        <w:t xml:space="preserve"> </w:t>
      </w:r>
      <w:r>
        <w:rPr>
          <w:rFonts w:cs="Arial" w:ascii="GHEA Grapalat" w:hAnsi="GHEA Grapalat"/>
          <w:sz w:val="22"/>
          <w:szCs w:val="22"/>
          <w:lang w:val="hy-AM"/>
        </w:rPr>
        <w:t>մեջ</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մնում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ամենամեծ</w:t>
      </w:r>
      <w:r>
        <w:rPr>
          <w:rFonts w:ascii="GHEA Grapalat" w:hAnsi="GHEA Grapalat"/>
          <w:sz w:val="22"/>
          <w:szCs w:val="22"/>
          <w:lang w:val="hy-AM"/>
        </w:rPr>
        <w:t xml:space="preserve"> </w:t>
      </w:r>
      <w:r>
        <w:rPr>
          <w:rFonts w:cs="Arial" w:ascii="GHEA Grapalat" w:hAnsi="GHEA Grapalat"/>
          <w:sz w:val="22"/>
          <w:szCs w:val="22"/>
          <w:lang w:val="hy-AM"/>
        </w:rPr>
        <w:t>սպառողական</w:t>
      </w:r>
      <w:r>
        <w:rPr>
          <w:rFonts w:ascii="GHEA Grapalat" w:hAnsi="GHEA Grapalat"/>
          <w:sz w:val="22"/>
          <w:szCs w:val="22"/>
          <w:lang w:val="hy-AM"/>
        </w:rPr>
        <w:t xml:space="preserve"> </w:t>
      </w:r>
      <w:r>
        <w:rPr>
          <w:rFonts w:cs="Arial" w:ascii="GHEA Grapalat" w:hAnsi="GHEA Grapalat"/>
          <w:sz w:val="22"/>
          <w:szCs w:val="22"/>
          <w:lang w:val="hy-AM"/>
        </w:rPr>
        <w:t>օգտագործողը</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բարելավման</w:t>
      </w:r>
      <w:r>
        <w:rPr>
          <w:rFonts w:ascii="GHEA Grapalat" w:hAnsi="GHEA Grapalat"/>
          <w:sz w:val="22"/>
          <w:szCs w:val="22"/>
          <w:lang w:val="hy-AM"/>
        </w:rPr>
        <w:t xml:space="preserve"> </w:t>
      </w:r>
      <w:r>
        <w:rPr>
          <w:rFonts w:cs="Arial" w:ascii="GHEA Grapalat" w:hAnsi="GHEA Grapalat"/>
          <w:sz w:val="22"/>
          <w:szCs w:val="22"/>
          <w:lang w:val="hy-AM"/>
        </w:rPr>
        <w:t>շարունակական</w:t>
      </w:r>
      <w:r>
        <w:rPr>
          <w:rFonts w:ascii="GHEA Grapalat" w:hAnsi="GHEA Grapalat"/>
          <w:sz w:val="22"/>
          <w:szCs w:val="22"/>
          <w:lang w:val="hy-AM"/>
        </w:rPr>
        <w:t xml:space="preserve"> </w:t>
      </w:r>
      <w:r>
        <w:rPr>
          <w:rFonts w:cs="Arial" w:ascii="GHEA Grapalat" w:hAnsi="GHEA Grapalat"/>
          <w:sz w:val="22"/>
          <w:szCs w:val="22"/>
          <w:lang w:val="hy-AM"/>
        </w:rPr>
        <w:t>ջանքերը</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Ամփոփելով՝</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 ջրօգտագործման</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հիմք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ստեղծում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քաղաքականության</w:t>
      </w:r>
      <w:r>
        <w:rPr>
          <w:rFonts w:ascii="GHEA Grapalat" w:hAnsi="GHEA Grapalat"/>
          <w:sz w:val="22"/>
          <w:szCs w:val="22"/>
          <w:lang w:val="hy-AM"/>
        </w:rPr>
        <w:t xml:space="preserve"> </w:t>
      </w:r>
      <w:r>
        <w:rPr>
          <w:rFonts w:cs="Arial" w:ascii="GHEA Grapalat" w:hAnsi="GHEA Grapalat"/>
          <w:sz w:val="22"/>
          <w:szCs w:val="22"/>
          <w:lang w:val="hy-AM"/>
        </w:rPr>
        <w:t>մշակման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ընդգծում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հավասարակշռված</w:t>
      </w:r>
      <w:r>
        <w:rPr>
          <w:rFonts w:ascii="GHEA Grapalat" w:hAnsi="GHEA Grapalat"/>
          <w:sz w:val="22"/>
          <w:szCs w:val="22"/>
          <w:lang w:val="hy-AM"/>
        </w:rPr>
        <w:t xml:space="preserve"> </w:t>
      </w:r>
      <w:r>
        <w:rPr>
          <w:rFonts w:cs="Arial" w:ascii="GHEA Grapalat" w:hAnsi="GHEA Grapalat"/>
          <w:sz w:val="22"/>
          <w:szCs w:val="22"/>
          <w:lang w:val="hy-AM"/>
        </w:rPr>
        <w:t>մոտեցման</w:t>
      </w:r>
      <w:r>
        <w:rPr>
          <w:rFonts w:ascii="GHEA Grapalat" w:hAnsi="GHEA Grapalat"/>
          <w:sz w:val="22"/>
          <w:szCs w:val="22"/>
          <w:lang w:val="hy-AM"/>
        </w:rPr>
        <w:t xml:space="preserve"> </w:t>
      </w:r>
      <w:r>
        <w:rPr>
          <w:rFonts w:cs="Arial" w:ascii="GHEA Grapalat" w:hAnsi="GHEA Grapalat"/>
          <w:sz w:val="22"/>
          <w:szCs w:val="22"/>
          <w:lang w:val="hy-AM"/>
        </w:rPr>
        <w:t>անհրաժեշտությունը</w:t>
      </w:r>
      <w:r>
        <w:rPr>
          <w:rFonts w:ascii="GHEA Grapalat" w:hAnsi="GHEA Grapalat"/>
          <w:sz w:val="22"/>
          <w:szCs w:val="22"/>
          <w:lang w:val="hy-AM"/>
        </w:rPr>
        <w:t xml:space="preserve">, </w:t>
      </w:r>
      <w:r>
        <w:rPr>
          <w:rFonts w:cs="Arial" w:ascii="GHEA Grapalat" w:hAnsi="GHEA Grapalat"/>
          <w:sz w:val="22"/>
          <w:szCs w:val="22"/>
          <w:lang w:val="hy-AM"/>
        </w:rPr>
        <w:t>որը</w:t>
      </w:r>
      <w:r>
        <w:rPr>
          <w:rFonts w:ascii="GHEA Grapalat" w:hAnsi="GHEA Grapalat"/>
          <w:sz w:val="22"/>
          <w:szCs w:val="22"/>
          <w:lang w:val="hy-AM"/>
        </w:rPr>
        <w:t xml:space="preserve"> </w:t>
      </w:r>
      <w:r>
        <w:rPr>
          <w:rFonts w:cs="Arial" w:ascii="GHEA Grapalat" w:hAnsi="GHEA Grapalat"/>
          <w:sz w:val="22"/>
          <w:szCs w:val="22"/>
          <w:lang w:val="hy-AM"/>
        </w:rPr>
        <w:t>հաշվի</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առնում</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միջավայրի</w:t>
      </w:r>
      <w:r>
        <w:rPr>
          <w:rFonts w:ascii="GHEA Grapalat" w:hAnsi="GHEA Grapalat"/>
          <w:sz w:val="22"/>
          <w:szCs w:val="22"/>
          <w:lang w:val="hy-AM"/>
        </w:rPr>
        <w:t xml:space="preserve"> </w:t>
      </w:r>
      <w:r>
        <w:rPr>
          <w:rFonts w:cs="Arial" w:ascii="GHEA Grapalat" w:hAnsi="GHEA Grapalat"/>
          <w:sz w:val="22"/>
          <w:szCs w:val="22"/>
          <w:lang w:val="hy-AM"/>
        </w:rPr>
        <w:t>պահպանությունը</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զարգացումը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սոցիալական</w:t>
      </w:r>
      <w:r>
        <w:rPr>
          <w:rFonts w:ascii="GHEA Grapalat" w:hAnsi="GHEA Grapalat"/>
          <w:sz w:val="22"/>
          <w:szCs w:val="22"/>
          <w:lang w:val="hy-AM"/>
        </w:rPr>
        <w:t xml:space="preserve"> </w:t>
      </w:r>
      <w:r>
        <w:rPr>
          <w:rFonts w:cs="Arial" w:ascii="GHEA Grapalat" w:hAnsi="GHEA Grapalat"/>
          <w:sz w:val="22"/>
          <w:szCs w:val="22"/>
          <w:lang w:val="hy-AM"/>
        </w:rPr>
        <w:t>հավասարությունը</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ապագա</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ռազմավարությունները</w:t>
      </w:r>
      <w:r>
        <w:rPr>
          <w:rFonts w:ascii="GHEA Grapalat" w:hAnsi="GHEA Grapalat"/>
          <w:sz w:val="22"/>
          <w:szCs w:val="22"/>
          <w:lang w:val="hy-AM"/>
        </w:rPr>
        <w:t xml:space="preserve"> </w:t>
      </w:r>
      <w:r>
        <w:rPr>
          <w:rFonts w:cs="Arial" w:ascii="GHEA Grapalat" w:hAnsi="GHEA Grapalat"/>
          <w:sz w:val="22"/>
          <w:szCs w:val="22"/>
          <w:lang w:val="hy-AM"/>
        </w:rPr>
        <w:t>պետք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կենտրոնանան</w:t>
      </w:r>
      <w:r>
        <w:rPr>
          <w:rFonts w:ascii="GHEA Grapalat" w:hAnsi="GHEA Grapalat"/>
          <w:sz w:val="22"/>
          <w:szCs w:val="22"/>
          <w:lang w:val="hy-AM"/>
        </w:rPr>
        <w:t xml:space="preserve"> </w:t>
      </w:r>
      <w:r>
        <w:rPr>
          <w:rFonts w:cs="Arial" w:ascii="GHEA Grapalat" w:hAnsi="GHEA Grapalat"/>
          <w:sz w:val="22"/>
          <w:szCs w:val="22"/>
          <w:lang w:val="hy-AM"/>
        </w:rPr>
        <w:t>ջրօգտագործման</w:t>
      </w:r>
      <w:r>
        <w:rPr>
          <w:rFonts w:ascii="GHEA Grapalat" w:hAnsi="GHEA Grapalat"/>
          <w:sz w:val="22"/>
          <w:szCs w:val="22"/>
          <w:lang w:val="hy-AM"/>
        </w:rPr>
        <w:t xml:space="preserve"> </w:t>
      </w:r>
      <w:r>
        <w:rPr>
          <w:rFonts w:cs="Arial" w:ascii="GHEA Grapalat" w:hAnsi="GHEA Grapalat"/>
          <w:sz w:val="22"/>
          <w:szCs w:val="22"/>
          <w:lang w:val="hy-AM"/>
        </w:rPr>
        <w:t>արդյունավետության</w:t>
      </w:r>
      <w:r>
        <w:rPr>
          <w:rFonts w:ascii="GHEA Grapalat" w:hAnsi="GHEA Grapalat"/>
          <w:sz w:val="22"/>
          <w:szCs w:val="22"/>
          <w:lang w:val="hy-AM"/>
        </w:rPr>
        <w:t xml:space="preserve"> </w:t>
      </w:r>
      <w:r>
        <w:rPr>
          <w:rFonts w:cs="Arial" w:ascii="GHEA Grapalat" w:hAnsi="GHEA Grapalat"/>
          <w:sz w:val="22"/>
          <w:szCs w:val="22"/>
          <w:lang w:val="hy-AM"/>
        </w:rPr>
        <w:t>բարձրացման</w:t>
      </w:r>
      <w:r>
        <w:rPr>
          <w:rFonts w:ascii="GHEA Grapalat" w:hAnsi="GHEA Grapalat"/>
          <w:sz w:val="22"/>
          <w:szCs w:val="22"/>
          <w:lang w:val="hy-AM"/>
        </w:rPr>
        <w:t xml:space="preserve">, </w:t>
      </w:r>
      <w:r>
        <w:rPr>
          <w:rFonts w:cs="Arial" w:ascii="GHEA Grapalat" w:hAnsi="GHEA Grapalat"/>
          <w:sz w:val="22"/>
          <w:szCs w:val="22"/>
          <w:lang w:val="hy-AM"/>
        </w:rPr>
        <w:t>ջրախնայող</w:t>
      </w:r>
      <w:r>
        <w:rPr>
          <w:rFonts w:ascii="GHEA Grapalat" w:hAnsi="GHEA Grapalat"/>
          <w:sz w:val="22"/>
          <w:szCs w:val="22"/>
          <w:lang w:val="hy-AM"/>
        </w:rPr>
        <w:t xml:space="preserve"> </w:t>
      </w:r>
      <w:r>
        <w:rPr>
          <w:rFonts w:cs="Arial" w:ascii="GHEA Grapalat" w:hAnsi="GHEA Grapalat"/>
          <w:sz w:val="22"/>
          <w:szCs w:val="22"/>
          <w:lang w:val="hy-AM"/>
        </w:rPr>
        <w:t>տեխնոլոգիաների</w:t>
      </w:r>
      <w:r>
        <w:rPr>
          <w:rFonts w:ascii="GHEA Grapalat" w:hAnsi="GHEA Grapalat"/>
          <w:sz w:val="22"/>
          <w:szCs w:val="22"/>
          <w:lang w:val="hy-AM"/>
        </w:rPr>
        <w:t xml:space="preserve"> </w:t>
      </w:r>
      <w:r>
        <w:rPr>
          <w:rFonts w:cs="Arial" w:ascii="GHEA Grapalat" w:hAnsi="GHEA Grapalat"/>
          <w:sz w:val="22"/>
          <w:szCs w:val="22"/>
          <w:lang w:val="hy-AM"/>
        </w:rPr>
        <w:t>խթանման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բոլոր</w:t>
      </w:r>
      <w:r>
        <w:rPr>
          <w:rFonts w:ascii="GHEA Grapalat" w:hAnsi="GHEA Grapalat"/>
          <w:sz w:val="22"/>
          <w:szCs w:val="22"/>
          <w:lang w:val="hy-AM"/>
        </w:rPr>
        <w:t xml:space="preserve"> </w:t>
      </w:r>
      <w:r>
        <w:rPr>
          <w:rFonts w:cs="Arial" w:ascii="GHEA Grapalat" w:hAnsi="GHEA Grapalat"/>
          <w:sz w:val="22"/>
          <w:szCs w:val="22"/>
          <w:lang w:val="hy-AM"/>
        </w:rPr>
        <w:t>օգտագործողների</w:t>
      </w:r>
      <w:r>
        <w:rPr>
          <w:rFonts w:ascii="GHEA Grapalat" w:hAnsi="GHEA Grapalat"/>
          <w:sz w:val="22"/>
          <w:szCs w:val="22"/>
          <w:lang w:val="hy-AM"/>
        </w:rPr>
        <w:t xml:space="preserve"> </w:t>
      </w:r>
      <w:r>
        <w:rPr>
          <w:rFonts w:cs="Arial" w:ascii="GHEA Grapalat" w:hAnsi="GHEA Grapalat"/>
          <w:sz w:val="22"/>
          <w:szCs w:val="22"/>
          <w:lang w:val="hy-AM"/>
        </w:rPr>
        <w:t>շրջանում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խնայողության</w:t>
      </w:r>
      <w:r>
        <w:rPr>
          <w:rFonts w:ascii="GHEA Grapalat" w:hAnsi="GHEA Grapalat"/>
          <w:sz w:val="22"/>
          <w:szCs w:val="22"/>
          <w:lang w:val="hy-AM"/>
        </w:rPr>
        <w:t xml:space="preserve"> </w:t>
      </w:r>
      <w:r>
        <w:rPr>
          <w:rFonts w:cs="Arial" w:ascii="GHEA Grapalat" w:hAnsi="GHEA Grapalat"/>
          <w:sz w:val="22"/>
          <w:szCs w:val="22"/>
          <w:lang w:val="hy-AM"/>
        </w:rPr>
        <w:t>մշակույթի</w:t>
      </w:r>
      <w:r>
        <w:rPr>
          <w:rFonts w:ascii="GHEA Grapalat" w:hAnsi="GHEA Grapalat"/>
          <w:sz w:val="22"/>
          <w:szCs w:val="22"/>
          <w:lang w:val="hy-AM"/>
        </w:rPr>
        <w:t xml:space="preserve"> </w:t>
      </w:r>
      <w:r>
        <w:rPr>
          <w:rFonts w:cs="Arial" w:ascii="GHEA Grapalat" w:hAnsi="GHEA Grapalat"/>
          <w:sz w:val="22"/>
          <w:szCs w:val="22"/>
          <w:lang w:val="hy-AM"/>
        </w:rPr>
        <w:t>ձևավորման</w:t>
      </w:r>
      <w:r>
        <w:rPr>
          <w:rFonts w:ascii="GHEA Grapalat" w:hAnsi="GHEA Grapalat"/>
          <w:sz w:val="22"/>
          <w:szCs w:val="22"/>
          <w:lang w:val="hy-AM"/>
        </w:rPr>
        <w:t xml:space="preserve"> </w:t>
      </w:r>
      <w:r>
        <w:rPr>
          <w:rFonts w:cs="Arial" w:ascii="GHEA Grapalat" w:hAnsi="GHEA Grapalat"/>
          <w:sz w:val="22"/>
          <w:szCs w:val="22"/>
          <w:lang w:val="hy-AM"/>
        </w:rPr>
        <w:t>վրա</w:t>
      </w:r>
      <w:r>
        <w:rPr>
          <w:rFonts w:ascii="GHEA Grapalat" w:hAnsi="GHEA Grapalat"/>
          <w:sz w:val="22"/>
          <w:szCs w:val="22"/>
          <w:lang w:val="hy-AM"/>
        </w:rPr>
        <w:t xml:space="preserve">: </w:t>
      </w:r>
      <w:r>
        <w:rPr>
          <w:rFonts w:cs="Arial" w:ascii="GHEA Grapalat" w:hAnsi="GHEA Grapalat"/>
          <w:sz w:val="22"/>
          <w:szCs w:val="22"/>
          <w:lang w:val="hy-AM"/>
        </w:rPr>
        <w:t>Բացի</w:t>
      </w:r>
      <w:r>
        <w:rPr>
          <w:rFonts w:ascii="GHEA Grapalat" w:hAnsi="GHEA Grapalat"/>
          <w:sz w:val="22"/>
          <w:szCs w:val="22"/>
          <w:lang w:val="hy-AM"/>
        </w:rPr>
        <w:t xml:space="preserve"> </w:t>
      </w:r>
      <w:r>
        <w:rPr>
          <w:rFonts w:cs="Arial" w:ascii="GHEA Grapalat" w:hAnsi="GHEA Grapalat"/>
          <w:sz w:val="22"/>
          <w:szCs w:val="22"/>
          <w:lang w:val="hy-AM"/>
        </w:rPr>
        <w:t>այդ</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ենթակառուցվածքներում</w:t>
      </w:r>
      <w:r>
        <w:rPr>
          <w:rFonts w:ascii="GHEA Grapalat" w:hAnsi="GHEA Grapalat"/>
          <w:sz w:val="22"/>
          <w:szCs w:val="22"/>
          <w:lang w:val="hy-AM"/>
        </w:rPr>
        <w:t xml:space="preserve"> </w:t>
      </w:r>
      <w:r>
        <w:rPr>
          <w:rFonts w:cs="Arial" w:ascii="GHEA Grapalat" w:hAnsi="GHEA Grapalat"/>
          <w:sz w:val="22"/>
          <w:szCs w:val="22"/>
          <w:lang w:val="hy-AM"/>
        </w:rPr>
        <w:t>շարունակական</w:t>
      </w:r>
      <w:r>
        <w:rPr>
          <w:rFonts w:ascii="GHEA Grapalat" w:hAnsi="GHEA Grapalat"/>
          <w:sz w:val="22"/>
          <w:szCs w:val="22"/>
          <w:lang w:val="hy-AM"/>
        </w:rPr>
        <w:t xml:space="preserve"> </w:t>
      </w:r>
      <w:r>
        <w:rPr>
          <w:rFonts w:cs="Arial" w:ascii="GHEA Grapalat" w:hAnsi="GHEA Grapalat"/>
          <w:sz w:val="22"/>
          <w:szCs w:val="22"/>
          <w:lang w:val="hy-AM"/>
        </w:rPr>
        <w:t>ներդրումները</w:t>
      </w:r>
      <w:r>
        <w:rPr>
          <w:rFonts w:ascii="GHEA Grapalat" w:hAnsi="GHEA Grapalat"/>
          <w:sz w:val="22"/>
          <w:szCs w:val="22"/>
          <w:lang w:val="hy-AM"/>
        </w:rPr>
        <w:t xml:space="preserve">, </w:t>
      </w:r>
      <w:r>
        <w:rPr>
          <w:rFonts w:cs="Arial" w:ascii="GHEA Grapalat" w:hAnsi="GHEA Grapalat"/>
          <w:sz w:val="22"/>
          <w:szCs w:val="22"/>
          <w:lang w:val="hy-AM"/>
        </w:rPr>
        <w:t>ներառյալ</w:t>
      </w:r>
      <w:r>
        <w:rPr>
          <w:rFonts w:ascii="GHEA Grapalat" w:hAnsi="GHEA Grapalat"/>
          <w:sz w:val="22"/>
          <w:szCs w:val="22"/>
          <w:lang w:val="hy-AM"/>
        </w:rPr>
        <w:t xml:space="preserve"> </w:t>
      </w:r>
      <w:r>
        <w:rPr>
          <w:rFonts w:cs="Arial" w:ascii="GHEA Grapalat" w:hAnsi="GHEA Grapalat"/>
          <w:sz w:val="22"/>
          <w:szCs w:val="22"/>
          <w:lang w:val="hy-AM"/>
        </w:rPr>
        <w:t>մատակարարման</w:t>
      </w:r>
      <w:r>
        <w:rPr>
          <w:rFonts w:ascii="GHEA Grapalat" w:hAnsi="GHEA Grapalat"/>
          <w:sz w:val="22"/>
          <w:szCs w:val="22"/>
          <w:lang w:val="hy-AM"/>
        </w:rPr>
        <w:t xml:space="preserve"> </w:t>
      </w:r>
      <w:r>
        <w:rPr>
          <w:rFonts w:cs="Arial" w:ascii="GHEA Grapalat" w:hAnsi="GHEA Grapalat"/>
          <w:sz w:val="22"/>
          <w:szCs w:val="22"/>
          <w:lang w:val="hy-AM"/>
        </w:rPr>
        <w:t>համակարգերը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կեղտաջրերի</w:t>
      </w:r>
      <w:r>
        <w:rPr>
          <w:rFonts w:ascii="GHEA Grapalat" w:hAnsi="GHEA Grapalat"/>
          <w:sz w:val="22"/>
          <w:szCs w:val="22"/>
          <w:lang w:val="hy-AM"/>
        </w:rPr>
        <w:t xml:space="preserve"> </w:t>
      </w:r>
      <w:r>
        <w:rPr>
          <w:rFonts w:cs="Arial" w:ascii="GHEA Grapalat" w:hAnsi="GHEA Grapalat"/>
          <w:sz w:val="22"/>
          <w:szCs w:val="22"/>
          <w:lang w:val="hy-AM"/>
        </w:rPr>
        <w:t>մաքրման</w:t>
      </w:r>
      <w:r>
        <w:rPr>
          <w:rFonts w:ascii="GHEA Grapalat" w:hAnsi="GHEA Grapalat"/>
          <w:sz w:val="22"/>
          <w:szCs w:val="22"/>
          <w:lang w:val="hy-AM"/>
        </w:rPr>
        <w:t xml:space="preserve"> </w:t>
      </w:r>
      <w:r>
        <w:rPr>
          <w:rFonts w:cs="Arial" w:ascii="GHEA Grapalat" w:hAnsi="GHEA Grapalat"/>
          <w:sz w:val="22"/>
          <w:szCs w:val="22"/>
          <w:lang w:val="hy-AM"/>
        </w:rPr>
        <w:t>կայանները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կլինեն</w:t>
      </w:r>
      <w:r>
        <w:rPr>
          <w:rFonts w:ascii="GHEA Grapalat" w:hAnsi="GHEA Grapalat"/>
          <w:sz w:val="22"/>
          <w:szCs w:val="22"/>
          <w:lang w:val="hy-AM"/>
        </w:rPr>
        <w:t xml:space="preserve"> </w:t>
      </w:r>
      <w:r>
        <w:rPr>
          <w:rFonts w:cs="Arial" w:ascii="GHEA Grapalat" w:hAnsi="GHEA Grapalat"/>
          <w:sz w:val="22"/>
          <w:szCs w:val="22"/>
          <w:lang w:val="hy-AM"/>
        </w:rPr>
        <w:t>տարածաշրջանում</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անվտանգությունն</w:t>
      </w:r>
      <w:r>
        <w:rPr>
          <w:rFonts w:ascii="GHEA Grapalat" w:hAnsi="GHEA Grapalat"/>
          <w:sz w:val="22"/>
          <w:szCs w:val="22"/>
          <w:lang w:val="hy-AM"/>
        </w:rPr>
        <w:t xml:space="preserve"> </w:t>
      </w:r>
      <w:r>
        <w:rPr>
          <w:rFonts w:cs="Arial" w:ascii="GHEA Grapalat" w:hAnsi="GHEA Grapalat"/>
          <w:sz w:val="22"/>
          <w:szCs w:val="22"/>
          <w:lang w:val="hy-AM"/>
        </w:rPr>
        <w:t>ապահովելու</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w:t>
      </w:r>
    </w:p>
    <w:p>
      <w:pPr>
        <w:pStyle w:val="BodyText"/>
        <w:spacing w:lineRule="auto" w:line="276" w:before="120" w:after="0"/>
        <w:ind w:hanging="0"/>
        <w:rPr>
          <w:rFonts w:ascii="GHEA Grapalat" w:hAnsi="GHEA Grapalat"/>
          <w:sz w:val="22"/>
          <w:szCs w:val="22"/>
          <w:lang w:val="hy-AM"/>
        </w:rPr>
      </w:pPr>
      <w:r>
        <w:rPr>
          <w:rFonts w:cs="Arial" w:ascii="GHEA Grapalat" w:hAnsi="GHEA Grapalat"/>
          <w:sz w:val="22"/>
          <w:szCs w:val="22"/>
          <w:lang w:val="hy-AM"/>
        </w:rPr>
        <w:t>Այստեղ</w:t>
      </w:r>
      <w:r>
        <w:rPr>
          <w:rFonts w:ascii="GHEA Grapalat" w:hAnsi="GHEA Grapalat"/>
          <w:sz w:val="22"/>
          <w:szCs w:val="22"/>
          <w:lang w:val="hy-AM"/>
        </w:rPr>
        <w:t xml:space="preserve"> </w:t>
      </w:r>
      <w:r>
        <w:rPr>
          <w:rFonts w:cs="Arial" w:ascii="GHEA Grapalat" w:hAnsi="GHEA Grapalat"/>
          <w:sz w:val="22"/>
          <w:szCs w:val="22"/>
          <w:lang w:val="hy-AM"/>
        </w:rPr>
        <w:t>ներկայացված</w:t>
      </w:r>
      <w:r>
        <w:rPr>
          <w:rFonts w:ascii="GHEA Grapalat" w:hAnsi="GHEA Grapalat"/>
          <w:sz w:val="22"/>
          <w:szCs w:val="22"/>
          <w:lang w:val="hy-AM"/>
        </w:rPr>
        <w:t xml:space="preserve"> </w:t>
      </w:r>
      <w:r>
        <w:rPr>
          <w:rFonts w:cs="Arial" w:ascii="GHEA Grapalat" w:hAnsi="GHEA Grapalat"/>
          <w:sz w:val="22"/>
          <w:szCs w:val="22"/>
          <w:lang w:val="hy-AM"/>
        </w:rPr>
        <w:t>համապարփակ</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արժեքավոր</w:t>
      </w:r>
      <w:r>
        <w:rPr>
          <w:rFonts w:ascii="GHEA Grapalat" w:hAnsi="GHEA Grapalat"/>
          <w:sz w:val="22"/>
          <w:szCs w:val="22"/>
          <w:lang w:val="hy-AM"/>
        </w:rPr>
        <w:t xml:space="preserve"> </w:t>
      </w:r>
      <w:r>
        <w:rPr>
          <w:rFonts w:cs="Arial" w:ascii="GHEA Grapalat" w:hAnsi="GHEA Grapalat"/>
          <w:sz w:val="22"/>
          <w:szCs w:val="22"/>
          <w:lang w:val="hy-AM"/>
        </w:rPr>
        <w:t>գործիք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ծառայում</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ՋԿՏ-ի քաղաքականություն</w:t>
      </w:r>
      <w:r>
        <w:rPr>
          <w:rFonts w:ascii="GHEA Grapalat" w:hAnsi="GHEA Grapalat"/>
          <w:sz w:val="22"/>
          <w:szCs w:val="22"/>
          <w:lang w:val="hy-AM"/>
        </w:rPr>
        <w:t xml:space="preserve"> </w:t>
      </w:r>
      <w:r>
        <w:rPr>
          <w:rFonts w:cs="Arial" w:ascii="GHEA Grapalat" w:hAnsi="GHEA Grapalat"/>
          <w:sz w:val="22"/>
          <w:szCs w:val="22"/>
          <w:lang w:val="hy-AM"/>
        </w:rPr>
        <w:t>մշակողների</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կառավարիչների</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շահագրգիռ</w:t>
      </w:r>
      <w:r>
        <w:rPr>
          <w:rFonts w:ascii="GHEA Grapalat" w:hAnsi="GHEA Grapalat"/>
          <w:sz w:val="22"/>
          <w:szCs w:val="22"/>
          <w:lang w:val="hy-AM"/>
        </w:rPr>
        <w:t xml:space="preserve"> </w:t>
      </w:r>
      <w:r>
        <w:rPr>
          <w:rFonts w:cs="Arial" w:ascii="GHEA Grapalat" w:hAnsi="GHEA Grapalat"/>
          <w:sz w:val="22"/>
          <w:szCs w:val="22"/>
          <w:lang w:val="hy-AM"/>
        </w:rPr>
        <w:t>կողմերի</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Այն</w:t>
      </w:r>
      <w:r>
        <w:rPr>
          <w:rFonts w:ascii="GHEA Grapalat" w:hAnsi="GHEA Grapalat"/>
          <w:sz w:val="22"/>
          <w:szCs w:val="22"/>
          <w:lang w:val="hy-AM"/>
        </w:rPr>
        <w:t xml:space="preserve"> </w:t>
      </w:r>
      <w:r>
        <w:rPr>
          <w:rFonts w:cs="Arial" w:ascii="GHEA Grapalat" w:hAnsi="GHEA Grapalat"/>
          <w:sz w:val="22"/>
          <w:szCs w:val="22"/>
          <w:lang w:val="hy-AM"/>
        </w:rPr>
        <w:t>ամուր</w:t>
      </w:r>
      <w:r>
        <w:rPr>
          <w:rFonts w:ascii="GHEA Grapalat" w:hAnsi="GHEA Grapalat"/>
          <w:sz w:val="22"/>
          <w:szCs w:val="22"/>
          <w:lang w:val="hy-AM"/>
        </w:rPr>
        <w:t xml:space="preserve"> </w:t>
      </w:r>
      <w:r>
        <w:rPr>
          <w:rFonts w:cs="Arial" w:ascii="GHEA Grapalat" w:hAnsi="GHEA Grapalat"/>
          <w:sz w:val="22"/>
          <w:szCs w:val="22"/>
          <w:lang w:val="hy-AM"/>
        </w:rPr>
        <w:t>հիմք</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տալիս</w:t>
      </w:r>
      <w:r>
        <w:rPr>
          <w:rFonts w:ascii="GHEA Grapalat" w:hAnsi="GHEA Grapalat"/>
          <w:sz w:val="22"/>
          <w:szCs w:val="22"/>
          <w:lang w:val="hy-AM"/>
        </w:rPr>
        <w:t xml:space="preserve"> </w:t>
      </w:r>
      <w:r>
        <w:rPr>
          <w:rFonts w:cs="Arial" w:ascii="GHEA Grapalat" w:hAnsi="GHEA Grapalat"/>
          <w:sz w:val="22"/>
          <w:szCs w:val="22"/>
          <w:lang w:val="hy-AM"/>
        </w:rPr>
        <w:t>թիրախային</w:t>
      </w:r>
      <w:r>
        <w:rPr>
          <w:rFonts w:ascii="GHEA Grapalat" w:hAnsi="GHEA Grapalat"/>
          <w:sz w:val="22"/>
          <w:szCs w:val="22"/>
          <w:lang w:val="hy-AM"/>
        </w:rPr>
        <w:t xml:space="preserve"> </w:t>
      </w:r>
      <w:r>
        <w:rPr>
          <w:rFonts w:cs="Arial" w:ascii="GHEA Grapalat" w:hAnsi="GHEA Grapalat"/>
          <w:sz w:val="22"/>
          <w:szCs w:val="22"/>
          <w:lang w:val="hy-AM"/>
        </w:rPr>
        <w:t>միջամտությունների</w:t>
      </w:r>
      <w:r>
        <w:rPr>
          <w:rFonts w:ascii="GHEA Grapalat" w:hAnsi="GHEA Grapalat"/>
          <w:sz w:val="22"/>
          <w:szCs w:val="22"/>
          <w:lang w:val="hy-AM"/>
        </w:rPr>
        <w:t xml:space="preserve"> </w:t>
      </w:r>
      <w:r>
        <w:rPr>
          <w:rFonts w:cs="Arial" w:ascii="GHEA Grapalat" w:hAnsi="GHEA Grapalat"/>
          <w:sz w:val="22"/>
          <w:szCs w:val="22"/>
          <w:lang w:val="hy-AM"/>
        </w:rPr>
        <w:t>մշակման</w:t>
      </w:r>
      <w:r>
        <w:rPr>
          <w:rFonts w:ascii="GHEA Grapalat" w:hAnsi="GHEA Grapalat"/>
          <w:sz w:val="22"/>
          <w:szCs w:val="22"/>
          <w:lang w:val="hy-AM"/>
        </w:rPr>
        <w:t xml:space="preserve">, </w:t>
      </w:r>
      <w:r>
        <w:rPr>
          <w:rFonts w:cs="Arial" w:ascii="GHEA Grapalat" w:hAnsi="GHEA Grapalat"/>
          <w:sz w:val="22"/>
          <w:szCs w:val="22"/>
          <w:lang w:val="hy-AM"/>
        </w:rPr>
        <w:t>ներդրումների</w:t>
      </w:r>
      <w:r>
        <w:rPr>
          <w:rFonts w:ascii="GHEA Grapalat" w:hAnsi="GHEA Grapalat"/>
          <w:sz w:val="22"/>
          <w:szCs w:val="22"/>
          <w:lang w:val="hy-AM"/>
        </w:rPr>
        <w:t xml:space="preserve"> </w:t>
      </w:r>
      <w:r>
        <w:rPr>
          <w:rFonts w:cs="Arial" w:ascii="GHEA Grapalat" w:hAnsi="GHEA Grapalat"/>
          <w:sz w:val="22"/>
          <w:szCs w:val="22"/>
          <w:lang w:val="hy-AM"/>
        </w:rPr>
        <w:t>առաջնահերթությունների</w:t>
      </w:r>
      <w:r>
        <w:rPr>
          <w:rFonts w:ascii="GHEA Grapalat" w:hAnsi="GHEA Grapalat"/>
          <w:sz w:val="22"/>
          <w:szCs w:val="22"/>
          <w:lang w:val="hy-AM"/>
        </w:rPr>
        <w:t xml:space="preserve"> </w:t>
      </w:r>
      <w:r>
        <w:rPr>
          <w:rFonts w:cs="Arial" w:ascii="GHEA Grapalat" w:hAnsi="GHEA Grapalat"/>
          <w:sz w:val="22"/>
          <w:szCs w:val="22"/>
          <w:lang w:val="hy-AM"/>
        </w:rPr>
        <w:t>սահմանման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քաղաքականությունների</w:t>
      </w:r>
      <w:r>
        <w:rPr>
          <w:rFonts w:ascii="GHEA Grapalat" w:hAnsi="GHEA Grapalat"/>
          <w:sz w:val="22"/>
          <w:szCs w:val="22"/>
          <w:lang w:val="hy-AM"/>
        </w:rPr>
        <w:t xml:space="preserve"> </w:t>
      </w:r>
      <w:r>
        <w:rPr>
          <w:rFonts w:cs="Arial" w:ascii="GHEA Grapalat" w:hAnsi="GHEA Grapalat"/>
          <w:sz w:val="22"/>
          <w:szCs w:val="22"/>
          <w:lang w:val="hy-AM"/>
        </w:rPr>
        <w:t>ձևավորման</w:t>
      </w:r>
      <w:r>
        <w:rPr>
          <w:rFonts w:ascii="GHEA Grapalat" w:hAnsi="GHEA Grapalat"/>
          <w:sz w:val="22"/>
          <w:szCs w:val="22"/>
          <w:lang w:val="hy-AM"/>
        </w:rPr>
        <w:t xml:space="preserve"> </w:t>
      </w:r>
      <w:r>
        <w:rPr>
          <w:rFonts w:cs="Arial" w:ascii="GHEA Grapalat" w:hAnsi="GHEA Grapalat"/>
          <w:sz w:val="22"/>
          <w:szCs w:val="22"/>
          <w:lang w:val="hy-AM"/>
        </w:rPr>
        <w:t>համար</w:t>
      </w:r>
      <w:r>
        <w:rPr>
          <w:rFonts w:ascii="GHEA Grapalat" w:hAnsi="GHEA Grapalat"/>
          <w:sz w:val="22"/>
          <w:szCs w:val="22"/>
          <w:lang w:val="hy-AM"/>
        </w:rPr>
        <w:t xml:space="preserve">, </w:t>
      </w:r>
      <w:r>
        <w:rPr>
          <w:rFonts w:cs="Arial" w:ascii="GHEA Grapalat" w:hAnsi="GHEA Grapalat"/>
          <w:sz w:val="22"/>
          <w:szCs w:val="22"/>
          <w:lang w:val="hy-AM"/>
        </w:rPr>
        <w:t>որոնք</w:t>
      </w:r>
      <w:r>
        <w:rPr>
          <w:rFonts w:ascii="GHEA Grapalat" w:hAnsi="GHEA Grapalat"/>
          <w:sz w:val="22"/>
          <w:szCs w:val="22"/>
          <w:lang w:val="hy-AM"/>
        </w:rPr>
        <w:t xml:space="preserve"> </w:t>
      </w:r>
      <w:r>
        <w:rPr>
          <w:rFonts w:cs="Arial" w:ascii="GHEA Grapalat" w:hAnsi="GHEA Grapalat"/>
          <w:sz w:val="22"/>
          <w:szCs w:val="22"/>
          <w:lang w:val="hy-AM"/>
        </w:rPr>
        <w:t>խթանում</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կայուն</w:t>
      </w:r>
      <w:r>
        <w:rPr>
          <w:rFonts w:ascii="GHEA Grapalat" w:hAnsi="GHEA Grapalat"/>
          <w:sz w:val="22"/>
          <w:szCs w:val="22"/>
          <w:lang w:val="hy-AM"/>
        </w:rPr>
        <w:t xml:space="preserve"> </w:t>
      </w:r>
      <w:r>
        <w:rPr>
          <w:rFonts w:cs="Arial" w:ascii="GHEA Grapalat" w:hAnsi="GHEA Grapalat"/>
          <w:sz w:val="22"/>
          <w:szCs w:val="22"/>
          <w:lang w:val="hy-AM"/>
        </w:rPr>
        <w:t>օգտագործումը՝</w:t>
      </w:r>
      <w:r>
        <w:rPr>
          <w:rFonts w:ascii="GHEA Grapalat" w:hAnsi="GHEA Grapalat"/>
          <w:sz w:val="22"/>
          <w:szCs w:val="22"/>
          <w:lang w:val="hy-AM"/>
        </w:rPr>
        <w:t xml:space="preserve"> </w:t>
      </w:r>
      <w:r>
        <w:rPr>
          <w:rFonts w:cs="Arial" w:ascii="GHEA Grapalat" w:hAnsi="GHEA Grapalat"/>
          <w:sz w:val="22"/>
          <w:szCs w:val="22"/>
          <w:lang w:val="hy-AM"/>
        </w:rPr>
        <w:t>միաժամանակ</w:t>
      </w:r>
      <w:r>
        <w:rPr>
          <w:rFonts w:ascii="GHEA Grapalat" w:hAnsi="GHEA Grapalat"/>
          <w:sz w:val="22"/>
          <w:szCs w:val="22"/>
          <w:lang w:val="hy-AM"/>
        </w:rPr>
        <w:t xml:space="preserve"> </w:t>
      </w:r>
      <w:r>
        <w:rPr>
          <w:rFonts w:cs="Arial" w:ascii="GHEA Grapalat" w:hAnsi="GHEA Grapalat"/>
          <w:sz w:val="22"/>
          <w:szCs w:val="22"/>
          <w:lang w:val="hy-AM"/>
        </w:rPr>
        <w:t>աջակցելով</w:t>
      </w:r>
      <w:r>
        <w:rPr>
          <w:rFonts w:ascii="GHEA Grapalat" w:hAnsi="GHEA Grapalat"/>
          <w:sz w:val="22"/>
          <w:szCs w:val="22"/>
          <w:lang w:val="hy-AM"/>
        </w:rPr>
        <w:t xml:space="preserve"> </w:t>
      </w:r>
      <w:r>
        <w:rPr>
          <w:rFonts w:cs="Arial" w:ascii="GHEA Grapalat" w:hAnsi="GHEA Grapalat"/>
          <w:sz w:val="22"/>
          <w:szCs w:val="22"/>
          <w:lang w:val="hy-AM"/>
        </w:rPr>
        <w:t>տնտեսական</w:t>
      </w:r>
      <w:r>
        <w:rPr>
          <w:rFonts w:ascii="GHEA Grapalat" w:hAnsi="GHEA Grapalat"/>
          <w:sz w:val="22"/>
          <w:szCs w:val="22"/>
          <w:lang w:val="hy-AM"/>
        </w:rPr>
        <w:t xml:space="preserve"> </w:t>
      </w:r>
      <w:r>
        <w:rPr>
          <w:rFonts w:cs="Arial" w:ascii="GHEA Grapalat" w:hAnsi="GHEA Grapalat"/>
          <w:sz w:val="22"/>
          <w:szCs w:val="22"/>
          <w:lang w:val="hy-AM"/>
        </w:rPr>
        <w:t>աճին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շրջակա</w:t>
      </w:r>
      <w:r>
        <w:rPr>
          <w:rFonts w:ascii="GHEA Grapalat" w:hAnsi="GHEA Grapalat"/>
          <w:sz w:val="22"/>
          <w:szCs w:val="22"/>
          <w:lang w:val="hy-AM"/>
        </w:rPr>
        <w:t xml:space="preserve"> </w:t>
      </w:r>
      <w:r>
        <w:rPr>
          <w:rFonts w:cs="Arial" w:ascii="GHEA Grapalat" w:hAnsi="GHEA Grapalat"/>
          <w:sz w:val="22"/>
          <w:szCs w:val="22"/>
          <w:lang w:val="hy-AM"/>
        </w:rPr>
        <w:t>միջավայրի</w:t>
      </w:r>
      <w:r>
        <w:rPr>
          <w:rFonts w:ascii="GHEA Grapalat" w:hAnsi="GHEA Grapalat"/>
          <w:sz w:val="22"/>
          <w:szCs w:val="22"/>
          <w:lang w:val="hy-AM"/>
        </w:rPr>
        <w:t xml:space="preserve"> </w:t>
      </w:r>
      <w:r>
        <w:rPr>
          <w:rFonts w:cs="Arial" w:ascii="GHEA Grapalat" w:hAnsi="GHEA Grapalat"/>
          <w:sz w:val="22"/>
          <w:szCs w:val="22"/>
          <w:lang w:val="hy-AM"/>
        </w:rPr>
        <w:t>պաշտպանությանը</w:t>
      </w:r>
      <w:r>
        <w:rPr>
          <w:rFonts w:ascii="GHEA Grapalat" w:hAnsi="GHEA Grapalat"/>
          <w:sz w:val="22"/>
          <w:szCs w:val="22"/>
          <w:lang w:val="hy-AM"/>
        </w:rPr>
        <w:t xml:space="preserve">: </w:t>
      </w:r>
      <w:r>
        <w:rPr>
          <w:rFonts w:cs="Arial" w:ascii="GHEA Grapalat" w:hAnsi="GHEA Grapalat"/>
          <w:sz w:val="22"/>
          <w:szCs w:val="22"/>
          <w:lang w:val="hy-AM"/>
        </w:rPr>
        <w:t>Քանի</w:t>
      </w:r>
      <w:r>
        <w:rPr>
          <w:rFonts w:ascii="GHEA Grapalat" w:hAnsi="GHEA Grapalat"/>
          <w:sz w:val="22"/>
          <w:szCs w:val="22"/>
          <w:lang w:val="hy-AM"/>
        </w:rPr>
        <w:t xml:space="preserve"> </w:t>
      </w:r>
      <w:r>
        <w:rPr>
          <w:rFonts w:cs="Arial" w:ascii="GHEA Grapalat" w:hAnsi="GHEA Grapalat"/>
          <w:sz w:val="22"/>
          <w:szCs w:val="22"/>
          <w:lang w:val="hy-AM"/>
        </w:rPr>
        <w:t>որ</w:t>
      </w:r>
      <w:r>
        <w:rPr>
          <w:rFonts w:ascii="GHEA Grapalat" w:hAnsi="GHEA Grapalat"/>
          <w:sz w:val="22"/>
          <w:szCs w:val="22"/>
          <w:lang w:val="hy-AM"/>
        </w:rPr>
        <w:t xml:space="preserve"> </w:t>
      </w:r>
      <w:r>
        <w:rPr>
          <w:rFonts w:cs="Arial" w:ascii="GHEA Grapalat" w:hAnsi="GHEA Grapalat"/>
          <w:sz w:val="22"/>
          <w:szCs w:val="22"/>
          <w:lang w:val="hy-AM"/>
        </w:rPr>
        <w:t>տարածաշրջանը</w:t>
      </w:r>
      <w:r>
        <w:rPr>
          <w:rFonts w:ascii="GHEA Grapalat" w:hAnsi="GHEA Grapalat"/>
          <w:sz w:val="22"/>
          <w:szCs w:val="22"/>
          <w:lang w:val="hy-AM"/>
        </w:rPr>
        <w:t xml:space="preserve"> </w:t>
      </w:r>
      <w:r>
        <w:rPr>
          <w:rFonts w:cs="Arial" w:ascii="GHEA Grapalat" w:hAnsi="GHEA Grapalat"/>
          <w:sz w:val="22"/>
          <w:szCs w:val="22"/>
          <w:lang w:val="hy-AM"/>
        </w:rPr>
        <w:t>բախվում</w:t>
      </w:r>
      <w:r>
        <w:rPr>
          <w:rFonts w:ascii="GHEA Grapalat" w:hAnsi="GHEA Grapalat"/>
          <w:sz w:val="22"/>
          <w:szCs w:val="22"/>
          <w:lang w:val="hy-AM"/>
        </w:rPr>
        <w:t xml:space="preserve"> </w:t>
      </w:r>
      <w:r>
        <w:rPr>
          <w:rFonts w:cs="Arial" w:ascii="GHEA Grapalat" w:hAnsi="GHEA Grapalat"/>
          <w:sz w:val="22"/>
          <w:szCs w:val="22"/>
          <w:lang w:val="hy-AM"/>
        </w:rPr>
        <w:t>է</w:t>
      </w:r>
      <w:r>
        <w:rPr>
          <w:rFonts w:ascii="GHEA Grapalat" w:hAnsi="GHEA Grapalat"/>
          <w:sz w:val="22"/>
          <w:szCs w:val="22"/>
          <w:lang w:val="hy-AM"/>
        </w:rPr>
        <w:t xml:space="preserve"> </w:t>
      </w:r>
      <w:r>
        <w:rPr>
          <w:rFonts w:cs="Arial" w:ascii="GHEA Grapalat" w:hAnsi="GHEA Grapalat"/>
          <w:sz w:val="22"/>
          <w:szCs w:val="22"/>
          <w:lang w:val="hy-AM"/>
        </w:rPr>
        <w:t>այնպիսի</w:t>
      </w:r>
      <w:r>
        <w:rPr>
          <w:rFonts w:ascii="GHEA Grapalat" w:hAnsi="GHEA Grapalat"/>
          <w:sz w:val="22"/>
          <w:szCs w:val="22"/>
          <w:lang w:val="hy-AM"/>
        </w:rPr>
        <w:t xml:space="preserve"> </w:t>
      </w:r>
      <w:r>
        <w:rPr>
          <w:rFonts w:cs="Arial" w:ascii="GHEA Grapalat" w:hAnsi="GHEA Grapalat"/>
          <w:sz w:val="22"/>
          <w:szCs w:val="22"/>
          <w:lang w:val="hy-AM"/>
        </w:rPr>
        <w:t>մարտահրավերների</w:t>
      </w:r>
      <w:r>
        <w:rPr>
          <w:rFonts w:ascii="GHEA Grapalat" w:hAnsi="GHEA Grapalat"/>
          <w:sz w:val="22"/>
          <w:szCs w:val="22"/>
          <w:lang w:val="hy-AM"/>
        </w:rPr>
        <w:t xml:space="preserve">, </w:t>
      </w:r>
      <w:r>
        <w:rPr>
          <w:rFonts w:cs="Arial" w:ascii="GHEA Grapalat" w:hAnsi="GHEA Grapalat"/>
          <w:sz w:val="22"/>
          <w:szCs w:val="22"/>
          <w:lang w:val="hy-AM"/>
        </w:rPr>
        <w:t>ինչպիսիք</w:t>
      </w:r>
      <w:r>
        <w:rPr>
          <w:rFonts w:ascii="GHEA Grapalat" w:hAnsi="GHEA Grapalat"/>
          <w:sz w:val="22"/>
          <w:szCs w:val="22"/>
          <w:lang w:val="hy-AM"/>
        </w:rPr>
        <w:t xml:space="preserve"> </w:t>
      </w:r>
      <w:r>
        <w:rPr>
          <w:rFonts w:cs="Arial" w:ascii="GHEA Grapalat" w:hAnsi="GHEA Grapalat"/>
          <w:sz w:val="22"/>
          <w:szCs w:val="22"/>
          <w:lang w:val="hy-AM"/>
        </w:rPr>
        <w:t>են</w:t>
      </w:r>
      <w:r>
        <w:rPr>
          <w:rFonts w:ascii="GHEA Grapalat" w:hAnsi="GHEA Grapalat"/>
          <w:sz w:val="22"/>
          <w:szCs w:val="22"/>
          <w:lang w:val="hy-AM"/>
        </w:rPr>
        <w:t xml:space="preserve"> </w:t>
      </w:r>
      <w:r>
        <w:rPr>
          <w:rFonts w:cs="Arial" w:ascii="GHEA Grapalat" w:hAnsi="GHEA Grapalat"/>
          <w:sz w:val="22"/>
          <w:szCs w:val="22"/>
          <w:lang w:val="hy-AM"/>
        </w:rPr>
        <w:t>կլիմայի</w:t>
      </w:r>
      <w:r>
        <w:rPr>
          <w:rFonts w:ascii="GHEA Grapalat" w:hAnsi="GHEA Grapalat"/>
          <w:sz w:val="22"/>
          <w:szCs w:val="22"/>
          <w:lang w:val="hy-AM"/>
        </w:rPr>
        <w:t xml:space="preserve"> </w:t>
      </w:r>
      <w:r>
        <w:rPr>
          <w:rFonts w:cs="Arial" w:ascii="GHEA Grapalat" w:hAnsi="GHEA Grapalat"/>
          <w:sz w:val="22"/>
          <w:szCs w:val="22"/>
          <w:lang w:val="hy-AM"/>
        </w:rPr>
        <w:t>փոփոխությունը</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ջրի</w:t>
      </w:r>
      <w:r>
        <w:rPr>
          <w:rFonts w:ascii="GHEA Grapalat" w:hAnsi="GHEA Grapalat"/>
          <w:sz w:val="22"/>
          <w:szCs w:val="22"/>
          <w:lang w:val="hy-AM"/>
        </w:rPr>
        <w:t xml:space="preserve"> </w:t>
      </w:r>
      <w:r>
        <w:rPr>
          <w:rFonts w:cs="Arial" w:ascii="GHEA Grapalat" w:hAnsi="GHEA Grapalat"/>
          <w:sz w:val="22"/>
          <w:szCs w:val="22"/>
          <w:lang w:val="hy-AM"/>
        </w:rPr>
        <w:t>պահանջարկի</w:t>
      </w:r>
      <w:r>
        <w:rPr>
          <w:rFonts w:ascii="GHEA Grapalat" w:hAnsi="GHEA Grapalat"/>
          <w:sz w:val="22"/>
          <w:szCs w:val="22"/>
          <w:lang w:val="hy-AM"/>
        </w:rPr>
        <w:t xml:space="preserve"> </w:t>
      </w:r>
      <w:r>
        <w:rPr>
          <w:rFonts w:cs="Arial" w:ascii="GHEA Grapalat" w:hAnsi="GHEA Grapalat"/>
          <w:sz w:val="22"/>
          <w:szCs w:val="22"/>
          <w:lang w:val="hy-AM"/>
        </w:rPr>
        <w:t>աճը</w:t>
      </w:r>
      <w:r>
        <w:rPr>
          <w:rFonts w:ascii="GHEA Grapalat" w:hAnsi="GHEA Grapalat"/>
          <w:sz w:val="22"/>
          <w:szCs w:val="22"/>
          <w:lang w:val="hy-AM"/>
        </w:rPr>
        <w:t xml:space="preserve">, </w:t>
      </w:r>
      <w:r>
        <w:rPr>
          <w:rFonts w:cs="Arial" w:ascii="GHEA Grapalat" w:hAnsi="GHEA Grapalat"/>
          <w:sz w:val="22"/>
          <w:szCs w:val="22"/>
          <w:lang w:val="hy-AM"/>
        </w:rPr>
        <w:t>այս</w:t>
      </w:r>
      <w:r>
        <w:rPr>
          <w:rFonts w:ascii="GHEA Grapalat" w:hAnsi="GHEA Grapalat"/>
          <w:sz w:val="22"/>
          <w:szCs w:val="22"/>
          <w:lang w:val="hy-AM"/>
        </w:rPr>
        <w:t xml:space="preserve"> </w:t>
      </w:r>
      <w:r>
        <w:rPr>
          <w:rFonts w:cs="Arial" w:ascii="GHEA Grapalat" w:hAnsi="GHEA Grapalat"/>
          <w:sz w:val="22"/>
          <w:szCs w:val="22"/>
          <w:lang w:val="hy-AM"/>
        </w:rPr>
        <w:t>վերլուծությունը</w:t>
      </w:r>
      <w:r>
        <w:rPr>
          <w:rFonts w:ascii="GHEA Grapalat" w:hAnsi="GHEA Grapalat"/>
          <w:sz w:val="22"/>
          <w:szCs w:val="22"/>
          <w:lang w:val="hy-AM"/>
        </w:rPr>
        <w:t xml:space="preserve"> </w:t>
      </w:r>
      <w:r>
        <w:rPr>
          <w:rFonts w:cs="Arial" w:ascii="GHEA Grapalat" w:hAnsi="GHEA Grapalat"/>
          <w:sz w:val="22"/>
          <w:szCs w:val="22"/>
          <w:lang w:val="hy-AM"/>
        </w:rPr>
        <w:t>կարևոր</w:t>
      </w:r>
      <w:r>
        <w:rPr>
          <w:rFonts w:ascii="GHEA Grapalat" w:hAnsi="GHEA Grapalat"/>
          <w:sz w:val="22"/>
          <w:szCs w:val="22"/>
          <w:lang w:val="hy-AM"/>
        </w:rPr>
        <w:t xml:space="preserve"> </w:t>
      </w:r>
      <w:r>
        <w:rPr>
          <w:rFonts w:cs="Arial" w:ascii="GHEA Grapalat" w:hAnsi="GHEA Grapalat"/>
          <w:sz w:val="22"/>
          <w:szCs w:val="22"/>
          <w:lang w:val="hy-AM"/>
        </w:rPr>
        <w:t>դեր</w:t>
      </w:r>
      <w:r>
        <w:rPr>
          <w:rFonts w:ascii="GHEA Grapalat" w:hAnsi="GHEA Grapalat"/>
          <w:sz w:val="22"/>
          <w:szCs w:val="22"/>
          <w:lang w:val="hy-AM"/>
        </w:rPr>
        <w:t xml:space="preserve"> </w:t>
      </w:r>
      <w:r>
        <w:rPr>
          <w:rFonts w:cs="Arial" w:ascii="GHEA Grapalat" w:hAnsi="GHEA Grapalat"/>
          <w:sz w:val="22"/>
          <w:szCs w:val="22"/>
          <w:lang w:val="hy-AM"/>
        </w:rPr>
        <w:t>կխաղա</w:t>
      </w:r>
      <w:r>
        <w:rPr>
          <w:rFonts w:ascii="GHEA Grapalat" w:hAnsi="GHEA Grapalat"/>
          <w:sz w:val="22"/>
          <w:szCs w:val="22"/>
          <w:lang w:val="hy-AM"/>
        </w:rPr>
        <w:t xml:space="preserve"> </w:t>
      </w:r>
      <w:r>
        <w:rPr>
          <w:rFonts w:cs="Arial" w:ascii="GHEA Grapalat" w:hAnsi="GHEA Grapalat"/>
          <w:sz w:val="22"/>
          <w:szCs w:val="22"/>
          <w:lang w:val="hy-AM"/>
        </w:rPr>
        <w:t>կառավարման</w:t>
      </w:r>
      <w:r>
        <w:rPr>
          <w:rFonts w:ascii="GHEA Grapalat" w:hAnsi="GHEA Grapalat"/>
          <w:sz w:val="22"/>
          <w:szCs w:val="22"/>
          <w:lang w:val="hy-AM"/>
        </w:rPr>
        <w:t xml:space="preserve"> </w:t>
      </w:r>
      <w:r>
        <w:rPr>
          <w:rFonts w:cs="Arial" w:ascii="GHEA Grapalat" w:hAnsi="GHEA Grapalat"/>
          <w:sz w:val="22"/>
          <w:szCs w:val="22"/>
          <w:lang w:val="hy-AM"/>
        </w:rPr>
        <w:t>ադապտիվ</w:t>
      </w:r>
      <w:r>
        <w:rPr>
          <w:rFonts w:ascii="GHEA Grapalat" w:hAnsi="GHEA Grapalat"/>
          <w:sz w:val="22"/>
          <w:szCs w:val="22"/>
          <w:lang w:val="hy-AM"/>
        </w:rPr>
        <w:t xml:space="preserve"> </w:t>
      </w:r>
      <w:r>
        <w:rPr>
          <w:rFonts w:cs="Arial" w:ascii="GHEA Grapalat" w:hAnsi="GHEA Grapalat"/>
          <w:sz w:val="22"/>
          <w:szCs w:val="22"/>
          <w:lang w:val="hy-AM"/>
        </w:rPr>
        <w:t>ռազմավարությունների</w:t>
      </w:r>
      <w:r>
        <w:rPr>
          <w:rFonts w:ascii="GHEA Grapalat" w:hAnsi="GHEA Grapalat"/>
          <w:sz w:val="22"/>
          <w:szCs w:val="22"/>
          <w:lang w:val="hy-AM"/>
        </w:rPr>
        <w:t xml:space="preserve"> </w:t>
      </w:r>
      <w:r>
        <w:rPr>
          <w:rFonts w:cs="Arial" w:ascii="GHEA Grapalat" w:hAnsi="GHEA Grapalat"/>
          <w:sz w:val="22"/>
          <w:szCs w:val="22"/>
          <w:lang w:val="hy-AM"/>
        </w:rPr>
        <w:t>ուղղորդման</w:t>
      </w:r>
      <w:r>
        <w:rPr>
          <w:rFonts w:ascii="GHEA Grapalat" w:hAnsi="GHEA Grapalat"/>
          <w:sz w:val="22"/>
          <w:szCs w:val="22"/>
          <w:lang w:val="hy-AM"/>
        </w:rPr>
        <w:t xml:space="preserve"> </w:t>
      </w:r>
      <w:r>
        <w:rPr>
          <w:rFonts w:cs="Arial" w:ascii="GHEA Grapalat" w:hAnsi="GHEA Grapalat"/>
          <w:sz w:val="22"/>
          <w:szCs w:val="22"/>
          <w:lang w:val="hy-AM"/>
        </w:rPr>
        <w:t>և</w:t>
      </w:r>
      <w:r>
        <w:rPr>
          <w:rFonts w:ascii="GHEA Grapalat" w:hAnsi="GHEA Grapalat"/>
          <w:sz w:val="22"/>
          <w:szCs w:val="22"/>
          <w:lang w:val="hy-AM"/>
        </w:rPr>
        <w:t xml:space="preserve"> </w:t>
      </w:r>
      <w:r>
        <w:rPr>
          <w:rFonts w:cs="Arial" w:ascii="GHEA Grapalat" w:hAnsi="GHEA Grapalat"/>
          <w:sz w:val="22"/>
          <w:szCs w:val="22"/>
          <w:lang w:val="hy-AM"/>
        </w:rPr>
        <w:t>Արարատյան</w:t>
      </w:r>
      <w:r>
        <w:rPr>
          <w:rFonts w:ascii="GHEA Grapalat" w:hAnsi="GHEA Grapalat"/>
          <w:sz w:val="22"/>
          <w:szCs w:val="22"/>
          <w:lang w:val="hy-AM"/>
        </w:rPr>
        <w:t xml:space="preserve"> </w:t>
      </w:r>
      <w:r>
        <w:rPr>
          <w:rFonts w:cs="Arial" w:ascii="GHEA Grapalat" w:hAnsi="GHEA Grapalat"/>
          <w:sz w:val="22"/>
          <w:szCs w:val="22"/>
          <w:lang w:val="hy-AM"/>
        </w:rPr>
        <w:t>ՋԿՏ-ում</w:t>
      </w:r>
      <w:r>
        <w:rPr>
          <w:rFonts w:ascii="GHEA Grapalat" w:hAnsi="GHEA Grapalat"/>
          <w:sz w:val="22"/>
          <w:szCs w:val="22"/>
          <w:lang w:val="hy-AM"/>
        </w:rPr>
        <w:t xml:space="preserve"> </w:t>
      </w:r>
      <w:r>
        <w:rPr>
          <w:rFonts w:cs="Arial" w:ascii="GHEA Grapalat" w:hAnsi="GHEA Grapalat"/>
          <w:sz w:val="22"/>
          <w:szCs w:val="22"/>
          <w:lang w:val="hy-AM"/>
        </w:rPr>
        <w:t>ջրային</w:t>
      </w:r>
      <w:r>
        <w:rPr>
          <w:rFonts w:ascii="GHEA Grapalat" w:hAnsi="GHEA Grapalat"/>
          <w:sz w:val="22"/>
          <w:szCs w:val="22"/>
          <w:lang w:val="hy-AM"/>
        </w:rPr>
        <w:t xml:space="preserve"> </w:t>
      </w:r>
      <w:r>
        <w:rPr>
          <w:rFonts w:cs="Arial" w:ascii="GHEA Grapalat" w:hAnsi="GHEA Grapalat"/>
          <w:sz w:val="22"/>
          <w:szCs w:val="22"/>
          <w:lang w:val="hy-AM"/>
        </w:rPr>
        <w:t>ռեսուրսների</w:t>
      </w:r>
      <w:r>
        <w:rPr>
          <w:rFonts w:ascii="GHEA Grapalat" w:hAnsi="GHEA Grapalat"/>
          <w:sz w:val="22"/>
          <w:szCs w:val="22"/>
          <w:lang w:val="hy-AM"/>
        </w:rPr>
        <w:t xml:space="preserve"> </w:t>
      </w:r>
      <w:r>
        <w:rPr>
          <w:rFonts w:cs="Arial" w:ascii="GHEA Grapalat" w:hAnsi="GHEA Grapalat"/>
          <w:sz w:val="22"/>
          <w:szCs w:val="22"/>
          <w:lang w:val="hy-AM"/>
        </w:rPr>
        <w:t>երկարաժամկետ</w:t>
      </w:r>
      <w:r>
        <w:rPr>
          <w:rFonts w:ascii="GHEA Grapalat" w:hAnsi="GHEA Grapalat"/>
          <w:sz w:val="22"/>
          <w:szCs w:val="22"/>
          <w:lang w:val="hy-AM"/>
        </w:rPr>
        <w:t xml:space="preserve"> </w:t>
      </w:r>
      <w:r>
        <w:rPr>
          <w:rFonts w:cs="Arial" w:ascii="GHEA Grapalat" w:hAnsi="GHEA Grapalat"/>
          <w:sz w:val="22"/>
          <w:szCs w:val="22"/>
          <w:lang w:val="hy-AM"/>
        </w:rPr>
        <w:t>կայունության</w:t>
      </w:r>
      <w:r>
        <w:rPr>
          <w:rFonts w:ascii="GHEA Grapalat" w:hAnsi="GHEA Grapalat"/>
          <w:sz w:val="22"/>
          <w:szCs w:val="22"/>
          <w:lang w:val="hy-AM"/>
        </w:rPr>
        <w:t xml:space="preserve"> </w:t>
      </w:r>
      <w:r>
        <w:rPr>
          <w:rFonts w:cs="Arial" w:ascii="GHEA Grapalat" w:hAnsi="GHEA Grapalat"/>
          <w:sz w:val="22"/>
          <w:szCs w:val="22"/>
          <w:lang w:val="hy-AM"/>
        </w:rPr>
        <w:t>ապահովման</w:t>
      </w:r>
      <w:r>
        <w:rPr>
          <w:rFonts w:ascii="GHEA Grapalat" w:hAnsi="GHEA Grapalat"/>
          <w:sz w:val="22"/>
          <w:szCs w:val="22"/>
          <w:lang w:val="hy-AM"/>
        </w:rPr>
        <w:t xml:space="preserve"> </w:t>
      </w:r>
      <w:r>
        <w:rPr>
          <w:rFonts w:cs="Arial" w:ascii="GHEA Grapalat" w:hAnsi="GHEA Grapalat"/>
          <w:sz w:val="22"/>
          <w:szCs w:val="22"/>
          <w:lang w:val="hy-AM"/>
        </w:rPr>
        <w:t>գործում</w:t>
      </w:r>
      <w:r>
        <w:rPr>
          <w:rFonts w:ascii="GHEA Grapalat" w:hAnsi="GHEA Grapalat"/>
          <w:sz w:val="22"/>
          <w:szCs w:val="22"/>
          <w:lang w:val="hy-AM"/>
        </w:rPr>
        <w:t>:</w:t>
      </w:r>
    </w:p>
    <w:p>
      <w:pPr>
        <w:pStyle w:val="Normal"/>
        <w:spacing w:before="0" w:after="200"/>
        <w:ind w:hanging="0"/>
        <w:jc w:val="left"/>
        <w:rPr>
          <w:rFonts w:ascii="GHEA Grapalat" w:hAnsi="GHEA Grapalat" w:cs="Times New Roman"/>
          <w:b/>
          <w:sz w:val="24"/>
          <w:szCs w:val="24"/>
          <w:lang w:val="hy-AM"/>
        </w:rPr>
      </w:pPr>
      <w:r>
        <w:rPr>
          <w:rFonts w:cs="Times New Roman" w:ascii="GHEA Grapalat" w:hAnsi="GHEA Grapalat"/>
          <w:b/>
          <w:sz w:val="24"/>
          <w:szCs w:val="24"/>
          <w:lang w:val="hy-AM"/>
        </w:rPr>
      </w:r>
      <w:r>
        <w:br w:type="page"/>
      </w:r>
    </w:p>
    <w:p>
      <w:pPr>
        <w:pStyle w:val="Heading1"/>
        <w:numPr>
          <w:ilvl w:val="0"/>
          <w:numId w:val="0"/>
        </w:numPr>
        <w:pBdr>
          <w:top w:val="dotted" w:sz="2" w:space="1" w:color="0B087A"/>
          <w:bottom w:val="dotted" w:sz="2" w:space="0" w:color="0B087A"/>
        </w:pBdr>
        <w:spacing w:lineRule="auto" w:line="240" w:before="0" w:after="0"/>
        <w:ind w:hanging="0" w:left="0"/>
        <w:jc w:val="left"/>
        <w:rPr>
          <w:rFonts w:ascii="GHEA Grapalat" w:hAnsi="GHEA Grapalat" w:cs="Arial"/>
          <w:bCs w:val="false"/>
          <w:caps w:val="false"/>
          <w:smallCaps w:val="false"/>
          <w:color w:val="0B087A"/>
          <w:lang w:val="hy-AM" w:eastAsia="fr-FR"/>
        </w:rPr>
      </w:pPr>
      <w:bookmarkStart w:id="134" w:name="_Toc180589690"/>
      <w:r>
        <w:rPr>
          <w:rFonts w:cs="Arial" w:ascii="GHEA Grapalat" w:hAnsi="GHEA Grapalat"/>
          <w:bCs w:val="false"/>
          <w:caps w:val="false"/>
          <w:smallCaps w:val="false"/>
          <w:color w:val="0B087A"/>
          <w:lang w:val="hy-AM" w:eastAsia="fr-FR"/>
        </w:rPr>
        <w:t>Հավելվածներ</w:t>
      </w:r>
      <w:bookmarkEnd w:id="134"/>
    </w:p>
    <w:p>
      <w:pPr>
        <w:pStyle w:val="Caption"/>
        <w:numPr>
          <w:ilvl w:val="0"/>
          <w:numId w:val="0"/>
        </w:numPr>
        <w:ind w:hanging="0"/>
        <w:outlineLvl w:val="0"/>
        <w:rPr>
          <w:rFonts w:ascii="GHEA Grapalat" w:hAnsi="GHEA Grapalat"/>
          <w:szCs w:val="22"/>
          <w:lang w:val="hy-AM"/>
        </w:rPr>
      </w:pPr>
      <w:bookmarkStart w:id="135" w:name="_Ref175909307"/>
      <w:bookmarkStart w:id="136" w:name="_Toc180589691"/>
      <w:bookmarkStart w:id="137" w:name="_Ref177338307"/>
      <w:r>
        <w:rPr>
          <w:rFonts w:ascii="GHEA Grapalat" w:hAnsi="GHEA Grapalat"/>
          <w:szCs w:val="22"/>
          <w:lang w:val="hy-AM"/>
        </w:rPr>
        <w:t xml:space="preserve">Հավելված </w:t>
      </w:r>
      <w:r>
        <w:rPr>
          <w:rFonts w:ascii="GHEA Grapalat" w:hAnsi="GHEA Grapalat"/>
          <w:szCs w:val="22"/>
        </w:rPr>
        <w:fldChar w:fldCharType="begin"/>
      </w:r>
      <w:r>
        <w:rPr>
          <w:szCs w:val="22"/>
          <w:rFonts w:ascii="GHEA Grapalat" w:hAnsi="GHEA Grapalat"/>
        </w:rPr>
        <w:instrText xml:space="preserve"> SEQ Հավելված \* ARABIC </w:instrText>
      </w:r>
      <w:r>
        <w:rPr>
          <w:szCs w:val="22"/>
          <w:rFonts w:ascii="GHEA Grapalat" w:hAnsi="GHEA Grapalat"/>
        </w:rPr>
        <w:fldChar w:fldCharType="separate"/>
      </w:r>
      <w:r>
        <w:rPr>
          <w:szCs w:val="22"/>
          <w:rFonts w:ascii="GHEA Grapalat" w:hAnsi="GHEA Grapalat"/>
        </w:rPr>
        <w:t>1</w:t>
      </w:r>
      <w:r>
        <w:rPr>
          <w:szCs w:val="22"/>
          <w:rFonts w:ascii="GHEA Grapalat" w:hAnsi="GHEA Grapalat"/>
        </w:rPr>
        <w:fldChar w:fldCharType="end"/>
      </w:r>
      <w:bookmarkEnd w:id="137"/>
      <w:r>
        <w:rPr>
          <w:rFonts w:cs="Cambria Math" w:ascii="Cambria Math" w:hAnsi="Cambria Math"/>
          <w:szCs w:val="22"/>
          <w:lang w:val="hy-AM"/>
        </w:rPr>
        <w:t>․</w:t>
      </w:r>
      <w:r>
        <w:rPr>
          <w:rFonts w:ascii="GHEA Grapalat" w:hAnsi="GHEA Grapalat"/>
          <w:szCs w:val="22"/>
          <w:lang w:val="hy-AM"/>
        </w:rPr>
        <w:t xml:space="preserve"> </w:t>
      </w:r>
      <w:r>
        <w:rPr>
          <w:rFonts w:ascii="GHEA Grapalat" w:hAnsi="GHEA Grapalat"/>
          <w:color w:themeColor="accent1" w:themeShade="bf" w:val="365F91"/>
          <w:szCs w:val="22"/>
          <w:lang w:val="hy-AM"/>
        </w:rPr>
        <w:t xml:space="preserve">Արարատյան ՋԿՏ-ում գործող 10 հիդրոլոգիական դիտակետերի </w:t>
      </w:r>
      <w:r>
        <w:rPr>
          <w:rFonts w:ascii="GHEA Grapalat" w:hAnsi="GHEA Grapalat"/>
          <w:szCs w:val="22"/>
          <w:lang w:val="hy-AM"/>
        </w:rPr>
        <w:t>դիտակետերի տեղադրությունը</w:t>
      </w:r>
      <w:r>
        <w:rPr>
          <w:rFonts w:ascii="GHEA Grapalat" w:hAnsi="GHEA Grapalat"/>
          <w:color w:themeColor="accent1" w:themeShade="bf" w:val="365F91"/>
          <w:szCs w:val="22"/>
          <w:lang w:val="hy-AM"/>
        </w:rPr>
        <w:t xml:space="preserve"> և հիմնական հիդրոգրաֆիական և հիդրոլոգիական բնութագրիչները</w:t>
      </w:r>
      <w:bookmarkEnd w:id="136"/>
    </w:p>
    <w:tbl>
      <w:tblPr>
        <w:tblW w:w="10137" w:type="dxa"/>
        <w:jc w:val="center"/>
        <w:tblInd w:w="0" w:type="dxa"/>
        <w:tblLayout w:type="fixed"/>
        <w:tblCellMar>
          <w:top w:w="0" w:type="dxa"/>
          <w:left w:w="108" w:type="dxa"/>
          <w:bottom w:w="0" w:type="dxa"/>
          <w:right w:w="108" w:type="dxa"/>
        </w:tblCellMar>
      </w:tblPr>
      <w:tblGrid>
        <w:gridCol w:w="554"/>
        <w:gridCol w:w="1993"/>
        <w:gridCol w:w="1289"/>
        <w:gridCol w:w="1435"/>
        <w:gridCol w:w="1114"/>
        <w:gridCol w:w="1387"/>
        <w:gridCol w:w="1103"/>
        <w:gridCol w:w="1262"/>
      </w:tblGrid>
      <w:tr>
        <w:trPr>
          <w:tblHeader w:val="true"/>
          <w:trHeight w:val="309" w:hRule="atLeast"/>
          <w:cantSplit w:val="true"/>
        </w:trPr>
        <w:tc>
          <w:tcPr>
            <w:tcW w:w="554" w:type="dxa"/>
            <w:vMerge w:val="restart"/>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hanging="0"/>
              <w:rPr>
                <w:rFonts w:ascii="GHEA Grapalat" w:hAnsi="GHEA Grapalat"/>
                <w:sz w:val="18"/>
                <w:szCs w:val="18"/>
              </w:rPr>
            </w:pPr>
            <w:r>
              <w:rPr>
                <w:rFonts w:ascii="GHEA Grapalat" w:hAnsi="GHEA Grapalat"/>
                <w:kern w:val="0"/>
                <w:sz w:val="18"/>
                <w:szCs w:val="18"/>
                <w:lang w:val="en-US" w:eastAsia="en-US" w:bidi="ar-SA"/>
              </w:rPr>
              <w:t>№</w:t>
            </w:r>
          </w:p>
        </w:tc>
        <w:tc>
          <w:tcPr>
            <w:tcW w:w="1993" w:type="dxa"/>
            <w:vMerge w:val="restart"/>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52"/>
              <w:jc w:val="center"/>
              <w:rPr>
                <w:rFonts w:ascii="GHEA Grapalat" w:hAnsi="GHEA Grapalat"/>
                <w:sz w:val="18"/>
                <w:szCs w:val="18"/>
                <w:lang w:val="hy-AM"/>
              </w:rPr>
            </w:pPr>
            <w:r>
              <w:rPr>
                <w:rFonts w:ascii="GHEA Grapalat" w:hAnsi="GHEA Grapalat"/>
                <w:kern w:val="0"/>
                <w:sz w:val="18"/>
                <w:szCs w:val="18"/>
                <w:lang w:val="hy-AM" w:eastAsia="en-US" w:bidi="ar-SA"/>
              </w:rPr>
              <w:t>Դիտակետի անվանում</w:t>
            </w:r>
          </w:p>
        </w:tc>
        <w:tc>
          <w:tcPr>
            <w:tcW w:w="2724" w:type="dxa"/>
            <w:gridSpan w:val="2"/>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153"/>
              <w:jc w:val="center"/>
              <w:rPr>
                <w:rFonts w:ascii="GHEA Grapalat" w:hAnsi="GHEA Grapalat"/>
                <w:sz w:val="18"/>
                <w:szCs w:val="18"/>
                <w:lang w:val="hy-AM"/>
              </w:rPr>
            </w:pPr>
            <w:r>
              <w:rPr>
                <w:rFonts w:ascii="GHEA Grapalat" w:hAnsi="GHEA Grapalat"/>
                <w:kern w:val="0"/>
                <w:sz w:val="18"/>
                <w:szCs w:val="18"/>
                <w:lang w:val="hy-AM" w:eastAsia="en-US" w:bidi="ar-SA"/>
              </w:rPr>
              <w:t>Աշխարհագրական կոորդինատներ</w:t>
            </w:r>
          </w:p>
        </w:tc>
        <w:tc>
          <w:tcPr>
            <w:tcW w:w="2501" w:type="dxa"/>
            <w:gridSpan w:val="2"/>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153"/>
              <w:jc w:val="center"/>
              <w:rPr>
                <w:rFonts w:ascii="GHEA Grapalat" w:hAnsi="GHEA Grapalat"/>
                <w:sz w:val="18"/>
                <w:szCs w:val="18"/>
                <w:lang w:val="hy-AM"/>
              </w:rPr>
            </w:pPr>
            <w:r>
              <w:rPr>
                <w:rFonts w:ascii="GHEA Grapalat" w:hAnsi="GHEA Grapalat"/>
                <w:kern w:val="0"/>
                <w:sz w:val="18"/>
                <w:szCs w:val="18"/>
                <w:lang w:val="hy-AM" w:eastAsia="en-US" w:bidi="ar-SA"/>
              </w:rPr>
              <w:t>Ջրհավաք ավազան</w:t>
            </w:r>
          </w:p>
        </w:tc>
        <w:tc>
          <w:tcPr>
            <w:tcW w:w="2365" w:type="dxa"/>
            <w:gridSpan w:val="2"/>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153"/>
              <w:jc w:val="center"/>
              <w:rPr>
                <w:rFonts w:ascii="GHEA Grapalat" w:hAnsi="GHEA Grapalat"/>
                <w:sz w:val="18"/>
                <w:szCs w:val="18"/>
                <w:lang w:val="hy-AM"/>
              </w:rPr>
            </w:pPr>
            <w:r>
              <w:rPr>
                <w:rFonts w:ascii="GHEA Grapalat" w:hAnsi="GHEA Grapalat"/>
                <w:kern w:val="0"/>
                <w:sz w:val="18"/>
                <w:szCs w:val="18"/>
                <w:lang w:val="hy-AM" w:eastAsia="en-US" w:bidi="ar-SA"/>
              </w:rPr>
              <w:t>Հոսք</w:t>
            </w:r>
          </w:p>
        </w:tc>
      </w:tr>
      <w:tr>
        <w:trPr>
          <w:tblHeader w:val="true"/>
          <w:trHeight w:val="805" w:hRule="atLeast"/>
        </w:trPr>
        <w:tc>
          <w:tcPr>
            <w:tcW w:w="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289"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153" w:left="-227"/>
              <w:jc w:val="center"/>
              <w:rPr>
                <w:rFonts w:ascii="GHEA Grapalat" w:hAnsi="GHEA Grapalat"/>
                <w:sz w:val="18"/>
                <w:szCs w:val="18"/>
                <w:lang w:val="hy-AM"/>
              </w:rPr>
            </w:pPr>
            <w:r>
              <w:rPr>
                <w:rFonts w:ascii="GHEA Grapalat" w:hAnsi="GHEA Grapalat"/>
                <w:kern w:val="0"/>
                <w:sz w:val="18"/>
                <w:szCs w:val="18"/>
                <w:lang w:val="hy-AM" w:eastAsia="en-US" w:bidi="ar-SA"/>
              </w:rPr>
              <w:t>լայնություն</w:t>
            </w:r>
          </w:p>
        </w:tc>
        <w:tc>
          <w:tcPr>
            <w:tcW w:w="1435"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hanging="0"/>
              <w:jc w:val="left"/>
              <w:rPr>
                <w:rFonts w:ascii="GHEA Grapalat" w:hAnsi="GHEA Grapalat"/>
                <w:sz w:val="18"/>
                <w:szCs w:val="18"/>
                <w:lang w:val="hy-AM"/>
              </w:rPr>
            </w:pPr>
            <w:r>
              <w:rPr>
                <w:rFonts w:ascii="GHEA Grapalat" w:hAnsi="GHEA Grapalat"/>
                <w:kern w:val="0"/>
                <w:sz w:val="18"/>
                <w:szCs w:val="18"/>
                <w:lang w:val="hy-AM" w:eastAsia="en-US" w:bidi="ar-SA"/>
              </w:rPr>
              <w:t>երկայնություն</w:t>
            </w:r>
          </w:p>
        </w:tc>
        <w:tc>
          <w:tcPr>
            <w:tcW w:w="1114"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hanging="0"/>
              <w:rPr>
                <w:rFonts w:ascii="GHEA Grapalat" w:hAnsi="GHEA Grapalat"/>
                <w:sz w:val="18"/>
                <w:szCs w:val="18"/>
                <w:lang w:val="ru-RU"/>
              </w:rPr>
            </w:pPr>
            <w:r>
              <w:rPr>
                <w:rFonts w:ascii="GHEA Grapalat" w:hAnsi="GHEA Grapalat"/>
                <w:kern w:val="0"/>
                <w:sz w:val="18"/>
                <w:szCs w:val="18"/>
                <w:lang w:val="hy-AM" w:eastAsia="en-US" w:bidi="ar-SA"/>
              </w:rPr>
              <w:t>Մակերես</w:t>
            </w:r>
            <w:r>
              <w:rPr>
                <w:rFonts w:ascii="GHEA Grapalat" w:hAnsi="GHEA Grapalat"/>
                <w:kern w:val="0"/>
                <w:sz w:val="18"/>
                <w:szCs w:val="18"/>
                <w:lang w:val="en-US" w:eastAsia="en-US" w:bidi="ar-SA"/>
              </w:rPr>
              <w:t xml:space="preserve">, </w:t>
            </w:r>
            <w:r>
              <w:rPr>
                <w:rFonts w:ascii="GHEA Grapalat" w:hAnsi="GHEA Grapalat"/>
                <w:kern w:val="0"/>
                <w:sz w:val="18"/>
                <w:szCs w:val="18"/>
                <w:lang w:val="hy-AM" w:eastAsia="en-US" w:bidi="ar-SA"/>
              </w:rPr>
              <w:t>կմ</w:t>
            </w:r>
            <w:r>
              <w:rPr>
                <w:rFonts w:ascii="GHEA Grapalat" w:hAnsi="GHEA Grapalat"/>
                <w:kern w:val="0"/>
                <w:sz w:val="18"/>
                <w:szCs w:val="18"/>
                <w:vertAlign w:val="superscript"/>
                <w:lang w:val="en-US" w:eastAsia="en-US" w:bidi="ar-SA"/>
              </w:rPr>
              <w:t>2</w:t>
            </w:r>
          </w:p>
        </w:tc>
        <w:tc>
          <w:tcPr>
            <w:tcW w:w="1387"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hanging="0"/>
              <w:rPr>
                <w:rFonts w:ascii="GHEA Grapalat" w:hAnsi="GHEA Grapalat"/>
                <w:sz w:val="18"/>
                <w:szCs w:val="18"/>
                <w:lang w:val="ru-RU"/>
              </w:rPr>
            </w:pPr>
            <w:r>
              <w:rPr>
                <w:rFonts w:ascii="GHEA Grapalat" w:hAnsi="GHEA Grapalat"/>
                <w:kern w:val="0"/>
                <w:sz w:val="18"/>
                <w:szCs w:val="18"/>
                <w:lang w:val="hy-AM" w:eastAsia="en-US" w:bidi="ar-SA"/>
              </w:rPr>
              <w:t>միջին բարձրություն</w:t>
            </w:r>
            <w:r>
              <w:rPr>
                <w:rFonts w:ascii="GHEA Grapalat" w:hAnsi="GHEA Grapalat"/>
                <w:kern w:val="0"/>
                <w:sz w:val="18"/>
                <w:szCs w:val="18"/>
                <w:lang w:val="en-US" w:eastAsia="en-US" w:bidi="ar-SA"/>
              </w:rPr>
              <w:t xml:space="preserve">, </w:t>
            </w:r>
            <w:r>
              <w:rPr>
                <w:rFonts w:ascii="GHEA Grapalat" w:hAnsi="GHEA Grapalat"/>
                <w:kern w:val="0"/>
                <w:sz w:val="18"/>
                <w:szCs w:val="18"/>
                <w:lang w:val="hy-AM" w:eastAsia="en-US" w:bidi="ar-SA"/>
              </w:rPr>
              <w:t>մ</w:t>
            </w:r>
          </w:p>
        </w:tc>
        <w:tc>
          <w:tcPr>
            <w:tcW w:w="1103"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hanging="0"/>
              <w:rPr>
                <w:rFonts w:ascii="GHEA Grapalat" w:hAnsi="GHEA Grapalat"/>
                <w:sz w:val="18"/>
                <w:szCs w:val="18"/>
                <w:lang w:val="ru-RU"/>
              </w:rPr>
            </w:pPr>
            <w:r>
              <w:rPr>
                <w:rFonts w:ascii="GHEA Grapalat" w:hAnsi="GHEA Grapalat"/>
                <w:kern w:val="0"/>
                <w:sz w:val="18"/>
                <w:szCs w:val="18"/>
                <w:lang w:val="hy-AM" w:eastAsia="en-US" w:bidi="ar-SA"/>
              </w:rPr>
              <w:t>հոսքի մոդուլ</w:t>
            </w:r>
            <w:r>
              <w:rPr>
                <w:rFonts w:ascii="GHEA Grapalat" w:hAnsi="GHEA Grapalat"/>
                <w:kern w:val="0"/>
                <w:sz w:val="18"/>
                <w:szCs w:val="18"/>
                <w:lang w:val="ru-RU" w:eastAsia="en-US" w:bidi="ar-SA"/>
              </w:rPr>
              <w:t xml:space="preserve">, </w:t>
            </w:r>
            <w:r>
              <w:rPr>
                <w:rFonts w:ascii="GHEA Grapalat" w:hAnsi="GHEA Grapalat"/>
                <w:kern w:val="0"/>
                <w:sz w:val="18"/>
                <w:szCs w:val="18"/>
                <w:lang w:val="hy-AM" w:eastAsia="en-US" w:bidi="ar-SA"/>
              </w:rPr>
              <w:t>լ</w:t>
            </w:r>
            <w:r>
              <w:rPr>
                <w:rFonts w:ascii="GHEA Grapalat" w:hAnsi="GHEA Grapalat"/>
                <w:kern w:val="0"/>
                <w:sz w:val="18"/>
                <w:szCs w:val="18"/>
                <w:lang w:val="ru-RU" w:eastAsia="en-US" w:bidi="ar-SA"/>
              </w:rPr>
              <w:t>/</w:t>
            </w:r>
            <w:r>
              <w:rPr>
                <w:rFonts w:ascii="GHEA Grapalat" w:hAnsi="GHEA Grapalat"/>
                <w:kern w:val="0"/>
                <w:sz w:val="18"/>
                <w:szCs w:val="18"/>
                <w:lang w:val="hy-AM" w:eastAsia="en-US" w:bidi="ar-SA"/>
              </w:rPr>
              <w:t>վրկ</w:t>
            </w:r>
            <w:r>
              <w:rPr>
                <w:rFonts w:ascii="GHEA Grapalat" w:hAnsi="GHEA Grapalat"/>
                <w:kern w:val="0"/>
                <w:sz w:val="18"/>
                <w:szCs w:val="18"/>
                <w:lang w:val="ru-RU" w:eastAsia="en-US" w:bidi="ar-SA"/>
              </w:rPr>
              <w:t>*</w:t>
            </w:r>
            <w:r>
              <w:rPr>
                <w:rFonts w:ascii="GHEA Grapalat" w:hAnsi="GHEA Grapalat"/>
                <w:kern w:val="0"/>
                <w:sz w:val="18"/>
                <w:szCs w:val="18"/>
                <w:lang w:val="hy-AM" w:eastAsia="en-US" w:bidi="ar-SA"/>
              </w:rPr>
              <w:t>կմ</w:t>
            </w:r>
            <w:r>
              <w:rPr>
                <w:rFonts w:ascii="GHEA Grapalat" w:hAnsi="GHEA Grapalat"/>
                <w:kern w:val="0"/>
                <w:sz w:val="18"/>
                <w:szCs w:val="18"/>
                <w:vertAlign w:val="superscript"/>
                <w:lang w:val="ru-RU" w:eastAsia="en-US" w:bidi="ar-SA"/>
              </w:rPr>
              <w:t>2</w:t>
            </w:r>
          </w:p>
        </w:tc>
        <w:tc>
          <w:tcPr>
            <w:tcW w:w="1262" w:type="dxa"/>
            <w:tcBorders>
              <w:top w:val="single" w:sz="4" w:space="0" w:color="000000"/>
              <w:left w:val="single" w:sz="4" w:space="0" w:color="000000"/>
              <w:bottom w:val="single" w:sz="4" w:space="0" w:color="000000"/>
              <w:right w:val="single" w:sz="4" w:space="0" w:color="000000"/>
            </w:tcBorders>
            <w:shd w:fill="8DB3E2" w:val="clear"/>
            <w:vAlign w:val="center"/>
          </w:tcPr>
          <w:p>
            <w:pPr>
              <w:pStyle w:val="Normal"/>
              <w:widowControl/>
              <w:spacing w:lineRule="auto" w:line="240" w:before="0" w:after="0"/>
              <w:ind w:firstLine="153"/>
              <w:jc w:val="center"/>
              <w:rPr>
                <w:rFonts w:ascii="GHEA Grapalat" w:hAnsi="GHEA Grapalat"/>
                <w:sz w:val="18"/>
                <w:szCs w:val="18"/>
                <w:lang w:val="ru-RU"/>
              </w:rPr>
            </w:pPr>
            <w:r>
              <w:rPr>
                <w:rFonts w:ascii="GHEA Grapalat" w:hAnsi="GHEA Grapalat"/>
                <w:kern w:val="0"/>
                <w:sz w:val="18"/>
                <w:szCs w:val="18"/>
                <w:lang w:val="hy-AM" w:eastAsia="en-US" w:bidi="ar-SA"/>
              </w:rPr>
              <w:t>բազմամյա միջին տարեկան ելք</w:t>
            </w:r>
            <w:r>
              <w:rPr>
                <w:rFonts w:ascii="GHEA Grapalat" w:hAnsi="GHEA Grapalat"/>
                <w:kern w:val="0"/>
                <w:sz w:val="18"/>
                <w:szCs w:val="18"/>
                <w:lang w:val="ru-RU" w:eastAsia="en-US" w:bidi="ar-SA"/>
              </w:rPr>
              <w:t xml:space="preserve">, </w:t>
            </w:r>
            <w:r>
              <w:rPr>
                <w:rFonts w:ascii="GHEA Grapalat" w:hAnsi="GHEA Grapalat"/>
                <w:kern w:val="0"/>
                <w:sz w:val="18"/>
                <w:szCs w:val="18"/>
                <w:lang w:val="hy-AM" w:eastAsia="en-US" w:bidi="ar-SA"/>
              </w:rPr>
              <w:t>մ</w:t>
            </w:r>
            <w:r>
              <w:rPr>
                <w:rFonts w:ascii="GHEA Grapalat" w:hAnsi="GHEA Grapalat"/>
                <w:kern w:val="0"/>
                <w:sz w:val="18"/>
                <w:szCs w:val="18"/>
                <w:vertAlign w:val="superscript"/>
                <w:lang w:val="ru-RU" w:eastAsia="en-US" w:bidi="ar-SA"/>
              </w:rPr>
              <w:t>3</w:t>
            </w:r>
            <w:r>
              <w:rPr>
                <w:rFonts w:ascii="GHEA Grapalat" w:hAnsi="GHEA Grapalat"/>
                <w:kern w:val="0"/>
                <w:sz w:val="18"/>
                <w:szCs w:val="18"/>
                <w:lang w:val="ru-RU" w:eastAsia="en-US" w:bidi="ar-SA"/>
              </w:rPr>
              <w:t>/</w:t>
            </w:r>
            <w:r>
              <w:rPr>
                <w:rFonts w:ascii="GHEA Grapalat" w:hAnsi="GHEA Grapalat"/>
                <w:kern w:val="0"/>
                <w:sz w:val="18"/>
                <w:szCs w:val="18"/>
                <w:lang w:val="hy-AM" w:eastAsia="en-US" w:bidi="ar-SA"/>
              </w:rPr>
              <w:t>վ</w:t>
            </w:r>
          </w:p>
        </w:tc>
      </w:tr>
      <w:tr>
        <w:trPr>
          <w:trHeight w:val="338"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1</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Ազատ-Գառնի</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40°06'34.92"</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44°44'4.20"</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326</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2426</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13.0</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4.80</w:t>
            </w:r>
          </w:p>
        </w:tc>
      </w:tr>
      <w:tr>
        <w:trPr>
          <w:trHeight w:val="272"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right="15"/>
              <w:jc w:val="left"/>
              <w:rPr>
                <w:rFonts w:ascii="GHEA Grapalat" w:hAnsi="GHEA Grapalat"/>
                <w:sz w:val="18"/>
                <w:szCs w:val="18"/>
              </w:rPr>
            </w:pPr>
            <w:r>
              <w:rPr>
                <w:rFonts w:ascii="GHEA Grapalat" w:hAnsi="GHEA Grapalat"/>
                <w:kern w:val="0"/>
                <w:sz w:val="18"/>
                <w:szCs w:val="18"/>
                <w:lang w:val="en-US" w:eastAsia="en-US" w:bidi="ar-SA"/>
              </w:rPr>
              <w:t>2</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Վեդի-Ուրցաձոր</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39°55'22.80"</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44°49'35.04"</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360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2042</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4.8</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1.89</w:t>
            </w:r>
          </w:p>
        </w:tc>
      </w:tr>
      <w:tr>
        <w:trPr>
          <w:trHeight w:val="276"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3</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Արփա-Ջերմուկ</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39°50'16.08"</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45°40'36.12"</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199</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2768</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28.0</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5.07</w:t>
            </w:r>
          </w:p>
        </w:tc>
      </w:tr>
      <w:tr>
        <w:trPr>
          <w:trHeight w:val="266"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4</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Արփա-Եղեգնաձոր</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39°44'28.32"</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45°19'28.92"</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1220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2133</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8.0</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13.18</w:t>
            </w:r>
          </w:p>
        </w:tc>
      </w:tr>
      <w:tr>
        <w:trPr>
          <w:trHeight w:val="284"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5</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Արփա-Արենի</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39°43'55.92"</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45°12'1.80"</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1880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2127</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8.3</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21.3</w:t>
            </w:r>
          </w:p>
        </w:tc>
      </w:tr>
      <w:tr>
        <w:trPr>
          <w:trHeight w:val="274"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6</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Վայք-Զառիթափ</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39°37'44.04"</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45°30'25.56"</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58.0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2255</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4.7</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0.43</w:t>
            </w:r>
          </w:p>
        </w:tc>
      </w:tr>
      <w:tr>
        <w:trPr>
          <w:trHeight w:val="264"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7</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Եղեգիս-Հերմոն</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39°52'35.40"</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45°25'38.64"</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205</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2637</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19.4</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5.17</w:t>
            </w:r>
          </w:p>
        </w:tc>
      </w:tr>
      <w:tr>
        <w:trPr>
          <w:trHeight w:val="282"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8</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Եղեգիս-Շատին</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39°49'14.88"</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45°17'47.04"</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458</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2353</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14.7</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7.96</w:t>
            </w:r>
          </w:p>
        </w:tc>
      </w:tr>
      <w:tr>
        <w:trPr>
          <w:trHeight w:val="272"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9</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Արտաբուն-Արտաբույնք</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39°51'19.44"</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45°19'4.44"</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45.0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2367</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20.3</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0.89</w:t>
            </w:r>
          </w:p>
        </w:tc>
      </w:tr>
      <w:tr>
        <w:trPr>
          <w:trHeight w:val="262" w:hRule="atLeast"/>
        </w:trPr>
        <w:tc>
          <w:tcPr>
            <w:tcW w:w="55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34"/>
              <w:jc w:val="left"/>
              <w:rPr>
                <w:rFonts w:ascii="GHEA Grapalat" w:hAnsi="GHEA Grapalat"/>
                <w:sz w:val="18"/>
                <w:szCs w:val="18"/>
              </w:rPr>
            </w:pPr>
            <w:r>
              <w:rPr>
                <w:rFonts w:ascii="GHEA Grapalat" w:hAnsi="GHEA Grapalat"/>
                <w:kern w:val="0"/>
                <w:sz w:val="18"/>
                <w:szCs w:val="18"/>
                <w:lang w:val="en-US" w:eastAsia="en-US" w:bidi="ar-SA"/>
              </w:rPr>
              <w:t>10</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left"/>
              <w:rPr>
                <w:rFonts w:ascii="GHEA Grapalat" w:hAnsi="GHEA Grapalat" w:eastAsia="Times New Roman"/>
                <w:sz w:val="18"/>
                <w:szCs w:val="18"/>
                <w:lang w:val="hy-AM"/>
              </w:rPr>
            </w:pPr>
            <w:r>
              <w:rPr>
                <w:rFonts w:ascii="GHEA Grapalat" w:hAnsi="GHEA Grapalat"/>
                <w:kern w:val="0"/>
                <w:sz w:val="18"/>
                <w:szCs w:val="18"/>
                <w:lang w:val="hy-AM" w:eastAsia="en-US" w:bidi="ar-SA"/>
              </w:rPr>
              <w:t>Սելիմագետ-Շատին</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227" w:left="-227"/>
              <w:jc w:val="center"/>
              <w:rPr>
                <w:rFonts w:ascii="GHEA Grapalat" w:hAnsi="GHEA Grapalat"/>
                <w:color w:val="000000"/>
                <w:sz w:val="18"/>
                <w:szCs w:val="18"/>
              </w:rPr>
            </w:pPr>
            <w:r>
              <w:rPr>
                <w:rFonts w:ascii="GHEA Grapalat" w:hAnsi="GHEA Grapalat"/>
                <w:color w:val="000000"/>
                <w:kern w:val="0"/>
                <w:sz w:val="18"/>
                <w:szCs w:val="18"/>
                <w:lang w:val="en-US" w:eastAsia="en-US" w:bidi="ar-SA"/>
              </w:rPr>
              <w:t>39°49'49.80"</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57"/>
              <w:jc w:val="left"/>
              <w:rPr>
                <w:rFonts w:ascii="GHEA Grapalat" w:hAnsi="GHEA Grapalat"/>
                <w:color w:val="000000"/>
                <w:sz w:val="18"/>
                <w:szCs w:val="18"/>
              </w:rPr>
            </w:pPr>
            <w:r>
              <w:rPr>
                <w:rFonts w:ascii="GHEA Grapalat" w:hAnsi="GHEA Grapalat"/>
                <w:color w:val="000000"/>
                <w:kern w:val="0"/>
                <w:sz w:val="18"/>
                <w:szCs w:val="18"/>
                <w:lang w:val="en-US" w:eastAsia="en-US" w:bidi="ar-SA"/>
              </w:rPr>
              <w:t>45°17'45.96"</w:t>
            </w:r>
          </w:p>
        </w:tc>
        <w:tc>
          <w:tcPr>
            <w:tcW w:w="1114"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144</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2067</w:t>
            </w:r>
          </w:p>
        </w:tc>
        <w:tc>
          <w:tcPr>
            <w:tcW w:w="11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sz w:val="18"/>
                <w:szCs w:val="18"/>
              </w:rPr>
            </w:pPr>
            <w:r>
              <w:rPr>
                <w:rFonts w:ascii="GHEA Grapalat" w:hAnsi="GHEA Grapalat"/>
                <w:kern w:val="0"/>
                <w:sz w:val="18"/>
                <w:szCs w:val="18"/>
                <w:lang w:val="en-US" w:eastAsia="en-US" w:bidi="ar-SA"/>
              </w:rPr>
              <w:t>12.8</w:t>
            </w:r>
          </w:p>
        </w:tc>
        <w:tc>
          <w:tcPr>
            <w:tcW w:w="1262"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before="0" w:after="0"/>
              <w:ind w:firstLine="153"/>
              <w:jc w:val="center"/>
              <w:rPr>
                <w:rFonts w:ascii="GHEA Grapalat" w:hAnsi="GHEA Grapalat"/>
                <w:color w:val="000000"/>
                <w:sz w:val="18"/>
                <w:szCs w:val="18"/>
              </w:rPr>
            </w:pPr>
            <w:r>
              <w:rPr>
                <w:rFonts w:ascii="GHEA Grapalat" w:hAnsi="GHEA Grapalat"/>
                <w:kern w:val="0"/>
                <w:sz w:val="18"/>
                <w:szCs w:val="18"/>
                <w:lang w:val="en-US" w:eastAsia="en-US" w:bidi="ar-SA"/>
              </w:rPr>
              <w:t>1.80</w:t>
            </w:r>
          </w:p>
        </w:tc>
      </w:tr>
    </w:tbl>
    <w:p>
      <w:pPr>
        <w:pStyle w:val="Caption"/>
        <w:rPr>
          <w:rFonts w:ascii="GHEA Grapalat" w:hAnsi="GHEA Grapalat"/>
          <w:sz w:val="26"/>
          <w:szCs w:val="26"/>
          <w:lang w:val="hy-AM"/>
        </w:rPr>
      </w:pPr>
      <w:r>
        <w:rPr>
          <w:rFonts w:ascii="GHEA Grapalat" w:hAnsi="GHEA Grapalat"/>
          <w:sz w:val="26"/>
          <w:szCs w:val="26"/>
          <w:lang w:val="hy-AM"/>
        </w:rPr>
      </w:r>
    </w:p>
    <w:p>
      <w:pPr>
        <w:pStyle w:val="Caption"/>
        <w:rPr>
          <w:rFonts w:ascii="GHEA Grapalat" w:hAnsi="GHEA Grapalat"/>
          <w:sz w:val="26"/>
          <w:szCs w:val="26"/>
          <w:lang w:val="hy-AM"/>
        </w:rPr>
      </w:pPr>
      <w:r>
        <w:rPr>
          <w:rFonts w:ascii="GHEA Grapalat" w:hAnsi="GHEA Grapalat"/>
          <w:sz w:val="26"/>
          <w:szCs w:val="26"/>
          <w:lang w:val="hy-AM"/>
        </w:rPr>
      </w:r>
    </w:p>
    <w:p>
      <w:pPr>
        <w:pStyle w:val="Normal"/>
        <w:spacing w:before="0" w:after="200"/>
        <w:ind w:hanging="0"/>
        <w:jc w:val="left"/>
        <w:rPr>
          <w:rFonts w:ascii="GHEA Grapalat" w:hAnsi="GHEA Grapalat"/>
          <w:lang w:val="hy-AM" w:eastAsia="en-GB"/>
        </w:rPr>
      </w:pPr>
      <w:r>
        <w:rPr>
          <w:rFonts w:ascii="GHEA Grapalat" w:hAnsi="GHEA Grapalat"/>
          <w:lang w:val="hy-AM" w:eastAsia="en-GB"/>
        </w:rPr>
      </w:r>
      <w:r>
        <w:br w:type="page"/>
      </w:r>
    </w:p>
    <w:p>
      <w:pPr>
        <w:pStyle w:val="Caption"/>
        <w:numPr>
          <w:ilvl w:val="0"/>
          <w:numId w:val="0"/>
        </w:numPr>
        <w:spacing w:before="0" w:after="120"/>
        <w:ind w:hanging="0"/>
        <w:outlineLvl w:val="0"/>
        <w:rPr>
          <w:rFonts w:ascii="GHEA Grapalat" w:hAnsi="GHEA Grapalat"/>
          <w:szCs w:val="22"/>
          <w:lang w:val="hy-AM"/>
        </w:rPr>
      </w:pPr>
      <w:bookmarkStart w:id="138" w:name="_Toc180589692"/>
      <w:bookmarkStart w:id="139" w:name="_Ref180419421"/>
      <w:r>
        <w:rPr>
          <w:rFonts w:ascii="GHEA Grapalat" w:hAnsi="GHEA Grapalat"/>
          <w:szCs w:val="22"/>
          <w:lang w:val="hy-AM"/>
        </w:rPr>
        <w:t xml:space="preserve">Հավելված </w:t>
      </w:r>
      <w:r>
        <w:rPr>
          <w:rFonts w:ascii="GHEA Grapalat" w:hAnsi="GHEA Grapalat"/>
          <w:szCs w:val="22"/>
        </w:rPr>
        <w:fldChar w:fldCharType="begin"/>
      </w:r>
      <w:r>
        <w:rPr>
          <w:szCs w:val="22"/>
          <w:rFonts w:ascii="GHEA Grapalat" w:hAnsi="GHEA Grapalat"/>
        </w:rPr>
        <w:instrText xml:space="preserve"> SEQ Հավելված \* ARABIC </w:instrText>
      </w:r>
      <w:r>
        <w:rPr>
          <w:szCs w:val="22"/>
          <w:rFonts w:ascii="GHEA Grapalat" w:hAnsi="GHEA Grapalat"/>
        </w:rPr>
        <w:fldChar w:fldCharType="separate"/>
      </w:r>
      <w:r>
        <w:rPr>
          <w:szCs w:val="22"/>
          <w:rFonts w:ascii="GHEA Grapalat" w:hAnsi="GHEA Grapalat"/>
        </w:rPr>
        <w:t>2</w:t>
      </w:r>
      <w:r>
        <w:rPr>
          <w:szCs w:val="22"/>
          <w:rFonts w:ascii="GHEA Grapalat" w:hAnsi="GHEA Grapalat"/>
        </w:rPr>
        <w:fldChar w:fldCharType="end"/>
      </w:r>
      <w:bookmarkEnd w:id="139"/>
      <w:r>
        <w:rPr>
          <w:rFonts w:cs="Cambria Math" w:ascii="Cambria Math" w:hAnsi="Cambria Math"/>
          <w:szCs w:val="22"/>
          <w:lang w:val="hy-AM"/>
        </w:rPr>
        <w:t>․</w:t>
      </w:r>
      <w:r>
        <w:rPr>
          <w:rFonts w:ascii="GHEA Grapalat" w:hAnsi="GHEA Grapalat"/>
          <w:szCs w:val="22"/>
          <w:lang w:val="hy-AM"/>
        </w:rPr>
        <w:t xml:space="preserve"> Ջրի որակի մոնիթորինգի դիտակետերի տեղադրությունը</w:t>
      </w:r>
      <w:bookmarkEnd w:id="135"/>
      <w:bookmarkEnd w:id="138"/>
    </w:p>
    <w:tbl>
      <w:tblPr>
        <w:tblpPr w:vertAnchor="text" w:horzAnchor="margin" w:tblpXSpec="center" w:bottomFromText="160" w:leftFromText="180" w:rightFromText="180" w:tblpY="153"/>
        <w:tblW w:w="10247" w:type="dxa"/>
        <w:jc w:val="center"/>
        <w:tblInd w:w="0" w:type="dxa"/>
        <w:tblLayout w:type="fixed"/>
        <w:tblCellMar>
          <w:top w:w="0" w:type="dxa"/>
          <w:left w:w="108" w:type="dxa"/>
          <w:bottom w:w="0" w:type="dxa"/>
          <w:right w:w="108" w:type="dxa"/>
        </w:tblCellMar>
      </w:tblPr>
      <w:tblGrid>
        <w:gridCol w:w="703"/>
        <w:gridCol w:w="911"/>
        <w:gridCol w:w="1642"/>
        <w:gridCol w:w="1782"/>
        <w:gridCol w:w="1052"/>
        <w:gridCol w:w="1276"/>
        <w:gridCol w:w="1351"/>
        <w:gridCol w:w="1530"/>
      </w:tblGrid>
      <w:tr>
        <w:trPr>
          <w:tblHeader w:val="true"/>
          <w:trHeight w:val="752" w:hRule="atLeast"/>
        </w:trPr>
        <w:tc>
          <w:tcPr>
            <w:tcW w:w="703"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lang w:val="hy-AM"/>
              </w:rPr>
            </w:pPr>
            <w:r>
              <w:rPr>
                <w:rFonts w:ascii="GHEA Grapalat" w:hAnsi="GHEA Grapalat"/>
                <w:b/>
                <w:bCs/>
                <w:iCs/>
                <w:sz w:val="18"/>
                <w:szCs w:val="18"/>
                <w:lang w:val="hy-AM"/>
              </w:rPr>
              <w:t>Հ</w:t>
            </w:r>
            <w:r>
              <w:rPr>
                <w:rFonts w:cs="Cambria Math" w:ascii="Cambria Math" w:hAnsi="Cambria Math"/>
                <w:b/>
                <w:bCs/>
                <w:iCs/>
                <w:sz w:val="18"/>
                <w:szCs w:val="18"/>
                <w:lang w:val="hy-AM"/>
              </w:rPr>
              <w:t>․</w:t>
            </w:r>
            <w:r>
              <w:rPr>
                <w:rFonts w:ascii="GHEA Grapalat" w:hAnsi="GHEA Grapalat"/>
                <w:b/>
                <w:bCs/>
                <w:iCs/>
                <w:sz w:val="18"/>
                <w:szCs w:val="18"/>
                <w:lang w:val="hy-AM"/>
              </w:rPr>
              <w:t>Հ</w:t>
            </w:r>
            <w:r>
              <w:rPr>
                <w:rFonts w:cs="Cambria Math" w:ascii="Cambria Math" w:hAnsi="Cambria Math"/>
                <w:b/>
                <w:bCs/>
                <w:iCs/>
                <w:sz w:val="18"/>
                <w:szCs w:val="18"/>
                <w:lang w:val="hy-AM"/>
              </w:rPr>
              <w:t>․</w:t>
            </w:r>
          </w:p>
        </w:tc>
        <w:tc>
          <w:tcPr>
            <w:tcW w:w="911"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rPr>
            </w:pPr>
            <w:r>
              <w:rPr>
                <w:rFonts w:ascii="GHEA Grapalat" w:hAnsi="GHEA Grapalat"/>
                <w:b/>
                <w:bCs/>
                <w:iCs/>
                <w:sz w:val="18"/>
                <w:szCs w:val="18"/>
              </w:rPr>
              <w:t>Դիտակետի համար</w:t>
            </w:r>
          </w:p>
        </w:tc>
        <w:tc>
          <w:tcPr>
            <w:tcW w:w="1642"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firstLine="91"/>
              <w:jc w:val="center"/>
              <w:rPr>
                <w:rFonts w:ascii="GHEA Grapalat" w:hAnsi="GHEA Grapalat"/>
                <w:b/>
                <w:bCs/>
                <w:iCs/>
                <w:sz w:val="18"/>
                <w:szCs w:val="18"/>
              </w:rPr>
            </w:pPr>
            <w:r>
              <w:rPr>
                <w:rFonts w:ascii="GHEA Grapalat" w:hAnsi="GHEA Grapalat"/>
                <w:b/>
                <w:bCs/>
                <w:iCs/>
                <w:sz w:val="18"/>
                <w:szCs w:val="18"/>
              </w:rPr>
              <w:t>Ջրային ռեսուրս</w:t>
            </w:r>
          </w:p>
        </w:tc>
        <w:tc>
          <w:tcPr>
            <w:tcW w:w="1782"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firstLine="158"/>
              <w:jc w:val="center"/>
              <w:rPr>
                <w:rFonts w:ascii="GHEA Grapalat" w:hAnsi="GHEA Grapalat"/>
                <w:b/>
                <w:bCs/>
                <w:iCs/>
                <w:sz w:val="18"/>
                <w:szCs w:val="18"/>
              </w:rPr>
            </w:pPr>
            <w:r>
              <w:rPr>
                <w:rFonts w:ascii="GHEA Grapalat" w:hAnsi="GHEA Grapalat"/>
                <w:b/>
                <w:bCs/>
                <w:iCs/>
                <w:sz w:val="18"/>
                <w:szCs w:val="18"/>
              </w:rPr>
              <w:t>Տեղադիրք</w:t>
            </w:r>
          </w:p>
        </w:tc>
        <w:tc>
          <w:tcPr>
            <w:tcW w:w="1052"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lang w:val="hy-AM"/>
              </w:rPr>
            </w:pPr>
            <w:r>
              <w:rPr>
                <w:rFonts w:ascii="GHEA Grapalat" w:hAnsi="GHEA Grapalat"/>
                <w:b/>
                <w:bCs/>
                <w:iCs/>
                <w:sz w:val="18"/>
                <w:szCs w:val="18"/>
                <w:lang w:val="hy-AM"/>
              </w:rPr>
              <w:t>Ջրային մարմնի համարը</w:t>
            </w:r>
          </w:p>
        </w:tc>
        <w:tc>
          <w:tcPr>
            <w:tcW w:w="1276" w:type="dxa"/>
            <w:vMerge w:val="restart"/>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firstLine="213"/>
              <w:jc w:val="center"/>
              <w:rPr>
                <w:rFonts w:ascii="GHEA Grapalat" w:hAnsi="GHEA Grapalat"/>
                <w:b/>
                <w:bCs/>
                <w:iCs/>
                <w:sz w:val="18"/>
                <w:szCs w:val="18"/>
              </w:rPr>
            </w:pPr>
            <w:r>
              <w:rPr>
                <w:rFonts w:ascii="GHEA Grapalat" w:hAnsi="GHEA Grapalat"/>
                <w:b/>
                <w:bCs/>
                <w:iCs/>
                <w:sz w:val="18"/>
                <w:szCs w:val="18"/>
              </w:rPr>
              <w:t>Մոնիթորինգի տեսակը</w:t>
            </w:r>
          </w:p>
        </w:tc>
        <w:tc>
          <w:tcPr>
            <w:tcW w:w="2881"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rPr>
            </w:pPr>
            <w:r>
              <w:rPr>
                <w:rFonts w:ascii="GHEA Grapalat" w:hAnsi="GHEA Grapalat"/>
                <w:b/>
                <w:bCs/>
                <w:iCs/>
                <w:sz w:val="18"/>
                <w:szCs w:val="18"/>
              </w:rPr>
              <w:t>Աշխարհագրական կոորդինատներ</w:t>
            </w:r>
          </w:p>
        </w:tc>
      </w:tr>
      <w:tr>
        <w:trPr>
          <w:tblHeader w:val="true"/>
          <w:trHeight w:val="498" w:hRule="atLeast"/>
        </w:trPr>
        <w:tc>
          <w:tcPr>
            <w:tcW w:w="703"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911"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1642"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1782"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1052"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1276"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1351"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rPr>
            </w:pPr>
            <w:r>
              <w:rPr>
                <w:rFonts w:ascii="GHEA Grapalat" w:hAnsi="GHEA Grapalat"/>
                <w:b/>
                <w:bCs/>
                <w:iCs/>
                <w:sz w:val="18"/>
                <w:szCs w:val="18"/>
                <w:lang w:val="hy-AM"/>
              </w:rPr>
              <w:t>լ</w:t>
            </w:r>
            <w:r>
              <w:rPr>
                <w:rFonts w:ascii="GHEA Grapalat" w:hAnsi="GHEA Grapalat"/>
                <w:b/>
                <w:bCs/>
                <w:iCs/>
                <w:sz w:val="18"/>
                <w:szCs w:val="18"/>
              </w:rPr>
              <w:t>այնություն</w:t>
            </w:r>
          </w:p>
        </w:tc>
        <w:tc>
          <w:tcPr>
            <w:tcW w:w="1530"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tabs>
                <w:tab w:val="clear" w:pos="720"/>
                <w:tab w:val="left" w:pos="630" w:leader="none"/>
              </w:tabs>
              <w:spacing w:lineRule="auto" w:line="240"/>
              <w:ind w:hanging="0"/>
              <w:jc w:val="center"/>
              <w:rPr>
                <w:rFonts w:ascii="GHEA Grapalat" w:hAnsi="GHEA Grapalat"/>
                <w:b/>
                <w:bCs/>
                <w:iCs/>
                <w:sz w:val="18"/>
                <w:szCs w:val="18"/>
              </w:rPr>
            </w:pPr>
            <w:r>
              <w:rPr>
                <w:rFonts w:ascii="GHEA Grapalat" w:hAnsi="GHEA Grapalat"/>
                <w:b/>
                <w:bCs/>
                <w:iCs/>
                <w:sz w:val="18"/>
                <w:szCs w:val="18"/>
              </w:rPr>
              <w:t>երկայնութ</w:t>
            </w:r>
            <w:r>
              <w:rPr>
                <w:rFonts w:ascii="GHEA Grapalat" w:hAnsi="GHEA Grapalat"/>
                <w:b/>
                <w:bCs/>
                <w:iCs/>
                <w:sz w:val="18"/>
                <w:szCs w:val="18"/>
                <w:lang w:val="hy-AM"/>
              </w:rPr>
              <w:t>-</w:t>
            </w:r>
            <w:r>
              <w:rPr>
                <w:rFonts w:ascii="GHEA Grapalat" w:hAnsi="GHEA Grapalat"/>
                <w:b/>
                <w:bCs/>
                <w:iCs/>
                <w:sz w:val="18"/>
                <w:szCs w:val="18"/>
              </w:rPr>
              <w:t>յուն</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80</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Վեդի</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գյ. Ուրցաձորից վերև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5 - 027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Հղումային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39.94499</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44.87135</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82</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Վեդի</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6 կմ ք. Արարատից ներքև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5 - 031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39.85685</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44.65946</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83</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Արփա</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ք. Ջերմուկից վերև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038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Հղումային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39.83813</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45.67713</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84</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Արփա</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ք. Վայքից վերև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5 - 056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39.68439</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45.49831</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85</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Արփա</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ք. Վայքից ներքև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5 - 059</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39.70796</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45.42570</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86</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Արփա</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ք. Եղեգնաձորից վերև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5 - 061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39.74028</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45.34383</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87</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Արփա</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0.5 կմ գյ. Արենիից ներքև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ՌՋՄ 5 - 070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39.72019</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45.15524</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348</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Դարբ</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Ակունք</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5 - 046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Հղումային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39.68577</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45.68347</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349</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Դարբ</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Գետաբերան</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5 - 046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39.69361</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45.56767</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350</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Հերհեր</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Ակունք</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5 - 048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 xml:space="preserve"> </w:t>
            </w:r>
            <w:r>
              <w:rPr>
                <w:rFonts w:eastAsia="Times New Roman" w:cs="Times New Roman" w:ascii="GHEA Grapalat" w:hAnsi="GHEA Grapalat"/>
                <w:iCs/>
                <w:sz w:val="18"/>
                <w:szCs w:val="18"/>
              </w:rPr>
              <w:t>Հղումային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39.82403</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45.54257</w:t>
            </w:r>
          </w:p>
        </w:tc>
      </w:tr>
      <w:tr>
        <w:trPr>
          <w:trHeight w:val="32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351</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Հերհեր</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Գետաբերան</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5 - 051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39.69231</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45.52348</w:t>
            </w:r>
          </w:p>
        </w:tc>
      </w:tr>
      <w:tr>
        <w:trPr>
          <w:trHeight w:val="373"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eastAsia="Times New Roman"/>
                <w:iCs/>
                <w:sz w:val="18"/>
                <w:szCs w:val="18"/>
              </w:rPr>
            </w:pPr>
            <w:r>
              <w:rPr>
                <w:rFonts w:eastAsia="Times New Roman"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352</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Եղեգիս</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Գյ</w:t>
            </w:r>
            <w:r>
              <w:rPr>
                <w:rFonts w:eastAsia="MS Mincho" w:cs="Cambria Math" w:ascii="Cambria Math" w:hAnsi="Cambria Math"/>
                <w:iCs/>
                <w:sz w:val="18"/>
                <w:szCs w:val="18"/>
              </w:rPr>
              <w:t>․</w:t>
            </w:r>
            <w:r>
              <w:rPr>
                <w:rFonts w:eastAsia="Times New Roman" w:cs="Times New Roman" w:ascii="GHEA Grapalat" w:hAnsi="GHEA Grapalat"/>
                <w:iCs/>
                <w:sz w:val="18"/>
                <w:szCs w:val="18"/>
              </w:rPr>
              <w:t xml:space="preserve"> </w:t>
            </w:r>
            <w:r>
              <w:rPr>
                <w:rFonts w:eastAsia="Times New Roman" w:cs="Sylfaen" w:ascii="GHEA Grapalat" w:hAnsi="GHEA Grapalat"/>
                <w:iCs/>
                <w:sz w:val="18"/>
                <w:szCs w:val="18"/>
              </w:rPr>
              <w:t>Գետիկվանքից</w:t>
            </w:r>
            <w:r>
              <w:rPr>
                <w:rFonts w:eastAsia="Times New Roman" w:cs="Times New Roman" w:ascii="GHEA Grapalat" w:hAnsi="GHEA Grapalat"/>
                <w:iCs/>
                <w:sz w:val="18"/>
                <w:szCs w:val="18"/>
              </w:rPr>
              <w:t xml:space="preserve"> </w:t>
            </w:r>
            <w:r>
              <w:rPr>
                <w:rFonts w:eastAsia="Times New Roman" w:cs="Sylfaen" w:ascii="GHEA Grapalat" w:hAnsi="GHEA Grapalat"/>
                <w:iCs/>
                <w:sz w:val="18"/>
                <w:szCs w:val="18"/>
              </w:rPr>
              <w:t>վերև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Calibri" w:ascii="GHEA Grapalat" w:hAnsi="GHEA Grapalat"/>
                <w:color w:val="000000"/>
                <w:sz w:val="18"/>
                <w:szCs w:val="18"/>
                <w:lang w:val="hy-AM" w:eastAsia="hy-AM"/>
              </w:rPr>
              <w:t>ՋՄ 5 - 064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Հսկողական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39.92165</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eastAsia="Times New Roman" w:cs="Times New Roman"/>
                <w:iCs/>
                <w:sz w:val="18"/>
                <w:szCs w:val="18"/>
              </w:rPr>
            </w:pPr>
            <w:r>
              <w:rPr>
                <w:rFonts w:eastAsia="Times New Roman" w:cs="Times New Roman" w:ascii="GHEA Grapalat" w:hAnsi="GHEA Grapalat"/>
                <w:iCs/>
                <w:sz w:val="18"/>
                <w:szCs w:val="18"/>
              </w:rPr>
              <w:t>45.50629</w:t>
            </w:r>
          </w:p>
        </w:tc>
      </w:tr>
      <w:tr>
        <w:trPr>
          <w:trHeight w:val="375"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iCs/>
                <w:sz w:val="18"/>
                <w:szCs w:val="18"/>
              </w:rPr>
            </w:pPr>
            <w:r>
              <w:rPr>
                <w:rFonts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iCs/>
                <w:sz w:val="18"/>
                <w:szCs w:val="18"/>
              </w:rPr>
            </w:pPr>
            <w:r>
              <w:rPr>
                <w:rFonts w:ascii="GHEA Grapalat" w:hAnsi="GHEA Grapalat"/>
                <w:iCs/>
                <w:sz w:val="18"/>
                <w:szCs w:val="18"/>
              </w:rPr>
              <w:t>88</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iCs/>
                <w:sz w:val="18"/>
                <w:szCs w:val="18"/>
              </w:rPr>
            </w:pPr>
            <w:r>
              <w:rPr>
                <w:rFonts w:ascii="GHEA Grapalat" w:hAnsi="GHEA Grapalat"/>
                <w:iCs/>
                <w:sz w:val="18"/>
                <w:szCs w:val="18"/>
              </w:rPr>
              <w:t>Եղեգիս</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iCs/>
                <w:sz w:val="18"/>
                <w:szCs w:val="18"/>
              </w:rPr>
            </w:pPr>
            <w:r>
              <w:rPr>
                <w:rFonts w:ascii="GHEA Grapalat" w:hAnsi="GHEA Grapalat"/>
                <w:iCs/>
                <w:sz w:val="18"/>
                <w:szCs w:val="18"/>
              </w:rPr>
              <w:t>0.5 կմ գյ. Շատինից ներքև</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eastAsia="Times New Roman" w:cs="Calibri" w:ascii="GHEA Grapalat" w:hAnsi="GHEA Grapalat"/>
                <w:color w:val="000000"/>
                <w:sz w:val="18"/>
                <w:szCs w:val="18"/>
                <w:lang w:val="hy-AM" w:eastAsia="hy-AM"/>
              </w:rPr>
              <w:t>ՌՋՄ 5 - 065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39.74831</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45.31175</w:t>
            </w:r>
          </w:p>
        </w:tc>
      </w:tr>
      <w:tr>
        <w:trPr>
          <w:trHeight w:val="393"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iCs/>
                <w:sz w:val="18"/>
                <w:szCs w:val="18"/>
              </w:rPr>
            </w:pPr>
            <w:r>
              <w:rPr>
                <w:rFonts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iCs/>
                <w:sz w:val="18"/>
                <w:szCs w:val="18"/>
              </w:rPr>
            </w:pPr>
            <w:r>
              <w:rPr>
                <w:rFonts w:ascii="GHEA Grapalat" w:hAnsi="GHEA Grapalat"/>
                <w:iCs/>
                <w:sz w:val="18"/>
                <w:szCs w:val="18"/>
              </w:rPr>
              <w:t>113</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iCs/>
                <w:sz w:val="18"/>
                <w:szCs w:val="18"/>
              </w:rPr>
            </w:pPr>
            <w:r>
              <w:rPr>
                <w:rFonts w:ascii="GHEA Grapalat" w:hAnsi="GHEA Grapalat"/>
                <w:iCs/>
                <w:sz w:val="18"/>
                <w:szCs w:val="18"/>
              </w:rPr>
              <w:t>Ազատի ջրամբար</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iCs/>
                <w:sz w:val="18"/>
                <w:szCs w:val="18"/>
              </w:rPr>
            </w:pPr>
            <w:r>
              <w:rPr>
                <w:rFonts w:ascii="GHEA Grapalat" w:hAnsi="GHEA Grapalat"/>
                <w:iCs/>
                <w:sz w:val="18"/>
                <w:szCs w:val="18"/>
              </w:rPr>
              <w:t>Ամբարտակի մոտ</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eastAsia="Times New Roman" w:cs="Calibri" w:ascii="GHEA Grapalat" w:hAnsi="GHEA Grapalat"/>
                <w:color w:val="000000"/>
                <w:sz w:val="18"/>
                <w:szCs w:val="18"/>
                <w:lang w:val="hy-AM" w:eastAsia="hy-AM"/>
              </w:rPr>
              <w:t>ՌՋՄ 5 - 015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Հսկողական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40.07031</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44.59475</w:t>
            </w:r>
          </w:p>
        </w:tc>
      </w:tr>
      <w:tr>
        <w:trPr>
          <w:trHeight w:val="69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iCs/>
                <w:sz w:val="18"/>
                <w:szCs w:val="18"/>
              </w:rPr>
            </w:pPr>
            <w:r>
              <w:rPr>
                <w:rFonts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iCs/>
                <w:sz w:val="18"/>
                <w:szCs w:val="18"/>
              </w:rPr>
            </w:pPr>
            <w:r>
              <w:rPr>
                <w:rFonts w:ascii="GHEA Grapalat" w:hAnsi="GHEA Grapalat"/>
                <w:iCs/>
                <w:sz w:val="18"/>
                <w:szCs w:val="18"/>
              </w:rPr>
              <w:t>114</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iCs/>
                <w:sz w:val="18"/>
                <w:szCs w:val="18"/>
              </w:rPr>
            </w:pPr>
            <w:r>
              <w:rPr>
                <w:rFonts w:ascii="GHEA Grapalat" w:hAnsi="GHEA Grapalat"/>
                <w:iCs/>
                <w:sz w:val="18"/>
                <w:szCs w:val="18"/>
              </w:rPr>
              <w:t>Կեչուտի ջրամբար</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iCs/>
                <w:sz w:val="18"/>
                <w:szCs w:val="18"/>
              </w:rPr>
            </w:pPr>
            <w:r>
              <w:rPr>
                <w:rFonts w:ascii="GHEA Grapalat" w:hAnsi="GHEA Grapalat"/>
                <w:iCs/>
                <w:sz w:val="18"/>
                <w:szCs w:val="18"/>
              </w:rPr>
              <w:t>Ամբարտակի մոտ</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eastAsia="Times New Roman" w:cs="Calibri" w:ascii="GHEA Grapalat" w:hAnsi="GHEA Grapalat"/>
                <w:color w:val="000000"/>
                <w:sz w:val="18"/>
                <w:szCs w:val="18"/>
                <w:lang w:val="hy-AM" w:eastAsia="hy-AM"/>
              </w:rPr>
              <w:t>ՋՄ 5 - 044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Հսկողական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39.79164</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45.64919</w:t>
            </w:r>
          </w:p>
        </w:tc>
      </w:tr>
      <w:tr>
        <w:trPr>
          <w:trHeight w:val="697" w:hRule="atLeast"/>
        </w:trPr>
        <w:tc>
          <w:tcPr>
            <w:tcW w:w="703" w:type="dxa"/>
            <w:tcBorders>
              <w:top w:val="single" w:sz="4" w:space="0" w:color="000000"/>
              <w:left w:val="single" w:sz="4" w:space="0" w:color="000000"/>
              <w:bottom w:val="single" w:sz="4" w:space="0" w:color="000000"/>
              <w:right w:val="single" w:sz="4" w:space="0" w:color="000000"/>
            </w:tcBorders>
          </w:tcPr>
          <w:p>
            <w:pPr>
              <w:pStyle w:val="ListParagraph"/>
              <w:numPr>
                <w:ilvl w:val="0"/>
                <w:numId w:val="62"/>
              </w:numPr>
              <w:tabs>
                <w:tab w:val="clear" w:pos="720"/>
                <w:tab w:val="left" w:pos="176" w:leader="none"/>
              </w:tabs>
              <w:spacing w:lineRule="auto" w:line="240"/>
              <w:ind w:hanging="360" w:left="530"/>
              <w:jc w:val="center"/>
              <w:rPr>
                <w:rFonts w:ascii="GHEA Grapalat" w:hAnsi="GHEA Grapalat"/>
                <w:iCs/>
                <w:sz w:val="18"/>
                <w:szCs w:val="18"/>
              </w:rPr>
            </w:pPr>
            <w:r>
              <w:rPr>
                <w:rFonts w:ascii="GHEA Grapalat" w:hAnsi="GHEA Grapalat"/>
                <w:iCs/>
                <w:sz w:val="18"/>
                <w:szCs w:val="18"/>
              </w:rPr>
            </w:r>
          </w:p>
        </w:tc>
        <w:tc>
          <w:tcPr>
            <w:tcW w:w="9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51"/>
              <w:jc w:val="center"/>
              <w:rPr>
                <w:rFonts w:ascii="GHEA Grapalat" w:hAnsi="GHEA Grapalat"/>
                <w:iCs/>
                <w:sz w:val="18"/>
                <w:szCs w:val="18"/>
              </w:rPr>
            </w:pPr>
            <w:r>
              <w:rPr>
                <w:rFonts w:ascii="GHEA Grapalat" w:hAnsi="GHEA Grapalat"/>
                <w:iCs/>
                <w:sz w:val="18"/>
                <w:szCs w:val="18"/>
              </w:rPr>
              <w:t>353</w:t>
            </w:r>
          </w:p>
        </w:tc>
        <w:tc>
          <w:tcPr>
            <w:tcW w:w="164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40"/>
              <w:ind w:firstLine="115"/>
              <w:jc w:val="center"/>
              <w:rPr>
                <w:rFonts w:ascii="GHEA Grapalat" w:hAnsi="GHEA Grapalat"/>
                <w:iCs/>
                <w:sz w:val="18"/>
                <w:szCs w:val="18"/>
              </w:rPr>
            </w:pPr>
            <w:r>
              <w:rPr>
                <w:rFonts w:ascii="GHEA Grapalat" w:hAnsi="GHEA Grapalat"/>
                <w:iCs/>
                <w:sz w:val="18"/>
                <w:szCs w:val="18"/>
              </w:rPr>
              <w:t>Որոտան-Արփա ջրատար</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firstLine="158"/>
              <w:jc w:val="center"/>
              <w:rPr>
                <w:rFonts w:ascii="GHEA Grapalat" w:hAnsi="GHEA Grapalat"/>
                <w:iCs/>
                <w:sz w:val="18"/>
                <w:szCs w:val="18"/>
              </w:rPr>
            </w:pPr>
            <w:r>
              <w:rPr>
                <w:rFonts w:ascii="GHEA Grapalat" w:hAnsi="GHEA Grapalat"/>
                <w:iCs/>
                <w:sz w:val="18"/>
                <w:szCs w:val="18"/>
              </w:rPr>
              <w:t>Թունելի ելքից</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eastAsia="Times New Roman" w:cs="Calibri" w:ascii="GHEA Grapalat" w:hAnsi="GHEA Grapalat"/>
                <w:color w:val="000000"/>
                <w:sz w:val="18"/>
                <w:szCs w:val="18"/>
                <w:lang w:val="hy-AM" w:eastAsia="hy-AM"/>
              </w:rPr>
              <w:t>ՋՄ 5 - 043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Գործառնական</w:t>
            </w:r>
          </w:p>
        </w:tc>
        <w:tc>
          <w:tcPr>
            <w:tcW w:w="135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 xml:space="preserve"> </w:t>
            </w:r>
            <w:r>
              <w:rPr>
                <w:rFonts w:ascii="GHEA Grapalat" w:hAnsi="GHEA Grapalat"/>
                <w:iCs/>
                <w:sz w:val="18"/>
                <w:szCs w:val="18"/>
              </w:rPr>
              <w:t>39.78697</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630" w:leader="none"/>
              </w:tabs>
              <w:spacing w:lineRule="auto" w:line="240"/>
              <w:ind w:hanging="0"/>
              <w:jc w:val="center"/>
              <w:rPr>
                <w:rFonts w:ascii="GHEA Grapalat" w:hAnsi="GHEA Grapalat"/>
                <w:iCs/>
                <w:sz w:val="18"/>
                <w:szCs w:val="18"/>
              </w:rPr>
            </w:pPr>
            <w:r>
              <w:rPr>
                <w:rFonts w:ascii="GHEA Grapalat" w:hAnsi="GHEA Grapalat"/>
                <w:iCs/>
                <w:sz w:val="18"/>
                <w:szCs w:val="18"/>
              </w:rPr>
              <w:t xml:space="preserve">45.65795 </w:t>
            </w:r>
          </w:p>
        </w:tc>
      </w:tr>
    </w:tbl>
    <w:p>
      <w:pPr>
        <w:pStyle w:val="Normal"/>
        <w:ind w:firstLine="284"/>
        <w:rPr>
          <w:rFonts w:ascii="GHEA Grapalat" w:hAnsi="GHEA Grapalat"/>
          <w:lang w:val="hy-AM"/>
        </w:rPr>
      </w:pPr>
      <w:r>
        <w:rPr>
          <w:rFonts w:ascii="GHEA Grapalat" w:hAnsi="GHEA Grapalat"/>
          <w:lang w:val="hy-AM"/>
        </w:rPr>
        <w:t>Աղբյուր՝ «Հիդրոօդերևութաբանության և մոնիթորինգի կենտրոն» ՊՈԱԿ</w:t>
      </w:r>
    </w:p>
    <w:p>
      <w:pPr>
        <w:pStyle w:val="Normal"/>
        <w:rPr>
          <w:rFonts w:ascii="GHEA Grapalat" w:hAnsi="GHEA Grapalat" w:cs="Arial"/>
          <w:b/>
          <w:color w:val="0B087A"/>
          <w:sz w:val="28"/>
          <w:szCs w:val="28"/>
          <w:lang w:val="hy-AM" w:eastAsia="fr-FR"/>
        </w:rPr>
      </w:pPr>
      <w:r>
        <w:rPr>
          <w:rFonts w:cs="Arial" w:ascii="GHEA Grapalat" w:hAnsi="GHEA Grapalat"/>
          <w:b/>
          <w:color w:val="0B087A"/>
          <w:sz w:val="28"/>
          <w:szCs w:val="28"/>
          <w:lang w:val="hy-AM" w:eastAsia="fr-FR"/>
        </w:rPr>
      </w:r>
    </w:p>
    <w:p>
      <w:pPr>
        <w:pStyle w:val="Normal"/>
        <w:rPr>
          <w:rFonts w:ascii="GHEA Grapalat" w:hAnsi="GHEA Grapalat"/>
          <w:lang w:val="hy-AM" w:eastAsia="fr-FR"/>
        </w:rPr>
      </w:pPr>
      <w:r>
        <w:rPr>
          <w:rFonts w:ascii="GHEA Grapalat" w:hAnsi="GHEA Grapalat"/>
          <w:lang w:val="hy-AM" w:eastAsia="fr-FR"/>
        </w:rPr>
      </w:r>
    </w:p>
    <w:p>
      <w:pPr>
        <w:pStyle w:val="Normal"/>
        <w:rPr>
          <w:rFonts w:ascii="GHEA Grapalat" w:hAnsi="GHEA Grapalat"/>
          <w:lang w:val="hy-AM" w:eastAsia="fr-FR"/>
        </w:rPr>
      </w:pPr>
      <w:r>
        <w:rPr>
          <w:rFonts w:ascii="GHEA Grapalat" w:hAnsi="GHEA Grapalat"/>
          <w:lang w:val="hy-AM" w:eastAsia="fr-FR"/>
        </w:rPr>
      </w:r>
    </w:p>
    <w:p>
      <w:pPr>
        <w:pStyle w:val="Normal"/>
        <w:rPr>
          <w:rFonts w:ascii="GHEA Grapalat" w:hAnsi="GHEA Grapalat"/>
          <w:lang w:val="hy-AM" w:eastAsia="fr-FR"/>
        </w:rPr>
      </w:pPr>
      <w:r>
        <w:rPr>
          <w:rFonts w:ascii="GHEA Grapalat" w:hAnsi="GHEA Grapalat"/>
          <w:lang w:val="hy-AM" w:eastAsia="fr-FR"/>
        </w:rPr>
      </w:r>
    </w:p>
    <w:p>
      <w:pPr>
        <w:pStyle w:val="Normal"/>
        <w:rPr>
          <w:rFonts w:ascii="GHEA Grapalat" w:hAnsi="GHEA Grapalat"/>
          <w:lang w:val="hy-AM" w:eastAsia="fr-FR"/>
        </w:rPr>
      </w:pPr>
      <w:r>
        <w:rPr>
          <w:rFonts w:ascii="GHEA Grapalat" w:hAnsi="GHEA Grapalat"/>
          <w:lang w:val="hy-AM" w:eastAsia="fr-FR"/>
        </w:rPr>
      </w:r>
    </w:p>
    <w:p>
      <w:pPr>
        <w:pStyle w:val="Normal"/>
        <w:rPr>
          <w:rFonts w:ascii="GHEA Grapalat" w:hAnsi="GHEA Grapalat"/>
          <w:lang w:val="hy-AM" w:eastAsia="fr-FR"/>
        </w:rPr>
      </w:pPr>
      <w:r>
        <w:rPr>
          <w:rFonts w:ascii="GHEA Grapalat" w:hAnsi="GHEA Grapalat"/>
          <w:lang w:val="hy-AM" w:eastAsia="fr-FR"/>
        </w:rPr>
      </w:r>
    </w:p>
    <w:p>
      <w:pPr>
        <w:pStyle w:val="Normal"/>
        <w:rPr>
          <w:rFonts w:ascii="GHEA Grapalat" w:hAnsi="GHEA Grapalat"/>
          <w:lang w:val="hy-AM" w:eastAsia="fr-FR"/>
        </w:rPr>
      </w:pPr>
      <w:r>
        <w:rPr>
          <w:rFonts w:ascii="GHEA Grapalat" w:hAnsi="GHEA Grapalat"/>
          <w:lang w:val="hy-AM" w:eastAsia="fr-FR"/>
        </w:rPr>
      </w:r>
    </w:p>
    <w:p>
      <w:pPr>
        <w:pStyle w:val="Caption"/>
        <w:numPr>
          <w:ilvl w:val="0"/>
          <w:numId w:val="0"/>
        </w:numPr>
        <w:ind w:hanging="0"/>
        <w:outlineLvl w:val="0"/>
        <w:rPr>
          <w:rFonts w:ascii="GHEA Grapalat" w:hAnsi="GHEA Grapalat"/>
          <w:sz w:val="20"/>
          <w:lang w:val="hy-AM"/>
        </w:rPr>
      </w:pPr>
      <w:bookmarkStart w:id="140" w:name="_Toc180589693"/>
      <w:bookmarkStart w:id="141" w:name="_Ref176277728"/>
      <w:bookmarkStart w:id="142" w:name="_Ref179034821"/>
      <w:r>
        <w:rPr>
          <w:rFonts w:ascii="GHEA Grapalat" w:hAnsi="GHEA Grapalat"/>
          <w:szCs w:val="22"/>
          <w:lang w:val="hy-AM"/>
        </w:rPr>
        <w:t xml:space="preserve">Հավելված </w:t>
      </w:r>
      <w:r>
        <w:rPr>
          <w:rFonts w:ascii="GHEA Grapalat" w:hAnsi="GHEA Grapalat"/>
          <w:szCs w:val="22"/>
        </w:rPr>
        <w:fldChar w:fldCharType="begin"/>
      </w:r>
      <w:r>
        <w:rPr>
          <w:szCs w:val="22"/>
          <w:rFonts w:ascii="GHEA Grapalat" w:hAnsi="GHEA Grapalat"/>
        </w:rPr>
        <w:instrText xml:space="preserve"> SEQ Հավելված \* ARABIC </w:instrText>
      </w:r>
      <w:r>
        <w:rPr>
          <w:szCs w:val="22"/>
          <w:rFonts w:ascii="GHEA Grapalat" w:hAnsi="GHEA Grapalat"/>
        </w:rPr>
        <w:fldChar w:fldCharType="separate"/>
      </w:r>
      <w:r>
        <w:rPr>
          <w:szCs w:val="22"/>
          <w:rFonts w:ascii="GHEA Grapalat" w:hAnsi="GHEA Grapalat"/>
        </w:rPr>
        <w:t>3</w:t>
      </w:r>
      <w:r>
        <w:rPr>
          <w:szCs w:val="22"/>
          <w:rFonts w:ascii="GHEA Grapalat" w:hAnsi="GHEA Grapalat"/>
        </w:rPr>
        <w:fldChar w:fldCharType="end"/>
      </w:r>
      <w:bookmarkEnd w:id="142"/>
      <w:r>
        <w:rPr>
          <w:rFonts w:cs="Cambria Math" w:ascii="Cambria Math" w:hAnsi="Cambria Math"/>
          <w:szCs w:val="22"/>
          <w:lang w:val="hy-AM"/>
        </w:rPr>
        <w:t>․</w:t>
      </w:r>
      <w:r>
        <w:rPr>
          <w:rFonts w:ascii="GHEA Grapalat" w:hAnsi="GHEA Grapalat"/>
          <w:szCs w:val="22"/>
          <w:lang w:val="hy-AM"/>
        </w:rPr>
        <w:t xml:space="preserve"> Ջրային մարմինների ջրի որակի կարգավիճակը ըստ ֆիզիկաքիմիական ցուցանիշների</w:t>
      </w:r>
      <w:bookmarkEnd w:id="140"/>
      <w:bookmarkEnd w:id="141"/>
    </w:p>
    <w:tbl>
      <w:tblPr>
        <w:tblW w:w="9351" w:type="dxa"/>
        <w:jc w:val="center"/>
        <w:tblInd w:w="0" w:type="dxa"/>
        <w:tblLayout w:type="fixed"/>
        <w:tblCellMar>
          <w:top w:w="0" w:type="dxa"/>
          <w:left w:w="108" w:type="dxa"/>
          <w:bottom w:w="0" w:type="dxa"/>
          <w:right w:w="108" w:type="dxa"/>
        </w:tblCellMar>
      </w:tblPr>
      <w:tblGrid>
        <w:gridCol w:w="2230"/>
        <w:gridCol w:w="998"/>
        <w:gridCol w:w="1430"/>
        <w:gridCol w:w="2566"/>
        <w:gridCol w:w="2127"/>
      </w:tblGrid>
      <w:tr>
        <w:trPr>
          <w:tblHeader w:val="true"/>
          <w:trHeight w:val="615" w:hRule="atLeast"/>
        </w:trPr>
        <w:tc>
          <w:tcPr>
            <w:tcW w:w="2230"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164"/>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Ջրային ռեսուրսի անվանումը (ջրի որակի մոնիթորինգի դիտակետի համարը)</w:t>
            </w:r>
          </w:p>
        </w:tc>
        <w:tc>
          <w:tcPr>
            <w:tcW w:w="998"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13"/>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Ջրային մարմինը</w:t>
            </w:r>
          </w:p>
        </w:tc>
        <w:tc>
          <w:tcPr>
            <w:tcW w:w="1430"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135"/>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Ջրի քիմիական որակի դասը</w:t>
            </w:r>
          </w:p>
        </w:tc>
        <w:tc>
          <w:tcPr>
            <w:tcW w:w="2566"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firstLine="72"/>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Ֆիզիկաքիմիական բնութագրիչը</w:t>
            </w:r>
          </w:p>
        </w:tc>
        <w:tc>
          <w:tcPr>
            <w:tcW w:w="2127" w:type="dxa"/>
            <w:tcBorders>
              <w:top w:val="single" w:sz="4" w:space="0" w:color="000000"/>
              <w:left w:val="single" w:sz="4" w:space="0" w:color="000000"/>
              <w:bottom w:val="single" w:sz="4" w:space="0" w:color="000000"/>
              <w:right w:val="single" w:sz="4" w:space="0" w:color="000000"/>
            </w:tcBorders>
            <w:shd w:fill="B8CCE4" w:val="clear"/>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Հիմնական ճնշման պատճառը</w:t>
            </w:r>
          </w:p>
        </w:tc>
      </w:tr>
      <w:tr>
        <w:trPr>
          <w:trHeight w:val="767"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Դարբ գետ (348)</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5 - 046</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կոբալտ (III), երկաթ (III),  բարիում (III),  ալյումին (III), մանգան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61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Դարբ գետ (349)</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5 - 046</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  բարիում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31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Հերհեր գետ (350)</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5 - 048</w:t>
            </w:r>
          </w:p>
        </w:tc>
        <w:tc>
          <w:tcPr>
            <w:tcW w:w="1430" w:type="dxa"/>
            <w:tcBorders>
              <w:top w:val="single" w:sz="4" w:space="0" w:color="000000"/>
              <w:left w:val="single" w:sz="4" w:space="0" w:color="000000"/>
              <w:bottom w:val="single" w:sz="4" w:space="0" w:color="000000"/>
              <w:right w:val="single" w:sz="4" w:space="0" w:color="000000"/>
            </w:tcBorders>
            <w:shd w:fill="29B95C" w:val="clear"/>
            <w:vAlign w:val="center"/>
          </w:tcPr>
          <w:p>
            <w:pPr>
              <w:pStyle w:val="Normal"/>
              <w:spacing w:lineRule="auto" w:line="240"/>
              <w:ind w:firstLine="135"/>
              <w:jc w:val="center"/>
              <w:rPr>
                <w:rFonts w:ascii="GHEA Grapalat" w:hAnsi="GHEA Grapalat" w:eastAsia="Times New Roman" w:cs="Calibri"/>
                <w:color w:val="000000"/>
                <w:sz w:val="18"/>
                <w:szCs w:val="18"/>
                <w:lang w:val="ru-RU"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61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Հերհեր գետ (351)</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5 - 051</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459"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Վեդի գետ (80)</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5 - 027</w:t>
            </w:r>
          </w:p>
        </w:tc>
        <w:tc>
          <w:tcPr>
            <w:tcW w:w="1430" w:type="dxa"/>
            <w:tcBorders>
              <w:top w:val="single" w:sz="4" w:space="0" w:color="000000"/>
              <w:left w:val="single" w:sz="4" w:space="0" w:color="000000"/>
              <w:bottom w:val="single" w:sz="4" w:space="0" w:color="000000"/>
              <w:right w:val="single" w:sz="4" w:space="0" w:color="000000"/>
            </w:tcBorders>
            <w:shd w:fill="00B05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250"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Վեդի գետ (82)</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5 - 031</w:t>
            </w:r>
          </w:p>
        </w:tc>
        <w:tc>
          <w:tcPr>
            <w:tcW w:w="1430" w:type="dxa"/>
            <w:tcBorders>
              <w:top w:val="single" w:sz="4" w:space="0" w:color="000000"/>
              <w:left w:val="single" w:sz="4" w:space="0" w:color="000000"/>
              <w:bottom w:val="single" w:sz="4" w:space="0" w:color="000000"/>
              <w:right w:val="single" w:sz="4" w:space="0" w:color="000000"/>
            </w:tcBorders>
            <w:shd w:fill="FF00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Վատ (V)</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Նիտրիտ իոն (III), կոբալտ (III), ընդհանուր անօրգանական ազոտ (III), մանգան (IV), ալյումին (IV), ամոնիում իոն (V), երկաթ (V), կախութային չոր նյութեր (V)</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Ջրառ, էկոլոգիական թողքի խախտում, կոմունալ-կենցաղային կեղտաջրերի ներհոսք</w:t>
            </w:r>
          </w:p>
        </w:tc>
      </w:tr>
      <w:tr>
        <w:trPr>
          <w:trHeight w:val="46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(83)</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038</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Երկաթ (III),  ալյումին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404"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(84)</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5 - 056</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46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(85)</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5 - 059</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w:t>
            </w:r>
          </w:p>
        </w:tc>
      </w:tr>
      <w:tr>
        <w:trPr>
          <w:trHeight w:val="388"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(86)</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5 - 061</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Մոլիբդեն (III), երկաթ (III), բարիում (III) </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w:t>
            </w:r>
          </w:p>
        </w:tc>
      </w:tr>
      <w:tr>
        <w:trPr>
          <w:trHeight w:val="749"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(87)</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5 - 070</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 բարիում (III),  կախութային չոր նյութեր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Կոմունալ-կենցաղային կեղտաջրերի ներհոսք</w:t>
            </w:r>
          </w:p>
        </w:tc>
      </w:tr>
      <w:tr>
        <w:trPr>
          <w:trHeight w:val="184"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Եղեգիս գետ (352)</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5 - 064</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Երկաթ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74"/>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էական ճնշում չկա</w:t>
            </w:r>
          </w:p>
        </w:tc>
      </w:tr>
      <w:tr>
        <w:trPr>
          <w:trHeight w:val="161"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Եղեգիս գետ (88)</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5 - 065</w:t>
            </w:r>
          </w:p>
        </w:tc>
        <w:tc>
          <w:tcPr>
            <w:tcW w:w="1430"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երկաթ (III), բարիում (III), կախութային չոր նյութեր (III)</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Ոռոգման նպատակով ջրառ էկոլոգիական թողքի խախտում, կոմունալ-կենցաղային կեղտաջրերի ներհոսք</w:t>
            </w:r>
          </w:p>
        </w:tc>
      </w:tr>
      <w:tr>
        <w:trPr>
          <w:trHeight w:val="31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Ազատի ջրամբար (113)</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5 - 015</w:t>
            </w:r>
          </w:p>
        </w:tc>
        <w:tc>
          <w:tcPr>
            <w:tcW w:w="1430" w:type="dxa"/>
            <w:tcBorders>
              <w:top w:val="single" w:sz="4" w:space="0" w:color="000000"/>
              <w:left w:val="single" w:sz="4" w:space="0" w:color="000000"/>
              <w:bottom w:val="single" w:sz="4" w:space="0" w:color="000000"/>
              <w:right w:val="single" w:sz="4" w:space="0" w:color="000000"/>
            </w:tcBorders>
            <w:shd w:fill="29B95C"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74"/>
              <w:jc w:val="left"/>
              <w:rPr>
                <w:rFonts w:ascii="GHEA Grapalat" w:hAnsi="GHEA Grapalat" w:eastAsia="Times New Roman" w:cs="Calibri"/>
                <w:color w:val="000000"/>
                <w:sz w:val="18"/>
                <w:szCs w:val="18"/>
                <w:lang w:val="hy-AM" w:eastAsia="hy-AM"/>
              </w:rPr>
            </w:pPr>
            <w:r>
              <w:rPr>
                <w:rFonts w:eastAsia="Times New Roman" w:cs="Calibri" w:ascii="Calibri" w:hAnsi="Calibri"/>
                <w:color w:val="000000"/>
                <w:sz w:val="18"/>
                <w:szCs w:val="18"/>
                <w:lang w:val="hy-AM" w:eastAsia="hy-AM"/>
              </w:rPr>
              <w:t> </w:t>
            </w:r>
          </w:p>
        </w:tc>
      </w:tr>
      <w:tr>
        <w:trPr>
          <w:trHeight w:val="315"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Կետչուտի ջրամբար (114)</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5 - 044</w:t>
            </w:r>
          </w:p>
        </w:tc>
        <w:tc>
          <w:tcPr>
            <w:tcW w:w="1430" w:type="dxa"/>
            <w:tcBorders>
              <w:top w:val="single" w:sz="4" w:space="0" w:color="000000"/>
              <w:left w:val="single" w:sz="4" w:space="0" w:color="000000"/>
              <w:bottom w:val="single" w:sz="4" w:space="0" w:color="000000"/>
              <w:right w:val="single" w:sz="4" w:space="0" w:color="000000"/>
            </w:tcBorders>
            <w:shd w:fill="29B95C"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74"/>
              <w:jc w:val="left"/>
              <w:rPr>
                <w:rFonts w:ascii="GHEA Grapalat" w:hAnsi="GHEA Grapalat" w:eastAsia="Times New Roman" w:cs="Calibri"/>
                <w:color w:val="000000"/>
                <w:sz w:val="18"/>
                <w:szCs w:val="18"/>
                <w:lang w:val="hy-AM" w:eastAsia="hy-AM"/>
              </w:rPr>
            </w:pPr>
            <w:r>
              <w:rPr>
                <w:rFonts w:eastAsia="Times New Roman" w:cs="Calibri" w:ascii="Calibri" w:hAnsi="Calibri"/>
                <w:color w:val="000000"/>
                <w:sz w:val="18"/>
                <w:szCs w:val="18"/>
                <w:lang w:val="hy-AM" w:eastAsia="hy-AM"/>
              </w:rPr>
              <w:t> </w:t>
            </w:r>
          </w:p>
        </w:tc>
      </w:tr>
      <w:tr>
        <w:trPr>
          <w:trHeight w:val="663"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64"/>
              <w:jc w:val="center"/>
              <w:rPr>
                <w:rFonts w:ascii="GHEA Grapalat" w:hAnsi="GHEA Grapalat" w:eastAsia="Times New Roman" w:cs="Calibri"/>
                <w:color w:val="000000"/>
                <w:sz w:val="18"/>
                <w:szCs w:val="18"/>
                <w:lang w:val="hy-AM" w:eastAsia="hy-AM"/>
              </w:rPr>
            </w:pPr>
            <w:r>
              <w:rPr>
                <w:rFonts w:ascii="GHEA Grapalat" w:hAnsi="GHEA Grapalat"/>
                <w:iCs/>
                <w:sz w:val="18"/>
                <w:szCs w:val="18"/>
              </w:rPr>
              <w:t>Որոտան-Արփա ջրատար</w:t>
            </w:r>
          </w:p>
        </w:tc>
        <w:tc>
          <w:tcPr>
            <w:tcW w:w="99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3"/>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5 - 043</w:t>
            </w:r>
          </w:p>
        </w:tc>
        <w:tc>
          <w:tcPr>
            <w:tcW w:w="1430" w:type="dxa"/>
            <w:tcBorders>
              <w:top w:val="single" w:sz="4" w:space="0" w:color="000000"/>
              <w:left w:val="single" w:sz="4" w:space="0" w:color="000000"/>
              <w:bottom w:val="single" w:sz="4" w:space="0" w:color="000000"/>
              <w:right w:val="single" w:sz="4" w:space="0" w:color="000000"/>
            </w:tcBorders>
            <w:shd w:fill="FFC000" w:val="clear"/>
            <w:vAlign w:val="center"/>
          </w:tcPr>
          <w:p>
            <w:pPr>
              <w:pStyle w:val="Normal"/>
              <w:spacing w:lineRule="auto" w:line="240"/>
              <w:ind w:firstLine="135"/>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Անբավարար (IV)</w:t>
            </w:r>
          </w:p>
        </w:tc>
        <w:tc>
          <w:tcPr>
            <w:tcW w:w="25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7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Մոլիբդեն (III), կոբալտ (III), բարիում (III), երկաթ (IV), սուլֆատ իոն (IV)</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174"/>
              <w:jc w:val="left"/>
              <w:rPr>
                <w:rFonts w:ascii="GHEA Grapalat" w:hAnsi="GHEA Grapalat" w:eastAsia="Times New Roman" w:cs="Calibri"/>
                <w:color w:val="000000"/>
                <w:sz w:val="18"/>
                <w:szCs w:val="18"/>
                <w:lang w:val="hy-AM" w:eastAsia="hy-AM"/>
              </w:rPr>
            </w:pPr>
            <w:r>
              <w:rPr>
                <w:rFonts w:eastAsia="Times New Roman" w:cs="Calibri" w:ascii="Calibri" w:hAnsi="Calibri"/>
                <w:color w:val="000000"/>
                <w:sz w:val="18"/>
                <w:szCs w:val="18"/>
                <w:lang w:val="hy-AM" w:eastAsia="hy-AM"/>
              </w:rPr>
              <w:t> </w:t>
            </w:r>
          </w:p>
        </w:tc>
      </w:tr>
    </w:tbl>
    <w:p>
      <w:pPr>
        <w:pStyle w:val="Normal"/>
        <w:rPr>
          <w:rFonts w:ascii="GHEA Grapalat" w:hAnsi="GHEA Grapalat" w:cs="Arial"/>
          <w:color w:themeColor="accent1" w:val="4F81BD"/>
          <w:sz w:val="24"/>
          <w:szCs w:val="24"/>
          <w:lang w:val="hy-AM"/>
        </w:rPr>
      </w:pPr>
      <w:r>
        <w:rPr>
          <w:rFonts w:cs="Arial" w:ascii="GHEA Grapalat" w:hAnsi="GHEA Grapalat"/>
          <w:color w:themeColor="accent1" w:val="4F81BD"/>
          <w:sz w:val="24"/>
          <w:szCs w:val="24"/>
          <w:lang w:val="hy-AM"/>
        </w:rPr>
      </w:r>
    </w:p>
    <w:p>
      <w:pPr>
        <w:pStyle w:val="Normal"/>
        <w:rPr>
          <w:rFonts w:ascii="GHEA Grapalat" w:hAnsi="GHEA Grapalat"/>
          <w:lang w:val="hy-AM" w:eastAsia="fr-FR"/>
        </w:rPr>
      </w:pPr>
      <w:r>
        <w:rPr>
          <w:rFonts w:ascii="GHEA Grapalat" w:hAnsi="GHEA Grapalat"/>
          <w:lang w:val="hy-AM" w:eastAsia="fr-FR"/>
        </w:rPr>
      </w:r>
    </w:p>
    <w:p>
      <w:p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bookmarkStart w:id="143" w:name="_Ref176514041"/>
      <w:bookmarkStart w:id="144" w:name="_Ref176514041"/>
      <w:bookmarkEnd w:id="144"/>
      <w:r>
        <w:br w:type="page"/>
      </w:r>
    </w:p>
    <w:p>
      <w:pPr>
        <w:pStyle w:val="Caption"/>
        <w:numPr>
          <w:ilvl w:val="0"/>
          <w:numId w:val="0"/>
        </w:numPr>
        <w:spacing w:before="0" w:after="120"/>
        <w:ind w:hanging="0"/>
        <w:outlineLvl w:val="0"/>
        <w:rPr>
          <w:rFonts w:ascii="GHEA Grapalat" w:hAnsi="GHEA Grapalat"/>
          <w:szCs w:val="22"/>
          <w:lang w:val="hy-AM"/>
        </w:rPr>
      </w:pPr>
      <w:bookmarkStart w:id="145" w:name="_Toc180589694"/>
      <w:bookmarkStart w:id="146" w:name="_Ref180231093"/>
      <w:r>
        <w:rPr>
          <w:rFonts w:ascii="GHEA Grapalat" w:hAnsi="GHEA Grapalat"/>
          <w:szCs w:val="22"/>
          <w:lang w:val="hy-AM"/>
        </w:rPr>
        <w:t xml:space="preserve">Հավելված </w:t>
      </w:r>
      <w:r>
        <w:rPr>
          <w:rFonts w:ascii="GHEA Grapalat" w:hAnsi="GHEA Grapalat"/>
          <w:szCs w:val="22"/>
          <w:lang w:val="hy-AM"/>
        </w:rPr>
        <w:fldChar w:fldCharType="begin"/>
      </w:r>
      <w:r>
        <w:rPr>
          <w:szCs w:val="22"/>
          <w:rFonts w:ascii="GHEA Grapalat" w:hAnsi="GHEA Grapalat"/>
          <w:lang w:val="hy-AM"/>
        </w:rPr>
        <w:instrText xml:space="preserve"> SEQ Հավելված \* ARABIC </w:instrText>
      </w:r>
      <w:r>
        <w:rPr>
          <w:szCs w:val="22"/>
          <w:rFonts w:ascii="GHEA Grapalat" w:hAnsi="GHEA Grapalat"/>
          <w:lang w:val="hy-AM"/>
        </w:rPr>
        <w:fldChar w:fldCharType="separate"/>
      </w:r>
      <w:r>
        <w:rPr>
          <w:szCs w:val="22"/>
          <w:rFonts w:ascii="GHEA Grapalat" w:hAnsi="GHEA Grapalat"/>
          <w:lang w:val="hy-AM"/>
        </w:rPr>
        <w:t>4</w:t>
      </w:r>
      <w:r>
        <w:rPr>
          <w:szCs w:val="22"/>
          <w:rFonts w:ascii="GHEA Grapalat" w:hAnsi="GHEA Grapalat"/>
          <w:lang w:val="hy-AM"/>
        </w:rPr>
        <w:fldChar w:fldCharType="end"/>
      </w:r>
      <w:bookmarkEnd w:id="146"/>
      <w:r>
        <w:rPr>
          <w:rFonts w:cs="Cambria Math" w:ascii="Cambria Math" w:hAnsi="Cambria Math"/>
          <w:szCs w:val="22"/>
          <w:lang w:val="hy-AM"/>
        </w:rPr>
        <w:t>․</w:t>
      </w:r>
      <w:r>
        <w:rPr>
          <w:rFonts w:ascii="GHEA Grapalat" w:hAnsi="GHEA Grapalat"/>
          <w:szCs w:val="22"/>
          <w:lang w:val="hy-AM"/>
        </w:rPr>
        <w:t xml:space="preserve"> Ջրի որակի դիտակետերում ջրի քիմիական  կարգավիճակը</w:t>
      </w:r>
      <w:bookmarkEnd w:id="145"/>
    </w:p>
    <w:p>
      <w:pPr>
        <w:pStyle w:val="Normal"/>
        <w:ind w:firstLine="720"/>
        <w:rPr>
          <w:rFonts w:ascii="GHEA Grapalat" w:hAnsi="GHEA Grapalat"/>
          <w:sz w:val="24"/>
          <w:szCs w:val="24"/>
          <w:lang w:val="hy-AM"/>
        </w:rPr>
      </w:pPr>
      <w:r>
        <w:rPr>
          <w:rFonts w:ascii="GHEA Grapalat" w:hAnsi="GHEA Grapalat"/>
          <w:sz w:val="24"/>
          <w:szCs w:val="24"/>
          <w:lang w:val="hy-AM"/>
        </w:rPr>
        <w:t>Արփա գետի ավազան</w:t>
      </w:r>
    </w:p>
    <w:tbl>
      <w:tblPr>
        <w:tblW w:w="9078" w:type="dxa"/>
        <w:jc w:val="left"/>
        <w:tblInd w:w="0" w:type="dxa"/>
        <w:tblLayout w:type="fixed"/>
        <w:tblCellMar>
          <w:top w:w="0" w:type="dxa"/>
          <w:left w:w="108" w:type="dxa"/>
          <w:bottom w:w="0" w:type="dxa"/>
          <w:right w:w="108" w:type="dxa"/>
        </w:tblCellMar>
      </w:tblPr>
      <w:tblGrid>
        <w:gridCol w:w="1264"/>
        <w:gridCol w:w="527"/>
        <w:gridCol w:w="732"/>
        <w:gridCol w:w="655"/>
        <w:gridCol w:w="923"/>
        <w:gridCol w:w="509"/>
        <w:gridCol w:w="705"/>
        <w:gridCol w:w="574"/>
        <w:gridCol w:w="803"/>
        <w:gridCol w:w="529"/>
        <w:gridCol w:w="737"/>
        <w:gridCol w:w="471"/>
        <w:gridCol w:w="649"/>
      </w:tblGrid>
      <w:tr>
        <w:trPr>
          <w:tblHeader w:val="true"/>
          <w:trHeight w:val="340" w:hRule="atLeast"/>
        </w:trPr>
        <w:tc>
          <w:tcPr>
            <w:tcW w:w="1264" w:type="dxa"/>
            <w:vMerge w:val="restart"/>
            <w:tcBorders>
              <w:top w:val="single" w:sz="4" w:space="0" w:color="000000"/>
              <w:left w:val="single" w:sz="4" w:space="0" w:color="000000"/>
              <w:bottom w:val="single" w:sz="4" w:space="0" w:color="000000"/>
              <w:right w:val="single" w:sz="4" w:space="0" w:color="000000"/>
            </w:tcBorders>
            <w:shd w:fill="B8CCE4" w:val="clear"/>
            <w:vAlign w:val="bottom"/>
          </w:tcPr>
          <w:p>
            <w:pPr>
              <w:pStyle w:val="Normal"/>
              <w:spacing w:lineRule="auto" w:line="240"/>
              <w:ind w:hanging="23"/>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Ֆիզիկաքիմիական ցուցանիշ</w:t>
            </w:r>
          </w:p>
        </w:tc>
        <w:tc>
          <w:tcPr>
            <w:tcW w:w="1259"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Արփա գետ,</w:t>
            </w:r>
          </w:p>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0</w:t>
            </w:r>
            <w:r>
              <w:rPr>
                <w:rFonts w:eastAsia="Times New Roman" w:cs="Cambria Math" w:ascii="Cambria Math" w:hAnsi="Cambria Math"/>
                <w:b/>
                <w:bCs/>
                <w:color w:val="000000"/>
                <w:sz w:val="18"/>
                <w:szCs w:val="18"/>
                <w:lang w:val="hy-AM" w:eastAsia="hy-AM"/>
              </w:rPr>
              <w:t>․</w:t>
            </w:r>
            <w:r>
              <w:rPr>
                <w:rFonts w:eastAsia="Times New Roman" w:cs="Calibri" w:ascii="GHEA Grapalat" w:hAnsi="GHEA Grapalat"/>
                <w:b/>
                <w:bCs/>
                <w:color w:val="000000"/>
                <w:sz w:val="18"/>
                <w:szCs w:val="18"/>
                <w:lang w:val="hy-AM" w:eastAsia="hy-AM"/>
              </w:rPr>
              <w:t xml:space="preserve">5 </w:t>
            </w:r>
            <w:r>
              <w:rPr>
                <w:rFonts w:eastAsia="Times New Roman" w:cs="Sylfaen" w:ascii="GHEA Grapalat" w:hAnsi="GHEA Grapalat"/>
                <w:b/>
                <w:bCs/>
                <w:color w:val="000000"/>
                <w:sz w:val="18"/>
                <w:szCs w:val="18"/>
                <w:lang w:val="hy-AM" w:eastAsia="hy-AM"/>
              </w:rPr>
              <w:t>կմ</w:t>
            </w:r>
            <w:r>
              <w:rPr>
                <w:rFonts w:eastAsia="Times New Roman" w:cs="Calibri" w:ascii="GHEA Grapalat" w:hAnsi="GHEA Grapalat"/>
                <w:b/>
                <w:bCs/>
                <w:color w:val="000000"/>
                <w:sz w:val="18"/>
                <w:szCs w:val="18"/>
                <w:lang w:val="hy-AM" w:eastAsia="hy-AM"/>
              </w:rPr>
              <w:t xml:space="preserve"> </w:t>
            </w:r>
            <w:r>
              <w:rPr>
                <w:rFonts w:eastAsia="Times New Roman" w:cs="Sylfaen" w:ascii="GHEA Grapalat" w:hAnsi="GHEA Grapalat"/>
                <w:b/>
                <w:bCs/>
                <w:color w:val="000000"/>
                <w:sz w:val="18"/>
                <w:szCs w:val="18"/>
                <w:lang w:val="hy-AM" w:eastAsia="hy-AM"/>
              </w:rPr>
              <w:t>ք</w:t>
            </w:r>
            <w:r>
              <w:rPr>
                <w:rFonts w:eastAsia="Times New Roman" w:cs="Cambria Math" w:ascii="Cambria Math" w:hAnsi="Cambria Math"/>
                <w:b/>
                <w:bCs/>
                <w:color w:val="000000"/>
                <w:sz w:val="18"/>
                <w:szCs w:val="18"/>
                <w:lang w:val="hy-AM" w:eastAsia="hy-AM"/>
              </w:rPr>
              <w:t>․</w:t>
            </w:r>
            <w:r>
              <w:rPr>
                <w:rFonts w:eastAsia="Times New Roman" w:cs="Calibri" w:ascii="GHEA Grapalat" w:hAnsi="GHEA Grapalat"/>
                <w:b/>
                <w:bCs/>
                <w:color w:val="000000"/>
                <w:sz w:val="18"/>
                <w:szCs w:val="18"/>
                <w:lang w:val="hy-AM" w:eastAsia="hy-AM"/>
              </w:rPr>
              <w:t xml:space="preserve"> Ջերմուկից վերև (83)</w:t>
            </w:r>
          </w:p>
        </w:tc>
        <w:tc>
          <w:tcPr>
            <w:tcW w:w="1578"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 xml:space="preserve"> </w:t>
            </w:r>
            <w:r>
              <w:rPr>
                <w:rFonts w:eastAsia="Times New Roman" w:cs="Calibri" w:ascii="GHEA Grapalat" w:hAnsi="GHEA Grapalat"/>
                <w:b/>
                <w:bCs/>
                <w:color w:val="000000"/>
                <w:sz w:val="18"/>
                <w:szCs w:val="18"/>
                <w:lang w:val="hy-AM" w:eastAsia="hy-AM"/>
              </w:rPr>
              <w:t>Արփա գետ, 0.5 կմ ք. Վայքից վերև (84)</w:t>
            </w:r>
          </w:p>
        </w:tc>
        <w:tc>
          <w:tcPr>
            <w:tcW w:w="1214"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Արփա գետ,</w:t>
            </w:r>
          </w:p>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0.5 կմ ք. Վայքից ներքև (85)</w:t>
            </w:r>
          </w:p>
        </w:tc>
        <w:tc>
          <w:tcPr>
            <w:tcW w:w="1377"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 xml:space="preserve">  </w:t>
            </w:r>
            <w:r>
              <w:rPr>
                <w:rFonts w:eastAsia="Times New Roman" w:cs="Calibri" w:ascii="GHEA Grapalat" w:hAnsi="GHEA Grapalat"/>
                <w:b/>
                <w:bCs/>
                <w:color w:val="000000"/>
                <w:sz w:val="18"/>
                <w:szCs w:val="18"/>
                <w:lang w:val="hy-AM" w:eastAsia="hy-AM"/>
              </w:rPr>
              <w:t>Արփա գետ,</w:t>
            </w:r>
          </w:p>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0.5 կմ ք. Եղեգնաձորից վերև (86)</w:t>
            </w:r>
          </w:p>
        </w:tc>
        <w:tc>
          <w:tcPr>
            <w:tcW w:w="1266"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 xml:space="preserve">  </w:t>
            </w:r>
            <w:r>
              <w:rPr>
                <w:rFonts w:eastAsia="Times New Roman" w:cs="Calibri" w:ascii="GHEA Grapalat" w:hAnsi="GHEA Grapalat"/>
                <w:b/>
                <w:bCs/>
                <w:color w:val="000000"/>
                <w:sz w:val="18"/>
                <w:szCs w:val="18"/>
                <w:lang w:val="hy-AM" w:eastAsia="hy-AM"/>
              </w:rPr>
              <w:t>Արփա գետ,</w:t>
            </w:r>
          </w:p>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0.5 կմ գյ. Արենիից ներքև (87)</w:t>
            </w:r>
          </w:p>
        </w:tc>
        <w:tc>
          <w:tcPr>
            <w:tcW w:w="1120" w:type="dxa"/>
            <w:gridSpan w:val="2"/>
            <w:tcBorders>
              <w:top w:val="single" w:sz="4" w:space="0" w:color="000000"/>
              <w:bottom w:val="single" w:sz="4" w:space="0" w:color="000000"/>
              <w:right w:val="single" w:sz="4" w:space="0" w:color="000000"/>
            </w:tcBorders>
            <w:shd w:fill="B8CCE4"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Դարբ գետ, ակունք (348)</w:t>
            </w:r>
          </w:p>
        </w:tc>
      </w:tr>
      <w:tr>
        <w:trPr>
          <w:tblHeader w:val="true"/>
          <w:trHeight w:val="283" w:hRule="atLeast"/>
        </w:trPr>
        <w:tc>
          <w:tcPr>
            <w:tcW w:w="1264" w:type="dxa"/>
            <w:vMerge w:val="continue"/>
            <w:tcBorders>
              <w:top w:val="single" w:sz="4" w:space="0" w:color="000000"/>
              <w:left w:val="single" w:sz="4" w:space="0" w:color="000000"/>
              <w:bottom w:val="single" w:sz="4" w:space="0" w:color="000000"/>
              <w:right w:val="single" w:sz="4" w:space="0" w:color="000000"/>
            </w:tcBorders>
            <w:shd w:fill="B8CCE4" w:val="clear"/>
            <w:vAlign w:val="center"/>
          </w:tcPr>
          <w:p>
            <w:pPr>
              <w:pStyle w:val="Normal"/>
              <w:rPr/>
            </w:pPr>
            <w:r>
              <w:rPr/>
            </w:r>
          </w:p>
        </w:tc>
        <w:tc>
          <w:tcPr>
            <w:tcW w:w="527"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732"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655"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923"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509"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705"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574"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803"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529"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737"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471"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649" w:type="dxa"/>
            <w:tcBorders>
              <w:bottom w:val="single" w:sz="4" w:space="0" w:color="000000"/>
              <w:right w:val="single" w:sz="4" w:space="0" w:color="000000"/>
            </w:tcBorders>
            <w:shd w:fill="B8CCE4" w:val="clear"/>
            <w:vAlign w:val="bottom"/>
          </w:tcPr>
          <w:p>
            <w:pPr>
              <w:pStyle w:val="Normal"/>
              <w:tabs>
                <w:tab w:val="clear" w:pos="720"/>
                <w:tab w:val="left" w:pos="338" w:leader="none"/>
              </w:tabs>
              <w:spacing w:lineRule="auto" w:line="240"/>
              <w:ind w:hanging="97"/>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լուծված թթվածին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9.74</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9.52</w:t>
            </w:r>
          </w:p>
        </w:tc>
        <w:tc>
          <w:tcPr>
            <w:tcW w:w="50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9.63</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9.76</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9.44</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7.98</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ԹԿՊ</w:t>
            </w:r>
            <w:r>
              <w:rPr>
                <w:rFonts w:eastAsia="Times New Roman" w:cs="Calibri" w:ascii="GHEA Grapalat" w:hAnsi="GHEA Grapalat"/>
                <w:b/>
                <w:bCs/>
                <w:color w:val="000000"/>
                <w:sz w:val="18"/>
                <w:szCs w:val="18"/>
                <w:vertAlign w:val="subscript"/>
                <w:lang w:val="hy-AM" w:eastAsia="hy-AM"/>
              </w:rPr>
              <w:t>5</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2.50</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2.27</w:t>
            </w:r>
          </w:p>
        </w:tc>
        <w:tc>
          <w:tcPr>
            <w:tcW w:w="50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2.42</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2.46</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2.30</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2.02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ԹՔՊ-Cr</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12</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14</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16</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15</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16</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13</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ամոնիում իոն</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0.0947</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0.1345</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0.1318</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0.2003</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0.2785</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0.1927</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նիտրիտ իոն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0.0052</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0.0115</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0.0192</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0.0135</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0.0156</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0.0059</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նիտրատ իոն</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0.356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0.462</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0.603</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0.644</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0.685</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0.066</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ֆոսֆատ իոն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0.092</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0.088</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0.110</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0.078</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0.090</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0.137</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ցինկ</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0.00275</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0.00283</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0.00413</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0.00359</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0.00457</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0.00356</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պղինձ</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0.00109</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0.00195</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0.00190</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0.00194</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0.00188</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0.00297</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քրոմ</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0.00094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0.00126</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0.00151</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0.00173</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0.00249</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0.00162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արսեն</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0.00198</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0.00489</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0.00510</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0.00471</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0.00521</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0.00132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կադմիում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0.00005</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0.00005</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0.00005</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0.00006</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0.00008</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կապար</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0.00019</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0.00027</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0.00021</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0.00017</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0.00015</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նիկել</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0.00054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0.00104</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0.00121</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0.00128</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0.00169</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0.00139</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մոլիբդեն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0.00040</w:t>
            </w:r>
          </w:p>
        </w:tc>
        <w:tc>
          <w:tcPr>
            <w:tcW w:w="655"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0.00087</w:t>
            </w:r>
          </w:p>
        </w:tc>
        <w:tc>
          <w:tcPr>
            <w:tcW w:w="50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0.00145</w:t>
            </w:r>
          </w:p>
        </w:tc>
        <w:tc>
          <w:tcPr>
            <w:tcW w:w="574"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0.00157</w:t>
            </w:r>
          </w:p>
        </w:tc>
        <w:tc>
          <w:tcPr>
            <w:tcW w:w="52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0.00159</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0.00108</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մանգան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0.00567</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0.01173</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0.00921</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0.01067</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0.00980</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0.02899</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վանադիում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0.00555</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0.00496</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0.00532</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0.00630</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0.00466</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0.00352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կոբալտ</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0.00019</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0.00020</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0.00024</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0.00032</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0.00047</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երկաթ</w:t>
            </w:r>
          </w:p>
        </w:tc>
        <w:tc>
          <w:tcPr>
            <w:tcW w:w="527"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0.13108</w:t>
            </w:r>
          </w:p>
        </w:tc>
        <w:tc>
          <w:tcPr>
            <w:tcW w:w="655"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0.16687</w:t>
            </w:r>
          </w:p>
        </w:tc>
        <w:tc>
          <w:tcPr>
            <w:tcW w:w="50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0.17581</w:t>
            </w:r>
          </w:p>
        </w:tc>
        <w:tc>
          <w:tcPr>
            <w:tcW w:w="574"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0.20368</w:t>
            </w:r>
          </w:p>
        </w:tc>
        <w:tc>
          <w:tcPr>
            <w:tcW w:w="52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0.25405</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0.21681</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կալցիում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8.14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29.36</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38.30</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44.02</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62.94</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17.35</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մագնեզիում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2.78</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6.63</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8.59</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9.73</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12.44</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3.48</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բարիում</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0.01140</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0.02212</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0.02646</w:t>
            </w:r>
          </w:p>
        </w:tc>
        <w:tc>
          <w:tcPr>
            <w:tcW w:w="574"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0.03264</w:t>
            </w:r>
          </w:p>
        </w:tc>
        <w:tc>
          <w:tcPr>
            <w:tcW w:w="52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0.04190</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0.02992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բերիլիում</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c>
          <w:tcPr>
            <w:tcW w:w="50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0.00001</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կալիում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1.90</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2.67</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2.91</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2.99</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3.28</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3.92</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նատրիում</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5.61</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10.70</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15.20</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17.00</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27.33</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5.10</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բոր</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0.02036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0.10892</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0.13199</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0.14145</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0.24815</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0.01981</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ալյումին</w:t>
            </w:r>
          </w:p>
        </w:tc>
        <w:tc>
          <w:tcPr>
            <w:tcW w:w="527"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0.1686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0.1025</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0.0783</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0.0909</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0.0924</w:t>
            </w:r>
          </w:p>
        </w:tc>
        <w:tc>
          <w:tcPr>
            <w:tcW w:w="47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0.1953</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սելեն</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0.00233</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0.00039</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0.00077</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0.00106</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0.00280</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0.00146</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ծարիր</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0.00006</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0.00013</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0.00026</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0.00026</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0.00018</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0.00024</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անագ</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c>
          <w:tcPr>
            <w:tcW w:w="50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w:t>
            </w:r>
            <w:r>
              <w:rPr>
                <w:rFonts w:eastAsia="MS Mincho" w:cs="Cambria Math" w:ascii="Cambria Math" w:hAnsi="Cambria Math"/>
                <w:sz w:val="18"/>
                <w:szCs w:val="18"/>
                <w:lang w:val="hy-AM" w:eastAsia="hy-AM"/>
              </w:rPr>
              <w:t>․</w:t>
            </w:r>
            <w:r>
              <w:rPr>
                <w:rFonts w:eastAsia="Times New Roman" w:cs="Calibri" w:ascii="GHEA Grapalat" w:hAnsi="GHEA Grapalat"/>
                <w:sz w:val="18"/>
                <w:szCs w:val="18"/>
                <w:lang w:val="hy-AM" w:eastAsia="hy-AM"/>
              </w:rPr>
              <w:t>00001</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ընդհանուր անօրգանական ազոտ</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0.456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0.608</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0.754</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0.858</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0.979</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0.264</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ընդհանուր ֆոսֆոր</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0.053</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0.062</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0.066</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0.062</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0.061</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0.127</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քլորիդ իոն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1.44</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5.83</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8.95</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7.20</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11.55</w:t>
            </w:r>
          </w:p>
        </w:tc>
        <w:tc>
          <w:tcPr>
            <w:tcW w:w="47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1.79</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սուլֆատ իոն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7.12</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17.16</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33.85</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39.82</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62.01</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11.48</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սիլիկատ իոն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12.08</w:t>
            </w:r>
          </w:p>
        </w:tc>
        <w:tc>
          <w:tcPr>
            <w:tcW w:w="65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10.53</w:t>
            </w:r>
          </w:p>
        </w:tc>
        <w:tc>
          <w:tcPr>
            <w:tcW w:w="50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10.88</w:t>
            </w:r>
          </w:p>
        </w:tc>
        <w:tc>
          <w:tcPr>
            <w:tcW w:w="574"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10.09</w:t>
            </w:r>
          </w:p>
        </w:tc>
        <w:tc>
          <w:tcPr>
            <w:tcW w:w="52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11.03</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12.61</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ԸԼԱ</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63</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162</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216</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239</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339</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94</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Էլեկտրահաղոր</w:t>
              <w:softHyphen/>
              <w:t>դականություն</w:t>
            </w:r>
          </w:p>
        </w:tc>
        <w:tc>
          <w:tcPr>
            <w:tcW w:w="52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96</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249</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332</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368</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521</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145</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կոշտություն</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0.817</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2.778</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3.621</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4.155</w:t>
            </w:r>
          </w:p>
        </w:tc>
        <w:tc>
          <w:tcPr>
            <w:tcW w:w="52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5.867</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1.620</w:t>
            </w:r>
          </w:p>
        </w:tc>
      </w:tr>
      <w:tr>
        <w:trPr>
          <w:trHeight w:val="312" w:hRule="atLeast"/>
        </w:trPr>
        <w:tc>
          <w:tcPr>
            <w:tcW w:w="1264" w:type="dxa"/>
            <w:tcBorders>
              <w:left w:val="single" w:sz="4" w:space="0" w:color="000000"/>
              <w:bottom w:val="single" w:sz="4" w:space="0" w:color="000000"/>
              <w:right w:val="single" w:sz="4" w:space="0" w:color="000000"/>
            </w:tcBorders>
            <w:vAlign w:val="bottom"/>
          </w:tcPr>
          <w:p>
            <w:pPr>
              <w:pStyle w:val="Normal"/>
              <w:spacing w:lineRule="auto" w:line="240"/>
              <w:ind w:hanging="23"/>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կախութային չոր նյութեր</w:t>
            </w:r>
          </w:p>
        </w:tc>
        <w:tc>
          <w:tcPr>
            <w:tcW w:w="52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32"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9.0</w:t>
            </w:r>
          </w:p>
        </w:tc>
        <w:tc>
          <w:tcPr>
            <w:tcW w:w="65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92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12.0</w:t>
            </w:r>
          </w:p>
        </w:tc>
        <w:tc>
          <w:tcPr>
            <w:tcW w:w="50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705"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13.3</w:t>
            </w:r>
          </w:p>
        </w:tc>
        <w:tc>
          <w:tcPr>
            <w:tcW w:w="574"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803"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18.2</w:t>
            </w:r>
          </w:p>
        </w:tc>
        <w:tc>
          <w:tcPr>
            <w:tcW w:w="529"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w:t>
            </w:r>
          </w:p>
        </w:tc>
        <w:tc>
          <w:tcPr>
            <w:tcW w:w="737"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33.2</w:t>
            </w:r>
          </w:p>
        </w:tc>
        <w:tc>
          <w:tcPr>
            <w:tcW w:w="47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2</w:t>
            </w:r>
          </w:p>
        </w:tc>
        <w:tc>
          <w:tcPr>
            <w:tcW w:w="649" w:type="dxa"/>
            <w:tcBorders>
              <w:bottom w:val="single" w:sz="4" w:space="0" w:color="000000"/>
              <w:right w:val="single" w:sz="4" w:space="0" w:color="000000"/>
            </w:tcBorders>
            <w:vAlign w:val="center"/>
          </w:tcPr>
          <w:p>
            <w:pPr>
              <w:pStyle w:val="Normal"/>
              <w:tabs>
                <w:tab w:val="clear" w:pos="720"/>
                <w:tab w:val="left" w:pos="338" w:leader="none"/>
              </w:tabs>
              <w:spacing w:lineRule="auto" w:line="240"/>
              <w:ind w:hanging="97"/>
              <w:jc w:val="center"/>
              <w:rPr>
                <w:rFonts w:ascii="GHEA Grapalat" w:hAnsi="GHEA Grapalat" w:eastAsia="Times New Roman" w:cs="Calibri"/>
                <w:sz w:val="18"/>
                <w:szCs w:val="18"/>
                <w:lang w:val="hy-AM" w:eastAsia="hy-AM"/>
              </w:rPr>
            </w:pPr>
            <w:r>
              <w:rPr>
                <w:rFonts w:eastAsia="Times New Roman" w:cs="Calibri" w:ascii="GHEA Grapalat" w:hAnsi="GHEA Grapalat"/>
                <w:sz w:val="18"/>
                <w:szCs w:val="18"/>
                <w:lang w:val="hy-AM" w:eastAsia="hy-AM"/>
              </w:rPr>
              <w:t>15.7</w:t>
            </w:r>
          </w:p>
        </w:tc>
      </w:tr>
    </w:tbl>
    <w:p>
      <w:pPr>
        <w:pStyle w:val="Normal"/>
        <w:rPr>
          <w:rFonts w:ascii="GHEA Grapalat" w:hAnsi="GHEA Grapalat" w:cs="Arial"/>
          <w:sz w:val="24"/>
          <w:szCs w:val="24"/>
          <w:lang w:val="hy-AM"/>
        </w:rPr>
      </w:pPr>
      <w:r>
        <w:rPr>
          <w:rFonts w:cs="Arial" w:ascii="GHEA Grapalat" w:hAnsi="GHEA Grapalat"/>
          <w:sz w:val="24"/>
          <w:szCs w:val="24"/>
          <w:lang w:val="hy-AM"/>
        </w:rPr>
      </w:r>
    </w:p>
    <w:p>
      <w:pPr>
        <w:sectPr>
          <w:headerReference w:type="default" r:id="rId31"/>
          <w:footerReference w:type="default" r:id="rId32"/>
          <w:footerReference w:type="first" r:id="rId33"/>
          <w:footnotePr>
            <w:numFmt w:val="decimal"/>
          </w:footnotePr>
          <w:type w:val="nextPage"/>
          <w:pgSz w:w="11906" w:h="16838"/>
          <w:pgMar w:left="1411" w:right="1411" w:gutter="0" w:header="562" w:top="1411" w:footer="1037" w:bottom="1411"/>
          <w:pgNumType w:fmt="decimal"/>
          <w:formProt w:val="false"/>
          <w:textDirection w:val="lrTb"/>
          <w:docGrid w:type="default" w:linePitch="299" w:charSpace="4096"/>
        </w:sect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r>
        <w:br w:type="page"/>
      </w:r>
    </w:p>
    <w:p>
      <w:pPr>
        <w:pStyle w:val="Normal"/>
        <w:rPr>
          <w:rFonts w:ascii="GHEA Grapalat" w:hAnsi="GHEA Grapalat"/>
          <w:sz w:val="24"/>
          <w:szCs w:val="24"/>
          <w:lang w:val="hy-AM"/>
        </w:rPr>
      </w:pPr>
      <w:r>
        <w:rPr>
          <w:rFonts w:ascii="GHEA Grapalat" w:hAnsi="GHEA Grapalat"/>
          <w:sz w:val="24"/>
          <w:szCs w:val="24"/>
          <w:lang w:val="hy-AM"/>
        </w:rPr>
        <w:t>Արփա գետի ավազան</w:t>
      </w:r>
    </w:p>
    <w:tbl>
      <w:tblPr>
        <w:tblW w:w="16054" w:type="dxa"/>
        <w:jc w:val="center"/>
        <w:tblInd w:w="0" w:type="dxa"/>
        <w:tblLayout w:type="fixed"/>
        <w:tblCellMar>
          <w:top w:w="0" w:type="dxa"/>
          <w:left w:w="108" w:type="dxa"/>
          <w:bottom w:w="0" w:type="dxa"/>
          <w:right w:w="108" w:type="dxa"/>
        </w:tblCellMar>
      </w:tblPr>
      <w:tblGrid>
        <w:gridCol w:w="2332"/>
        <w:gridCol w:w="721"/>
        <w:gridCol w:w="1077"/>
        <w:gridCol w:w="896"/>
        <w:gridCol w:w="1297"/>
        <w:gridCol w:w="896"/>
        <w:gridCol w:w="1299"/>
        <w:gridCol w:w="1043"/>
        <w:gridCol w:w="1500"/>
        <w:gridCol w:w="1183"/>
        <w:gridCol w:w="1631"/>
        <w:gridCol w:w="862"/>
        <w:gridCol w:w="1317"/>
      </w:tblGrid>
      <w:tr>
        <w:trPr>
          <w:tblHeader w:val="true"/>
          <w:trHeight w:val="359" w:hRule="atLeast"/>
        </w:trPr>
        <w:tc>
          <w:tcPr>
            <w:tcW w:w="2332" w:type="dxa"/>
            <w:vMerge w:val="restart"/>
            <w:tcBorders>
              <w:top w:val="single" w:sz="4" w:space="0" w:color="000000"/>
              <w:left w:val="single" w:sz="4" w:space="0" w:color="000000"/>
              <w:bottom w:val="single" w:sz="4" w:space="0" w:color="000000"/>
              <w:right w:val="single" w:sz="4" w:space="0" w:color="000000"/>
            </w:tcBorders>
            <w:shd w:fill="BFBFBF" w:val="clear"/>
            <w:vAlign w:val="bottom"/>
          </w:tcPr>
          <w:p>
            <w:pPr>
              <w:pStyle w:val="Normal"/>
              <w:spacing w:lineRule="auto" w:line="240"/>
              <w:ind w:firstLine="72"/>
              <w:jc w:val="center"/>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Ֆիզիկաքիմիական բնութագրիչ</w:t>
            </w:r>
          </w:p>
        </w:tc>
        <w:tc>
          <w:tcPr>
            <w:tcW w:w="1798" w:type="dxa"/>
            <w:gridSpan w:val="2"/>
            <w:tcBorders>
              <w:top w:val="single" w:sz="4" w:space="0" w:color="000000"/>
              <w:bottom w:val="single" w:sz="4" w:space="0" w:color="000000"/>
              <w:right w:val="single" w:sz="4" w:space="0" w:color="000000"/>
            </w:tcBorders>
            <w:shd w:fill="BFBFBF" w:val="clear"/>
            <w:vAlign w:val="center"/>
          </w:tcPr>
          <w:p>
            <w:pPr>
              <w:pStyle w:val="Normal"/>
              <w:spacing w:lineRule="auto" w:line="240"/>
              <w:ind w:firstLine="61"/>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Դարբ գետ, գետաբերան (349)</w:t>
            </w:r>
          </w:p>
        </w:tc>
        <w:tc>
          <w:tcPr>
            <w:tcW w:w="2193" w:type="dxa"/>
            <w:gridSpan w:val="2"/>
            <w:tcBorders>
              <w:top w:val="single" w:sz="4" w:space="0" w:color="000000"/>
              <w:bottom w:val="single" w:sz="4" w:space="0" w:color="000000"/>
              <w:right w:val="single" w:sz="4" w:space="0" w:color="000000"/>
            </w:tcBorders>
            <w:shd w:fill="BFBFBF" w:val="clear"/>
            <w:vAlign w:val="center"/>
          </w:tcPr>
          <w:p>
            <w:pPr>
              <w:pStyle w:val="Normal"/>
              <w:spacing w:lineRule="auto" w:line="240"/>
              <w:ind w:firstLine="61" w:right="221"/>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Հերհեր գետ,</w:t>
            </w:r>
          </w:p>
          <w:p>
            <w:pPr>
              <w:pStyle w:val="Normal"/>
              <w:spacing w:lineRule="auto" w:line="240"/>
              <w:ind w:firstLine="61" w:right="221"/>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Ակունք (350)</w:t>
            </w:r>
          </w:p>
        </w:tc>
        <w:tc>
          <w:tcPr>
            <w:tcW w:w="2195" w:type="dxa"/>
            <w:gridSpan w:val="2"/>
            <w:tcBorders>
              <w:top w:val="single" w:sz="4" w:space="0" w:color="000000"/>
              <w:bottom w:val="single" w:sz="4" w:space="0" w:color="000000"/>
              <w:right w:val="single" w:sz="4" w:space="0" w:color="000000"/>
            </w:tcBorders>
            <w:shd w:fill="BFBFBF" w:val="clear"/>
            <w:vAlign w:val="center"/>
          </w:tcPr>
          <w:p>
            <w:pPr>
              <w:pStyle w:val="Normal"/>
              <w:spacing w:lineRule="auto" w:line="240"/>
              <w:ind w:firstLine="61" w:right="221"/>
              <w:jc w:val="left"/>
              <w:rPr>
                <w:rFonts w:ascii="GHEA Grapalat" w:hAnsi="GHEA Grapalat" w:eastAsia="Times New Roman" w:cs="Calibri"/>
                <w:b/>
                <w:bCs/>
                <w:color w:val="000000"/>
                <w:lang w:eastAsia="hy-AM"/>
              </w:rPr>
            </w:pPr>
            <w:r>
              <w:rPr>
                <w:rFonts w:eastAsia="Times New Roman" w:cs="Calibri" w:ascii="GHEA Grapalat" w:hAnsi="GHEA Grapalat"/>
                <w:b/>
                <w:bCs/>
                <w:color w:val="000000"/>
                <w:lang w:val="hy-AM" w:eastAsia="hy-AM"/>
              </w:rPr>
              <w:t xml:space="preserve">Հերհեր գետ, գետաբերան </w:t>
            </w:r>
            <w:r>
              <w:rPr>
                <w:rFonts w:eastAsia="Times New Roman" w:cs="Calibri" w:ascii="GHEA Grapalat" w:hAnsi="GHEA Grapalat"/>
                <w:b/>
                <w:bCs/>
                <w:color w:val="000000"/>
                <w:lang w:eastAsia="hy-AM"/>
              </w:rPr>
              <w:t>(351)</w:t>
            </w:r>
          </w:p>
        </w:tc>
        <w:tc>
          <w:tcPr>
            <w:tcW w:w="2543" w:type="dxa"/>
            <w:gridSpan w:val="2"/>
            <w:tcBorders>
              <w:top w:val="single" w:sz="4" w:space="0" w:color="000000"/>
              <w:bottom w:val="single" w:sz="4" w:space="0" w:color="000000"/>
              <w:right w:val="single" w:sz="4" w:space="0" w:color="000000"/>
            </w:tcBorders>
            <w:shd w:fill="BFBFBF" w:val="clear"/>
            <w:vAlign w:val="center"/>
          </w:tcPr>
          <w:p>
            <w:pPr>
              <w:pStyle w:val="Normal"/>
              <w:spacing w:lineRule="auto" w:line="240"/>
              <w:ind w:firstLine="61" w:right="221"/>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 xml:space="preserve">Եղեգիս գետ, Գետիկվանք գյուղից վերև (352) </w:t>
            </w:r>
          </w:p>
        </w:tc>
        <w:tc>
          <w:tcPr>
            <w:tcW w:w="2814" w:type="dxa"/>
            <w:gridSpan w:val="2"/>
            <w:tcBorders>
              <w:top w:val="single" w:sz="4" w:space="0" w:color="000000"/>
              <w:bottom w:val="single" w:sz="4" w:space="0" w:color="000000"/>
              <w:right w:val="single" w:sz="4" w:space="0" w:color="000000"/>
            </w:tcBorders>
            <w:shd w:fill="BFBFBF" w:val="clear"/>
            <w:vAlign w:val="center"/>
          </w:tcPr>
          <w:p>
            <w:pPr>
              <w:pStyle w:val="Normal"/>
              <w:spacing w:lineRule="auto" w:line="240"/>
              <w:ind w:firstLine="90" w:left="121" w:right="221"/>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Եղեգիս գետ, 0.5 կմ գյ. Շատինից ներքև (88)</w:t>
            </w:r>
          </w:p>
        </w:tc>
        <w:tc>
          <w:tcPr>
            <w:tcW w:w="2179" w:type="dxa"/>
            <w:gridSpan w:val="2"/>
            <w:tcBorders>
              <w:top w:val="single" w:sz="4" w:space="0" w:color="000000"/>
              <w:bottom w:val="single" w:sz="4" w:space="0" w:color="000000"/>
              <w:right w:val="single" w:sz="4" w:space="0" w:color="000000"/>
            </w:tcBorders>
            <w:shd w:fill="A6A6A6" w:val="clear"/>
            <w:vAlign w:val="center"/>
          </w:tcPr>
          <w:p>
            <w:pPr>
              <w:pStyle w:val="Normal"/>
              <w:spacing w:lineRule="auto" w:line="240"/>
              <w:ind w:hanging="180" w:left="107" w:right="221"/>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Որոտան-Արփա ջրատար, թունելի ելքից (353)</w:t>
            </w:r>
          </w:p>
        </w:tc>
      </w:tr>
      <w:tr>
        <w:trPr>
          <w:tblHeader w:val="true"/>
          <w:trHeight w:val="299" w:hRule="atLeast"/>
        </w:trPr>
        <w:tc>
          <w:tcPr>
            <w:tcW w:w="2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721" w:type="dxa"/>
            <w:tcBorders>
              <w:bottom w:val="single" w:sz="4" w:space="0" w:color="000000"/>
              <w:right w:val="single" w:sz="4" w:space="0" w:color="000000"/>
            </w:tcBorders>
            <w:shd w:fill="BFBFBF" w:val="clear"/>
            <w:vAlign w:val="bottom"/>
          </w:tcPr>
          <w:p>
            <w:pPr>
              <w:pStyle w:val="Normal"/>
              <w:spacing w:lineRule="auto" w:line="240"/>
              <w:ind w:firstLine="6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077" w:type="dxa"/>
            <w:tcBorders>
              <w:bottom w:val="single" w:sz="4" w:space="0" w:color="000000"/>
              <w:right w:val="single" w:sz="4" w:space="0" w:color="000000"/>
            </w:tcBorders>
            <w:shd w:fill="BFBFBF" w:val="clear"/>
            <w:vAlign w:val="bottom"/>
          </w:tcPr>
          <w:p>
            <w:pPr>
              <w:pStyle w:val="Normal"/>
              <w:spacing w:lineRule="auto" w:line="240"/>
              <w:ind w:firstLine="6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896"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297"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896"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299"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1043"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500" w:type="dxa"/>
            <w:tcBorders>
              <w:bottom w:val="single" w:sz="4" w:space="0" w:color="000000"/>
              <w:right w:val="single" w:sz="4" w:space="0" w:color="000000"/>
            </w:tcBorders>
            <w:shd w:fill="BFBFBF" w:val="clear"/>
            <w:vAlign w:val="bottom"/>
          </w:tcPr>
          <w:p>
            <w:pPr>
              <w:pStyle w:val="Normal"/>
              <w:spacing w:lineRule="auto" w:line="240"/>
              <w:ind w:firstLine="6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1183" w:type="dxa"/>
            <w:tcBorders>
              <w:bottom w:val="single" w:sz="4" w:space="0" w:color="000000"/>
              <w:right w:val="single" w:sz="4" w:space="0" w:color="000000"/>
            </w:tcBorders>
            <w:shd w:fill="BFBFBF" w:val="clear"/>
            <w:vAlign w:val="bottom"/>
          </w:tcPr>
          <w:p>
            <w:pPr>
              <w:pStyle w:val="Normal"/>
              <w:spacing w:lineRule="auto" w:line="240"/>
              <w:ind w:firstLine="90" w:left="12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631" w:type="dxa"/>
            <w:tcBorders>
              <w:bottom w:val="single" w:sz="4" w:space="0" w:color="000000"/>
              <w:right w:val="single" w:sz="4" w:space="0" w:color="000000"/>
            </w:tcBorders>
            <w:shd w:fill="BFBFBF" w:val="clear"/>
            <w:vAlign w:val="bottom"/>
          </w:tcPr>
          <w:p>
            <w:pPr>
              <w:pStyle w:val="Normal"/>
              <w:spacing w:lineRule="auto" w:line="240"/>
              <w:ind w:firstLine="90" w:left="121" w:right="221"/>
              <w:jc w:val="left"/>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862" w:type="dxa"/>
            <w:tcBorders>
              <w:bottom w:val="single" w:sz="4" w:space="0" w:color="000000"/>
              <w:right w:val="single" w:sz="4" w:space="0" w:color="000000"/>
            </w:tcBorders>
            <w:shd w:fill="BFBFBF" w:val="clear"/>
            <w:vAlign w:val="bottom"/>
          </w:tcPr>
          <w:p>
            <w:pPr>
              <w:pStyle w:val="Normal"/>
              <w:spacing w:lineRule="auto" w:line="240"/>
              <w:ind w:hanging="180" w:left="107" w:right="221"/>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317" w:type="dxa"/>
            <w:tcBorders>
              <w:bottom w:val="single" w:sz="4" w:space="0" w:color="000000"/>
              <w:right w:val="single" w:sz="4" w:space="0" w:color="000000"/>
            </w:tcBorders>
            <w:shd w:fill="BFBFBF" w:val="clear"/>
            <w:vAlign w:val="bottom"/>
          </w:tcPr>
          <w:p>
            <w:pPr>
              <w:pStyle w:val="Normal"/>
              <w:spacing w:lineRule="auto" w:line="240"/>
              <w:ind w:hanging="180" w:left="107" w:right="221"/>
              <w:jc w:val="center"/>
              <w:rPr>
                <w:rFonts w:ascii="GHEA Grapalat" w:hAnsi="GHEA Grapalat" w:eastAsia="Times New Roman" w:cs="Calibri"/>
                <w:b/>
                <w:bCs/>
                <w:color w:val="000000"/>
                <w:sz w:val="20"/>
                <w:szCs w:val="20"/>
                <w:lang w:val="hy-AM" w:eastAsia="hy-AM"/>
              </w:rPr>
            </w:pPr>
            <w:r>
              <w:rPr>
                <w:rFonts w:eastAsia="Times New Roman" w:cs="Calibri" w:ascii="GHEA Grapalat" w:hAnsi="GHEA Grapalat"/>
                <w:b/>
                <w:bCs/>
                <w:color w:val="000000"/>
                <w:sz w:val="20"/>
                <w:szCs w:val="20"/>
                <w:lang w:val="hy-AM" w:eastAsia="hy-AM"/>
              </w:rPr>
              <w:t>Կոնց.</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լուծված թթվածին</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9.35</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8.74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8.59</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8.07</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9.59</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9.19</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ԹԿՊ</w:t>
            </w:r>
            <w:r>
              <w:rPr>
                <w:rFonts w:eastAsia="Times New Roman" w:cs="Calibri" w:ascii="GHEA Grapalat" w:hAnsi="GHEA Grapalat"/>
                <w:b/>
                <w:bCs/>
                <w:color w:val="000000"/>
                <w:vertAlign w:val="subscript"/>
                <w:lang w:val="hy-AM" w:eastAsia="hy-AM"/>
              </w:rPr>
              <w:t>5</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2.18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2.00</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1.96</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1.49</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2.31</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2.10</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ԹՔՊ-Cr</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17</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10</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10</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16</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16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ամոնիում իոն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0.2243</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0.0645</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0.0865</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0.0872</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0.2207</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0.1545</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նիտրիտ իոն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0.0068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0.0037</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0.0037</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0.0077</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0.0049</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նիտրատ իոն</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0.101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0.089</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0.203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0.136</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0.310</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0.265</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ֆոսֆատ իոն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0.144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0.053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0.044</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0.079</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0.242</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ցինկ</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0.00344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0.00131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0.00067</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0.00111</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0.00367</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0.00394</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պղինձ</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0.00222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0.00085</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0.00131</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0.00170</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0.00160</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0.00136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քրոմ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0.00156</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0.00042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0.00066</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0.00046</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0.00207</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0.00099</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արսեն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0.00167</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0.00076</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0.00859</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0.00056</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0.00753</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0.00823</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կադմիում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0.00006</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0.00008</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0.00008</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0.00005</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0.00006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կապար</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0.00019</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0.00003</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0.00021</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0.00022</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0.00019</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0.00013</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նիկել</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0.00137</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0.00059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0.00101</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0.00040</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0.00130</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0.00146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մոլիբդեն</w:t>
            </w:r>
          </w:p>
        </w:tc>
        <w:tc>
          <w:tcPr>
            <w:tcW w:w="72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0.00138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0.00030</w:t>
            </w:r>
          </w:p>
        </w:tc>
        <w:tc>
          <w:tcPr>
            <w:tcW w:w="896"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0.00113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0.00032</w:t>
            </w:r>
          </w:p>
        </w:tc>
        <w:tc>
          <w:tcPr>
            <w:tcW w:w="1183"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0.00159</w:t>
            </w:r>
          </w:p>
        </w:tc>
        <w:tc>
          <w:tcPr>
            <w:tcW w:w="862"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0.00346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մանգան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0.00908</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0.00684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0.00509</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0.00262</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0.00791</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0.00734</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վանադիում</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0.00258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0.00142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0.00371</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0.00195</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0.00420</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0.00731</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կոբալտ</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0.00028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0.00009</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0.00012</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0.00010</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0.00027</w:t>
            </w:r>
          </w:p>
        </w:tc>
        <w:tc>
          <w:tcPr>
            <w:tcW w:w="862"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0.00032</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երկաթ</w:t>
            </w:r>
          </w:p>
        </w:tc>
        <w:tc>
          <w:tcPr>
            <w:tcW w:w="72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0.21455</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0.05805</w:t>
            </w:r>
          </w:p>
        </w:tc>
        <w:tc>
          <w:tcPr>
            <w:tcW w:w="896"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0.14256</w:t>
            </w:r>
          </w:p>
        </w:tc>
        <w:tc>
          <w:tcPr>
            <w:tcW w:w="1043"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0.08638</w:t>
            </w:r>
          </w:p>
        </w:tc>
        <w:tc>
          <w:tcPr>
            <w:tcW w:w="1183"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0.21613</w:t>
            </w:r>
          </w:p>
        </w:tc>
        <w:tc>
          <w:tcPr>
            <w:tcW w:w="862" w:type="dxa"/>
            <w:tcBorders>
              <w:top w:val="single" w:sz="4" w:space="0" w:color="000000"/>
              <w:left w:val="single" w:sz="4" w:space="0" w:color="000000"/>
              <w:bottom w:val="single" w:sz="4" w:space="0" w:color="000000"/>
              <w:right w:val="single" w:sz="4" w:space="0" w:color="000000"/>
            </w:tcBorders>
            <w:shd w:fill="ED8900"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0.5364</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կալցիում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44.34</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24.73</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38.47</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8.83</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50.33</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72.36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մագնեզիում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8.89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3.79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7.52</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2.06</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9.12</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10.17</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բարիում</w:t>
            </w:r>
          </w:p>
        </w:tc>
        <w:tc>
          <w:tcPr>
            <w:tcW w:w="721"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0.04070</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0.01919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0.01773</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0.01518</w:t>
            </w:r>
          </w:p>
        </w:tc>
        <w:tc>
          <w:tcPr>
            <w:tcW w:w="1183"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0.03526</w:t>
            </w:r>
          </w:p>
        </w:tc>
        <w:tc>
          <w:tcPr>
            <w:tcW w:w="862"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0.01919</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բերիլիում</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0.00001</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կալիում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3.64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0.32</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2.25</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1.55</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2.76</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3.17</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նատրիում</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10.10</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5.00</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12.59</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3.06</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24.66</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20.65</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բոր</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0.04969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0.01497</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0.15687</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0.00517</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0.34480</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0.07832</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ալյումին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0.1092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0.0419</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0.0175</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0.0734</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0.1091</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0.0547</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սելեն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0.00153</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0.00012</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0.00066</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0.00031</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0.00063</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0.00116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ծարիր</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0.00028</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0.00003</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0.00014</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0.00008</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0.00014</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0.00016</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անագ</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862"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w:t>
            </w:r>
            <w:r>
              <w:rPr>
                <w:rFonts w:eastAsia="MS Mincho" w:cs="Cambria Math" w:ascii="Cambria Math" w:hAnsi="Cambria Math"/>
                <w:sz w:val="20"/>
                <w:szCs w:val="20"/>
              </w:rPr>
              <w:t>․</w:t>
            </w:r>
            <w:r>
              <w:rPr>
                <w:rFonts w:cs="Calibri" w:ascii="GHEA Grapalat" w:hAnsi="GHEA Grapalat"/>
                <w:sz w:val="20"/>
                <w:szCs w:val="20"/>
              </w:rPr>
              <w:t>00001</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անօրգանական ազոտ</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0.332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0.154</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0.293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0.227</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0.539</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0.424</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ֆոսֆոր</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0.063</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0.024</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0.043</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0.035</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0.051</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0.151</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քլորիդ իոն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4.22</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1.39</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7.54</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1.40</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13.49</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4.58</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սուլֆատ իոն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31.26</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3.58</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30.83</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15.08</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35.76</w:t>
            </w:r>
          </w:p>
        </w:tc>
        <w:tc>
          <w:tcPr>
            <w:tcW w:w="862" w:type="dxa"/>
            <w:tcBorders>
              <w:top w:val="single" w:sz="4" w:space="0" w:color="000000"/>
              <w:left w:val="single" w:sz="4" w:space="0" w:color="000000"/>
              <w:bottom w:val="single" w:sz="4" w:space="0" w:color="000000"/>
              <w:right w:val="single" w:sz="4" w:space="0" w:color="000000"/>
            </w:tcBorders>
            <w:shd w:fill="ED8900"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159.88</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սիլիկատ իոն</w:t>
            </w:r>
          </w:p>
        </w:tc>
        <w:tc>
          <w:tcPr>
            <w:tcW w:w="721"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11.41</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6.13</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8.75</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10.18</w:t>
            </w:r>
          </w:p>
        </w:tc>
        <w:tc>
          <w:tcPr>
            <w:tcW w:w="118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12.30</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14.62</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ԸԼԱ</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218</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105</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204</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55</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269</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355</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Էլեկտրահաղոր</w:t>
              <w:softHyphen/>
              <w:t>դականություն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374</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162</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314</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84</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421</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547</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կոշտություն</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4.140</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2.250</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3.582</w:t>
            </w:r>
          </w:p>
        </w:tc>
        <w:tc>
          <w:tcPr>
            <w:tcW w:w="104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0.839</w:t>
            </w:r>
          </w:p>
        </w:tc>
        <w:tc>
          <w:tcPr>
            <w:tcW w:w="1183"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4.650</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6.539</w:t>
            </w:r>
          </w:p>
        </w:tc>
      </w:tr>
      <w:tr>
        <w:trPr>
          <w:trHeight w:val="329" w:hRule="atLeast"/>
        </w:trPr>
        <w:tc>
          <w:tcPr>
            <w:tcW w:w="2332" w:type="dxa"/>
            <w:tcBorders>
              <w:left w:val="single" w:sz="4" w:space="0" w:color="000000"/>
              <w:bottom w:val="single" w:sz="4" w:space="0" w:color="000000"/>
              <w:right w:val="single" w:sz="4" w:space="0" w:color="000000"/>
            </w:tcBorders>
            <w:vAlign w:val="bottom"/>
          </w:tcPr>
          <w:p>
            <w:pPr>
              <w:pStyle w:val="Normal"/>
              <w:spacing w:lineRule="auto" w:line="240"/>
              <w:ind w:firstLine="72"/>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կախութային չոր նյութեր</w:t>
            </w:r>
          </w:p>
        </w:tc>
        <w:tc>
          <w:tcPr>
            <w:tcW w:w="721"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77" w:type="dxa"/>
            <w:tcBorders>
              <w:bottom w:val="single" w:sz="4" w:space="0" w:color="000000"/>
              <w:right w:val="single" w:sz="4" w:space="0" w:color="000000"/>
            </w:tcBorders>
            <w:vAlign w:val="center"/>
          </w:tcPr>
          <w:p>
            <w:pPr>
              <w:pStyle w:val="Normal"/>
              <w:spacing w:lineRule="auto" w:line="240"/>
              <w:ind w:firstLine="6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16.5</w:t>
            </w:r>
          </w:p>
        </w:tc>
        <w:tc>
          <w:tcPr>
            <w:tcW w:w="896"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297"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0.8</w:t>
            </w:r>
          </w:p>
        </w:tc>
        <w:tc>
          <w:tcPr>
            <w:tcW w:w="896"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299"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13.8</w:t>
            </w:r>
          </w:p>
        </w:tc>
        <w:tc>
          <w:tcPr>
            <w:tcW w:w="1043"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500" w:type="dxa"/>
            <w:tcBorders>
              <w:bottom w:val="single" w:sz="4" w:space="0" w:color="000000"/>
              <w:right w:val="single" w:sz="4" w:space="0" w:color="000000"/>
            </w:tcBorders>
            <w:vAlign w:val="center"/>
          </w:tcPr>
          <w:p>
            <w:pPr>
              <w:pStyle w:val="Normal"/>
              <w:spacing w:lineRule="auto" w:line="240"/>
              <w:ind w:firstLine="6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4.5</w:t>
            </w:r>
          </w:p>
        </w:tc>
        <w:tc>
          <w:tcPr>
            <w:tcW w:w="1183"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631" w:type="dxa"/>
            <w:tcBorders>
              <w:bottom w:val="single" w:sz="4" w:space="0" w:color="000000"/>
              <w:right w:val="single" w:sz="4" w:space="0" w:color="000000"/>
            </w:tcBorders>
            <w:vAlign w:val="center"/>
          </w:tcPr>
          <w:p>
            <w:pPr>
              <w:pStyle w:val="Normal"/>
              <w:spacing w:lineRule="auto" w:line="240"/>
              <w:ind w:firstLine="90" w:left="121" w:right="221"/>
              <w:jc w:val="left"/>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43.5</w:t>
            </w:r>
          </w:p>
        </w:tc>
        <w:tc>
          <w:tcPr>
            <w:tcW w:w="862"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180" w:left="107" w:right="221"/>
              <w:jc w:val="center"/>
              <w:rPr>
                <w:rFonts w:ascii="GHEA Grapalat" w:hAnsi="GHEA Grapalat" w:eastAsia="Times New Roman" w:cs="Calibri"/>
                <w:sz w:val="20"/>
                <w:szCs w:val="20"/>
                <w:lang w:val="hy-AM" w:eastAsia="hy-AM"/>
              </w:rPr>
            </w:pPr>
            <w:r>
              <w:rPr>
                <w:rFonts w:cs="Calibri" w:ascii="GHEA Grapalat" w:hAnsi="GHEA Grapalat"/>
                <w:sz w:val="20"/>
                <w:szCs w:val="20"/>
              </w:rPr>
              <w:t>9.19</w:t>
            </w:r>
          </w:p>
        </w:tc>
      </w:tr>
    </w:tbl>
    <w:p>
      <w:pPr>
        <w:sectPr>
          <w:headerReference w:type="default" r:id="rId34"/>
          <w:headerReference w:type="first" r:id="rId35"/>
          <w:footerReference w:type="default" r:id="rId36"/>
          <w:footerReference w:type="first" r:id="rId37"/>
          <w:footnotePr>
            <w:numFmt w:val="decimal"/>
          </w:footnotePr>
          <w:type w:val="nextPage"/>
          <w:pgSz w:orient="landscape" w:w="16838" w:h="11906"/>
          <w:pgMar w:left="1411" w:right="1411" w:gutter="0" w:header="562" w:top="900" w:footer="1037" w:bottom="1411"/>
          <w:pgNumType w:fmt="decimal"/>
          <w:formProt w:val="false"/>
          <w:textDirection w:val="lrTb"/>
          <w:docGrid w:type="default" w:linePitch="299" w:charSpace="4096"/>
        </w:sectPr>
      </w:pPr>
    </w:p>
    <w:p>
      <w:pPr>
        <w:pStyle w:val="Normal"/>
        <w:rPr>
          <w:rFonts w:ascii="GHEA Grapalat" w:hAnsi="GHEA Grapalat"/>
          <w:sz w:val="24"/>
          <w:szCs w:val="24"/>
          <w:lang w:val="hy-AM"/>
        </w:rPr>
      </w:pPr>
      <w:r>
        <w:rPr>
          <w:rFonts w:ascii="GHEA Grapalat" w:hAnsi="GHEA Grapalat"/>
          <w:sz w:val="24"/>
          <w:szCs w:val="24"/>
          <w:lang w:val="hy-AM"/>
        </w:rPr>
        <w:t>Վեդի գետի ավազան</w:t>
      </w:r>
    </w:p>
    <w:tbl>
      <w:tblPr>
        <w:tblW w:w="9078" w:type="dxa"/>
        <w:jc w:val="left"/>
        <w:tblInd w:w="0" w:type="dxa"/>
        <w:tblLayout w:type="fixed"/>
        <w:tblCellMar>
          <w:top w:w="0" w:type="dxa"/>
          <w:left w:w="108" w:type="dxa"/>
          <w:bottom w:w="0" w:type="dxa"/>
          <w:right w:w="108" w:type="dxa"/>
        </w:tblCellMar>
      </w:tblPr>
      <w:tblGrid>
        <w:gridCol w:w="3463"/>
        <w:gridCol w:w="1115"/>
        <w:gridCol w:w="1619"/>
        <w:gridCol w:w="1177"/>
        <w:gridCol w:w="1704"/>
      </w:tblGrid>
      <w:tr>
        <w:trPr>
          <w:tblHeader w:val="true"/>
          <w:trHeight w:val="300" w:hRule="atLeast"/>
        </w:trPr>
        <w:tc>
          <w:tcPr>
            <w:tcW w:w="3463" w:type="dxa"/>
            <w:vMerge w:val="restart"/>
            <w:tcBorders>
              <w:top w:val="single" w:sz="4" w:space="0" w:color="000000"/>
              <w:left w:val="single" w:sz="4" w:space="0" w:color="000000"/>
              <w:bottom w:val="single" w:sz="4" w:space="0" w:color="000000"/>
              <w:right w:val="single" w:sz="4" w:space="0" w:color="000000"/>
            </w:tcBorders>
            <w:shd w:fill="A6A6A6" w:val="clear"/>
            <w:vAlign w:val="center"/>
          </w:tcPr>
          <w:p>
            <w:pPr>
              <w:pStyle w:val="Normal"/>
              <w:spacing w:lineRule="auto" w:line="240"/>
              <w:ind w:firstLine="60"/>
              <w:jc w:val="center"/>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Ֆիզիկաքիմիական բնութագրիչ</w:t>
            </w:r>
          </w:p>
        </w:tc>
        <w:tc>
          <w:tcPr>
            <w:tcW w:w="2734" w:type="dxa"/>
            <w:gridSpan w:val="2"/>
            <w:tcBorders>
              <w:top w:val="single" w:sz="4" w:space="0" w:color="000000"/>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Վեդի գետ, 0.5 կմ գյ. Ուրցաձորից վերև (80)</w:t>
            </w:r>
          </w:p>
        </w:tc>
        <w:tc>
          <w:tcPr>
            <w:tcW w:w="2881" w:type="dxa"/>
            <w:gridSpan w:val="2"/>
            <w:tcBorders>
              <w:top w:val="single" w:sz="4" w:space="0" w:color="000000"/>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Վեդի գետ, 6 կմ ք. Արարատից ներքև (82)</w:t>
            </w:r>
          </w:p>
        </w:tc>
      </w:tr>
      <w:tr>
        <w:trPr>
          <w:tblHeader w:val="true"/>
          <w:trHeight w:val="300" w:hRule="atLeast"/>
        </w:trPr>
        <w:tc>
          <w:tcPr>
            <w:tcW w:w="34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1115" w:type="dxa"/>
            <w:tcBorders>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Դաս</w:t>
            </w:r>
          </w:p>
        </w:tc>
        <w:tc>
          <w:tcPr>
            <w:tcW w:w="1619" w:type="dxa"/>
            <w:tcBorders>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Կոնց.</w:t>
            </w:r>
          </w:p>
        </w:tc>
        <w:tc>
          <w:tcPr>
            <w:tcW w:w="1177" w:type="dxa"/>
            <w:tcBorders>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Դաս</w:t>
            </w:r>
          </w:p>
        </w:tc>
        <w:tc>
          <w:tcPr>
            <w:tcW w:w="1704" w:type="dxa"/>
            <w:tcBorders>
              <w:bottom w:val="single" w:sz="4" w:space="0" w:color="000000"/>
              <w:right w:val="single" w:sz="4" w:space="0" w:color="000000"/>
            </w:tcBorders>
            <w:shd w:fill="A6A6A6" w:val="clear"/>
            <w:vAlign w:val="bottom"/>
          </w:tcPr>
          <w:p>
            <w:pPr>
              <w:pStyle w:val="Normal"/>
              <w:spacing w:lineRule="auto" w:line="240"/>
              <w:ind w:firstLine="256"/>
              <w:jc w:val="center"/>
              <w:rPr>
                <w:rFonts w:ascii="GHEA Grapalat" w:hAnsi="GHEA Grapalat" w:eastAsia="Times New Roman" w:cs="Calibri"/>
                <w:b/>
                <w:bCs/>
                <w:lang w:val="hy-AM" w:eastAsia="hy-AM"/>
              </w:rPr>
            </w:pPr>
            <w:r>
              <w:rPr>
                <w:rFonts w:eastAsia="Times New Roman" w:cs="Calibri" w:ascii="GHEA Grapalat" w:hAnsi="GHEA Grapalat"/>
                <w:b/>
                <w:bCs/>
                <w:lang w:val="hy-AM" w:eastAsia="hy-AM"/>
              </w:rPr>
              <w:t>Կոնց.</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լուծված թթվածին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8.82</w:t>
            </w:r>
          </w:p>
        </w:tc>
        <w:tc>
          <w:tcPr>
            <w:tcW w:w="117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8.65</w:t>
            </w:r>
          </w:p>
        </w:tc>
      </w:tr>
      <w:tr>
        <w:trPr>
          <w:trHeight w:val="36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ԹԿՊ</w:t>
            </w:r>
            <w:r>
              <w:rPr>
                <w:rFonts w:eastAsia="Times New Roman" w:cs="Calibri" w:ascii="GHEA Grapalat" w:hAnsi="GHEA Grapalat"/>
                <w:b/>
                <w:bCs/>
                <w:color w:val="000000"/>
                <w:vertAlign w:val="subscript"/>
                <w:lang w:val="hy-AM" w:eastAsia="hy-AM"/>
              </w:rPr>
              <w:t>5</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2.37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3.21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ԹՔՊ-Cr</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18</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19</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ամոնիում իոն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0.1345</w:t>
            </w:r>
          </w:p>
        </w:tc>
        <w:tc>
          <w:tcPr>
            <w:tcW w:w="1177" w:type="dxa"/>
            <w:tcBorders>
              <w:top w:val="single" w:sz="4" w:space="0" w:color="000000"/>
              <w:left w:val="single" w:sz="4" w:space="0" w:color="000000"/>
              <w:bottom w:val="single" w:sz="4" w:space="0" w:color="000000"/>
              <w:right w:val="single" w:sz="4" w:space="0" w:color="000000"/>
            </w:tcBorders>
            <w:shd w:fill="E00000"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3.9700</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նիտրիտ իոն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0.0092</w:t>
            </w:r>
          </w:p>
        </w:tc>
        <w:tc>
          <w:tcPr>
            <w:tcW w:w="1177"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0.1193</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նիտրատ իոն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0.089</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0.786</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ֆոսֆատ իոն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0.065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0.214</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ցինկ</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0.00472</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0.00988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պղինձ</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0.00156</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0.00519</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քրոմ</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0.00173</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0.00375</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արսեն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0.00165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0.00247</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կադմիում</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0.00007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0.00007</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կապար</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0.00017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0.00107</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նիկել</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0.00202</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0.00641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մոլիբդեն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0.00112</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0.00193</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մանգան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0.00533</w:t>
            </w:r>
          </w:p>
        </w:tc>
        <w:tc>
          <w:tcPr>
            <w:tcW w:w="1177" w:type="dxa"/>
            <w:tcBorders>
              <w:top w:val="single" w:sz="4" w:space="0" w:color="000000"/>
              <w:left w:val="single" w:sz="4" w:space="0" w:color="000000"/>
              <w:bottom w:val="single" w:sz="4" w:space="0" w:color="000000"/>
              <w:right w:val="single" w:sz="4" w:space="0" w:color="000000"/>
            </w:tcBorders>
            <w:shd w:fill="ED8900"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0.05848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վանադիում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0.00374</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0.00756</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կոբալտ</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0.00024</w:t>
            </w:r>
          </w:p>
        </w:tc>
        <w:tc>
          <w:tcPr>
            <w:tcW w:w="1177"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0.00132</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երկաթ</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0.1981</w:t>
            </w:r>
          </w:p>
        </w:tc>
        <w:tc>
          <w:tcPr>
            <w:tcW w:w="1177" w:type="dxa"/>
            <w:tcBorders>
              <w:top w:val="single" w:sz="4" w:space="0" w:color="000000"/>
              <w:left w:val="single" w:sz="4" w:space="0" w:color="000000"/>
              <w:bottom w:val="single" w:sz="4" w:space="0" w:color="000000"/>
              <w:right w:val="single" w:sz="4" w:space="0" w:color="000000"/>
            </w:tcBorders>
            <w:shd w:fill="E00000"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1.1402</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կալցիում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31.65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41.49</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մագնեզիում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6.85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9.61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բարիում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0.02676</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0.05231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բերիլիում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c>
          <w:tcPr>
            <w:tcW w:w="117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0.00001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կալիում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2.50</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5.02</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նատրիում</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7.35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18.24</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բոր</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0.05708</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0.10108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ալյումին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0.1275</w:t>
            </w:r>
          </w:p>
        </w:tc>
        <w:tc>
          <w:tcPr>
            <w:tcW w:w="1177" w:type="dxa"/>
            <w:tcBorders>
              <w:top w:val="single" w:sz="4" w:space="0" w:color="000000"/>
              <w:left w:val="single" w:sz="4" w:space="0" w:color="000000"/>
              <w:bottom w:val="single" w:sz="4" w:space="0" w:color="000000"/>
              <w:right w:val="single" w:sz="4" w:space="0" w:color="000000"/>
            </w:tcBorders>
            <w:shd w:fill="ED8900"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4</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1.0167</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սելեն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0.00297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0.00098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ծարիր</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0.00010</w:t>
            </w:r>
          </w:p>
        </w:tc>
        <w:tc>
          <w:tcPr>
            <w:tcW w:w="117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0.00019</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անագ</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c>
          <w:tcPr>
            <w:tcW w:w="117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0</w:t>
            </w:r>
            <w:r>
              <w:rPr>
                <w:rFonts w:eastAsia="MS Mincho" w:cs="Cambria Math" w:ascii="Cambria Math" w:hAnsi="Cambria Math"/>
                <w:sz w:val="20"/>
                <w:szCs w:val="20"/>
                <w:lang w:val="hy-AM" w:eastAsia="hy-AM"/>
              </w:rPr>
              <w:t>․</w:t>
            </w:r>
            <w:r>
              <w:rPr>
                <w:rFonts w:eastAsia="Times New Roman" w:cs="Calibri" w:ascii="GHEA Grapalat" w:hAnsi="GHEA Grapalat"/>
                <w:sz w:val="20"/>
                <w:szCs w:val="20"/>
                <w:lang w:val="hy-AM" w:eastAsia="hy-AM"/>
              </w:rPr>
              <w:t>00001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անօրգանական ազոտ</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0.232</w:t>
            </w:r>
          </w:p>
        </w:tc>
        <w:tc>
          <w:tcPr>
            <w:tcW w:w="1177" w:type="dxa"/>
            <w:tcBorders>
              <w:top w:val="single" w:sz="4" w:space="0" w:color="000000"/>
              <w:left w:val="single" w:sz="4" w:space="0" w:color="000000"/>
              <w:bottom w:val="single" w:sz="4" w:space="0" w:color="000000"/>
              <w:right w:val="single" w:sz="4" w:space="0" w:color="000000"/>
            </w:tcBorders>
            <w:shd w:fill="FAF503"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3</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4.875</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ֆոսֆոր</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0.055</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0.194</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քլորիդ իոն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2.07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13.78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սուլֆատ իոն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17.07</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57.21</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սիլիկատ իոն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12.76</w:t>
            </w:r>
          </w:p>
        </w:tc>
        <w:tc>
          <w:tcPr>
            <w:tcW w:w="1177"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10.72</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ԸԼԱ</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160</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225</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էլեկտրահաղորդականություն</w:t>
            </w:r>
          </w:p>
        </w:tc>
        <w:tc>
          <w:tcPr>
            <w:tcW w:w="1115"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240</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362</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կոշտություն</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2.980</w:t>
            </w:r>
          </w:p>
        </w:tc>
        <w:tc>
          <w:tcPr>
            <w:tcW w:w="1177"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3.938</w:t>
            </w:r>
          </w:p>
        </w:tc>
      </w:tr>
      <w:tr>
        <w:trPr>
          <w:trHeight w:val="300" w:hRule="atLeast"/>
        </w:trPr>
        <w:tc>
          <w:tcPr>
            <w:tcW w:w="346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կախութային չոր նյութեր</w:t>
            </w:r>
          </w:p>
        </w:tc>
        <w:tc>
          <w:tcPr>
            <w:tcW w:w="1115"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619"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20.6</w:t>
            </w:r>
          </w:p>
        </w:tc>
        <w:tc>
          <w:tcPr>
            <w:tcW w:w="1177" w:type="dxa"/>
            <w:tcBorders>
              <w:top w:val="single" w:sz="4" w:space="0" w:color="000000"/>
              <w:left w:val="single" w:sz="4" w:space="0" w:color="000000"/>
              <w:bottom w:val="single" w:sz="4" w:space="0" w:color="000000"/>
              <w:right w:val="single" w:sz="4" w:space="0" w:color="000000"/>
            </w:tcBorders>
            <w:shd w:fill="E00000" w:val="clear"/>
            <w:vAlign w:val="center"/>
          </w:tcPr>
          <w:p>
            <w:pPr>
              <w:pStyle w:val="Normal"/>
              <w:spacing w:lineRule="auto" w:line="240"/>
              <w:ind w:firstLine="25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5</w:t>
            </w:r>
          </w:p>
        </w:tc>
        <w:tc>
          <w:tcPr>
            <w:tcW w:w="1704" w:type="dxa"/>
            <w:tcBorders>
              <w:bottom w:val="single" w:sz="4" w:space="0" w:color="000000"/>
              <w:right w:val="single" w:sz="4" w:space="0" w:color="000000"/>
            </w:tcBorders>
            <w:vAlign w:val="center"/>
          </w:tcPr>
          <w:p>
            <w:pPr>
              <w:pStyle w:val="Normal"/>
              <w:spacing w:lineRule="auto" w:line="240"/>
              <w:ind w:firstLine="256"/>
              <w:jc w:val="center"/>
              <w:rPr>
                <w:rFonts w:ascii="GHEA Grapalat" w:hAnsi="GHEA Grapalat" w:eastAsia="Times New Roman" w:cs="Calibri"/>
                <w:lang w:val="hy-AM" w:eastAsia="hy-AM"/>
              </w:rPr>
            </w:pPr>
            <w:r>
              <w:rPr>
                <w:rFonts w:eastAsia="Times New Roman" w:cs="Calibri" w:ascii="GHEA Grapalat" w:hAnsi="GHEA Grapalat"/>
                <w:lang w:val="hy-AM" w:eastAsia="hy-AM"/>
              </w:rPr>
              <w:t>355.0</w:t>
            </w:r>
          </w:p>
        </w:tc>
      </w:tr>
    </w:tbl>
    <w:p>
      <w:pPr>
        <w:pStyle w:val="Normal"/>
        <w:rPr>
          <w:rFonts w:ascii="GHEA Grapalat" w:hAnsi="GHEA Grapalat" w:cs="Arial"/>
          <w:sz w:val="24"/>
          <w:szCs w:val="24"/>
          <w:lang w:val="hy-AM"/>
        </w:rPr>
      </w:pPr>
      <w:r>
        <w:rPr>
          <w:rFonts w:cs="Arial" w:ascii="GHEA Grapalat" w:hAnsi="GHEA Grapalat"/>
          <w:sz w:val="24"/>
          <w:szCs w:val="24"/>
          <w:lang w:val="hy-AM"/>
        </w:rPr>
        <w:t>Ջրամբարներ</w:t>
      </w:r>
    </w:p>
    <w:tbl>
      <w:tblPr>
        <w:tblW w:w="6745" w:type="dxa"/>
        <w:jc w:val="left"/>
        <w:tblInd w:w="0" w:type="dxa"/>
        <w:tblLayout w:type="fixed"/>
        <w:tblCellMar>
          <w:top w:w="0" w:type="dxa"/>
          <w:left w:w="108" w:type="dxa"/>
          <w:bottom w:w="0" w:type="dxa"/>
          <w:right w:w="108" w:type="dxa"/>
        </w:tblCellMar>
      </w:tblPr>
      <w:tblGrid>
        <w:gridCol w:w="2953"/>
        <w:gridCol w:w="859"/>
        <w:gridCol w:w="1036"/>
        <w:gridCol w:w="860"/>
        <w:gridCol w:w="1037"/>
      </w:tblGrid>
      <w:tr>
        <w:trPr>
          <w:trHeight w:val="360" w:hRule="atLeast"/>
        </w:trPr>
        <w:tc>
          <w:tcPr>
            <w:tcW w:w="2953" w:type="dxa"/>
            <w:vMerge w:val="restart"/>
            <w:tcBorders>
              <w:top w:val="single" w:sz="4" w:space="0" w:color="000000"/>
              <w:left w:val="single" w:sz="4" w:space="0" w:color="000000"/>
              <w:bottom w:val="single" w:sz="4" w:space="0" w:color="000000"/>
              <w:right w:val="single" w:sz="4" w:space="0" w:color="000000"/>
            </w:tcBorders>
            <w:shd w:fill="A6A6A6" w:val="clear"/>
            <w:vAlign w:val="center"/>
          </w:tcPr>
          <w:p>
            <w:pPr>
              <w:pStyle w:val="Normal"/>
              <w:spacing w:lineRule="auto" w:line="240"/>
              <w:ind w:firstLine="60"/>
              <w:jc w:val="center"/>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Ֆիզիկաքիմիական բնութագրիչ</w:t>
            </w:r>
          </w:p>
        </w:tc>
        <w:tc>
          <w:tcPr>
            <w:tcW w:w="1895" w:type="dxa"/>
            <w:gridSpan w:val="2"/>
            <w:tcBorders>
              <w:top w:val="single" w:sz="4" w:space="0" w:color="000000"/>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24"/>
                <w:szCs w:val="24"/>
                <w:lang w:val="hy-AM" w:eastAsia="hy-AM"/>
              </w:rPr>
            </w:pPr>
            <w:r>
              <w:rPr>
                <w:rFonts w:eastAsia="Times New Roman" w:cs="Calibri" w:ascii="GHEA Grapalat" w:hAnsi="GHEA Grapalat"/>
                <w:b/>
                <w:bCs/>
                <w:color w:val="000000"/>
                <w:sz w:val="24"/>
                <w:szCs w:val="24"/>
                <w:lang w:val="hy-AM" w:eastAsia="hy-AM"/>
              </w:rPr>
              <w:t>Ազատի ջրամբար Դիտակետ N113, ամբարտակի մոտ</w:t>
            </w:r>
          </w:p>
        </w:tc>
        <w:tc>
          <w:tcPr>
            <w:tcW w:w="1897" w:type="dxa"/>
            <w:gridSpan w:val="2"/>
            <w:tcBorders>
              <w:top w:val="single" w:sz="4" w:space="0" w:color="000000"/>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24"/>
                <w:szCs w:val="24"/>
                <w:lang w:val="hy-AM" w:eastAsia="hy-AM"/>
              </w:rPr>
            </w:pPr>
            <w:r>
              <w:rPr>
                <w:rFonts w:eastAsia="Times New Roman" w:cs="Calibri" w:ascii="GHEA Grapalat" w:hAnsi="GHEA Grapalat"/>
                <w:b/>
                <w:bCs/>
                <w:color w:val="000000"/>
                <w:sz w:val="24"/>
                <w:szCs w:val="24"/>
                <w:lang w:val="hy-AM" w:eastAsia="hy-AM"/>
              </w:rPr>
              <w:t xml:space="preserve">Կեչուտի ջրամբար Դիտակետ N114, ամբարտակի մոտ </w:t>
            </w:r>
          </w:p>
        </w:tc>
      </w:tr>
      <w:tr>
        <w:trPr>
          <w:trHeight w:val="255" w:hRule="atLeast"/>
        </w:trPr>
        <w:tc>
          <w:tcPr>
            <w:tcW w:w="295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rPr/>
            </w:pPr>
            <w:r>
              <w:rPr/>
            </w:r>
          </w:p>
        </w:tc>
        <w:tc>
          <w:tcPr>
            <w:tcW w:w="859" w:type="dxa"/>
            <w:tcBorders>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036" w:type="dxa"/>
            <w:tcBorders>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c>
          <w:tcPr>
            <w:tcW w:w="860" w:type="dxa"/>
            <w:tcBorders>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Դաս</w:t>
            </w:r>
          </w:p>
        </w:tc>
        <w:tc>
          <w:tcPr>
            <w:tcW w:w="1037" w:type="dxa"/>
            <w:tcBorders>
              <w:bottom w:val="single" w:sz="4" w:space="0" w:color="000000"/>
              <w:right w:val="single" w:sz="4" w:space="0" w:color="000000"/>
            </w:tcBorders>
            <w:shd w:fill="A6A6A6" w:val="clear"/>
            <w:vAlign w:val="bottom"/>
          </w:tcPr>
          <w:p>
            <w:pPr>
              <w:pStyle w:val="Normal"/>
              <w:spacing w:lineRule="auto" w:line="240"/>
              <w:ind w:firstLine="406"/>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Կոնց.</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լուծված թթվածին</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9.25</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9.25</w:t>
            </w:r>
          </w:p>
        </w:tc>
      </w:tr>
      <w:tr>
        <w:trPr>
          <w:trHeight w:val="36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ԹԿՊ</w:t>
            </w:r>
            <w:r>
              <w:rPr>
                <w:rFonts w:eastAsia="Times New Roman" w:cs="Calibri" w:ascii="GHEA Grapalat" w:hAnsi="GHEA Grapalat"/>
                <w:b/>
                <w:bCs/>
                <w:color w:val="000000"/>
                <w:vertAlign w:val="subscript"/>
                <w:lang w:val="hy-AM" w:eastAsia="hy-AM"/>
              </w:rPr>
              <w:t>5</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2.90</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2.15</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ԹՔՊ-Cr</w:t>
            </w:r>
          </w:p>
        </w:tc>
        <w:tc>
          <w:tcPr>
            <w:tcW w:w="85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15</w:t>
            </w:r>
          </w:p>
        </w:tc>
        <w:tc>
          <w:tcPr>
            <w:tcW w:w="860"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16</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ամոնիում իոն</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0.195</w:t>
            </w:r>
          </w:p>
        </w:tc>
        <w:tc>
          <w:tcPr>
            <w:tcW w:w="860"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0.219</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նիտրիտ իոն</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0.007</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0.009</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նիտրատ իոն</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0.090</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0.201</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ֆոսֆատ իոն</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0.036</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0.050</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անօրգանական ազոտ</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0.292</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0.429</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ընդհանուր ֆոսֆոր</w:t>
            </w:r>
          </w:p>
        </w:tc>
        <w:tc>
          <w:tcPr>
            <w:tcW w:w="859"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0.038</w:t>
            </w:r>
          </w:p>
        </w:tc>
        <w:tc>
          <w:tcPr>
            <w:tcW w:w="860" w:type="dxa"/>
            <w:tcBorders>
              <w:top w:val="single" w:sz="4" w:space="0" w:color="000000"/>
              <w:left w:val="single" w:sz="4" w:space="0" w:color="000000"/>
              <w:bottom w:val="single" w:sz="4" w:space="0" w:color="000000"/>
              <w:right w:val="single" w:sz="4" w:space="0" w:color="000000"/>
            </w:tcBorders>
            <w:shd w:fill="0570FF"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1</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0.052</w:t>
            </w:r>
          </w:p>
        </w:tc>
      </w:tr>
      <w:tr>
        <w:trPr>
          <w:trHeight w:val="300" w:hRule="atLeast"/>
        </w:trPr>
        <w:tc>
          <w:tcPr>
            <w:tcW w:w="2953" w:type="dxa"/>
            <w:tcBorders>
              <w:left w:val="single" w:sz="4" w:space="0" w:color="000000"/>
              <w:bottom w:val="single" w:sz="4" w:space="0" w:color="000000"/>
              <w:right w:val="single" w:sz="4" w:space="0" w:color="000000"/>
            </w:tcBorders>
            <w:vAlign w:val="bottom"/>
          </w:tcPr>
          <w:p>
            <w:pPr>
              <w:pStyle w:val="Normal"/>
              <w:spacing w:lineRule="auto" w:line="240"/>
              <w:ind w:firstLine="60"/>
              <w:jc w:val="left"/>
              <w:rPr>
                <w:rFonts w:ascii="GHEA Grapalat" w:hAnsi="GHEA Grapalat" w:eastAsia="Times New Roman" w:cs="Calibri"/>
                <w:b/>
                <w:bCs/>
                <w:color w:val="000000"/>
                <w:lang w:val="hy-AM" w:eastAsia="hy-AM"/>
              </w:rPr>
            </w:pPr>
            <w:r>
              <w:rPr>
                <w:rFonts w:eastAsia="Times New Roman" w:cs="Calibri" w:ascii="GHEA Grapalat" w:hAnsi="GHEA Grapalat"/>
                <w:b/>
                <w:bCs/>
                <w:color w:val="000000"/>
                <w:lang w:val="hy-AM" w:eastAsia="hy-AM"/>
              </w:rPr>
              <w:t>կախութային չոր նյութեր</w:t>
            </w:r>
          </w:p>
        </w:tc>
        <w:tc>
          <w:tcPr>
            <w:tcW w:w="859"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36"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20.0</w:t>
            </w:r>
          </w:p>
        </w:tc>
        <w:tc>
          <w:tcPr>
            <w:tcW w:w="860" w:type="dxa"/>
            <w:tcBorders>
              <w:top w:val="single" w:sz="4" w:space="0" w:color="000000"/>
              <w:left w:val="single" w:sz="4" w:space="0" w:color="000000"/>
              <w:bottom w:val="single" w:sz="4" w:space="0" w:color="000000"/>
              <w:right w:val="single" w:sz="4" w:space="0" w:color="000000"/>
            </w:tcBorders>
            <w:shd w:fill="00C728" w:val="clear"/>
            <w:vAlign w:val="center"/>
          </w:tcPr>
          <w:p>
            <w:pPr>
              <w:pStyle w:val="Normal"/>
              <w:spacing w:lineRule="auto" w:line="240"/>
              <w:ind w:firstLine="406"/>
              <w:jc w:val="center"/>
              <w:rPr>
                <w:rFonts w:ascii="GHEA Grapalat" w:hAnsi="GHEA Grapalat" w:eastAsia="Times New Roman" w:cs="Calibri"/>
                <w:sz w:val="20"/>
                <w:szCs w:val="20"/>
                <w:lang w:val="hy-AM" w:eastAsia="hy-AM"/>
              </w:rPr>
            </w:pPr>
            <w:r>
              <w:rPr>
                <w:rFonts w:eastAsia="Times New Roman" w:cs="Calibri" w:ascii="GHEA Grapalat" w:hAnsi="GHEA Grapalat"/>
                <w:sz w:val="20"/>
                <w:szCs w:val="20"/>
                <w:lang w:val="hy-AM" w:eastAsia="hy-AM"/>
              </w:rPr>
              <w:t>2</w:t>
            </w:r>
          </w:p>
        </w:tc>
        <w:tc>
          <w:tcPr>
            <w:tcW w:w="1037" w:type="dxa"/>
            <w:tcBorders>
              <w:bottom w:val="single" w:sz="4" w:space="0" w:color="000000"/>
              <w:right w:val="single" w:sz="4" w:space="0" w:color="000000"/>
            </w:tcBorders>
            <w:vAlign w:val="center"/>
          </w:tcPr>
          <w:p>
            <w:pPr>
              <w:pStyle w:val="Normal"/>
              <w:spacing w:lineRule="auto" w:line="240"/>
              <w:ind w:firstLine="406"/>
              <w:jc w:val="center"/>
              <w:rPr>
                <w:rFonts w:ascii="GHEA Grapalat" w:hAnsi="GHEA Grapalat" w:eastAsia="Times New Roman" w:cs="Calibri"/>
                <w:lang w:val="hy-AM" w:eastAsia="hy-AM"/>
              </w:rPr>
            </w:pPr>
            <w:r>
              <w:rPr>
                <w:rFonts w:eastAsia="Times New Roman" w:cs="Calibri" w:ascii="GHEA Grapalat" w:hAnsi="GHEA Grapalat"/>
                <w:lang w:val="hy-AM" w:eastAsia="hy-AM"/>
              </w:rPr>
              <w:t>8.4</w:t>
            </w:r>
          </w:p>
        </w:tc>
      </w:tr>
    </w:tbl>
    <w:p>
      <w:pPr>
        <w:pStyle w:val="Normal"/>
        <w:rPr>
          <w:rFonts w:ascii="GHEA Grapalat" w:hAnsi="GHEA Grapalat"/>
          <w:lang w:val="hy-AM" w:eastAsia="fr-FR"/>
        </w:rPr>
      </w:pPr>
      <w:r>
        <w:rPr>
          <w:rFonts w:ascii="GHEA Grapalat" w:hAnsi="GHEA Grapalat"/>
          <w:lang w:val="hy-AM" w:eastAsia="fr-FR"/>
        </w:rPr>
      </w:r>
    </w:p>
    <w:p>
      <w:p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p>
    <w:p>
      <w:pPr>
        <w:pStyle w:val="Caption"/>
        <w:numPr>
          <w:ilvl w:val="0"/>
          <w:numId w:val="0"/>
        </w:numPr>
        <w:ind w:hanging="0"/>
        <w:outlineLvl w:val="0"/>
        <w:rPr>
          <w:rFonts w:ascii="GHEA Grapalat" w:hAnsi="GHEA Grapalat"/>
          <w:sz w:val="20"/>
          <w:lang w:val="hy-AM"/>
        </w:rPr>
      </w:pPr>
      <w:bookmarkStart w:id="147" w:name="_Toc180589695"/>
      <w:bookmarkStart w:id="148" w:name="_Ref180079848"/>
      <w:r>
        <w:rPr>
          <w:rFonts w:ascii="GHEA Grapalat" w:hAnsi="GHEA Grapalat"/>
          <w:szCs w:val="22"/>
          <w:lang w:val="hy-AM"/>
        </w:rPr>
        <w:t xml:space="preserve">Հավելված </w:t>
      </w:r>
      <w:r>
        <w:rPr>
          <w:rFonts w:ascii="GHEA Grapalat" w:hAnsi="GHEA Grapalat"/>
          <w:szCs w:val="22"/>
        </w:rPr>
        <w:fldChar w:fldCharType="begin"/>
      </w:r>
      <w:r>
        <w:rPr>
          <w:szCs w:val="22"/>
          <w:rFonts w:ascii="GHEA Grapalat" w:hAnsi="GHEA Grapalat"/>
        </w:rPr>
        <w:instrText xml:space="preserve"> SEQ Հավելված \* ARABIC </w:instrText>
      </w:r>
      <w:r>
        <w:rPr>
          <w:szCs w:val="22"/>
          <w:rFonts w:ascii="GHEA Grapalat" w:hAnsi="GHEA Grapalat"/>
        </w:rPr>
        <w:fldChar w:fldCharType="separate"/>
      </w:r>
      <w:r>
        <w:rPr>
          <w:szCs w:val="22"/>
          <w:rFonts w:ascii="GHEA Grapalat" w:hAnsi="GHEA Grapalat"/>
        </w:rPr>
        <w:t>5</w:t>
      </w:r>
      <w:r>
        <w:rPr>
          <w:szCs w:val="22"/>
          <w:rFonts w:ascii="GHEA Grapalat" w:hAnsi="GHEA Grapalat"/>
        </w:rPr>
        <w:fldChar w:fldCharType="end"/>
      </w:r>
      <w:bookmarkEnd w:id="148"/>
      <w:r>
        <w:rPr>
          <w:rFonts w:cs="Cambria Math" w:ascii="Cambria Math" w:hAnsi="Cambria Math"/>
          <w:szCs w:val="22"/>
          <w:lang w:val="hy-AM"/>
        </w:rPr>
        <w:t>․</w:t>
      </w:r>
      <w:r>
        <w:rPr>
          <w:rFonts w:ascii="GHEA Grapalat" w:hAnsi="GHEA Grapalat"/>
          <w:szCs w:val="22"/>
          <w:lang w:val="hy-AM"/>
        </w:rPr>
        <w:t xml:space="preserve"> Ջրային մարմինների ջրի որակի կարգավիճակը ըստ հիդրոկենսաբանական ցուցանիշների</w:t>
      </w:r>
      <w:bookmarkEnd w:id="147"/>
    </w:p>
    <w:p>
      <w:pPr>
        <w:pStyle w:val="Normal"/>
        <w:spacing w:before="120" w:after="0"/>
        <w:ind w:firstLine="288"/>
        <w:rPr>
          <w:rFonts w:ascii="GHEA Grapalat" w:hAnsi="GHEA Grapalat"/>
          <w:lang w:val="hy-AM"/>
        </w:rPr>
      </w:pPr>
      <w:r>
        <w:rPr>
          <w:rFonts w:ascii="GHEA Grapalat" w:hAnsi="GHEA Grapalat"/>
          <w:lang w:val="hy-AM"/>
        </w:rPr>
      </w:r>
    </w:p>
    <w:tbl>
      <w:tblPr>
        <w:tblW w:w="8959" w:type="dxa"/>
        <w:jc w:val="center"/>
        <w:tblInd w:w="0" w:type="dxa"/>
        <w:tblLayout w:type="fixed"/>
        <w:tblCellMar>
          <w:top w:w="0" w:type="dxa"/>
          <w:left w:w="108" w:type="dxa"/>
          <w:bottom w:w="0" w:type="dxa"/>
          <w:right w:w="108" w:type="dxa"/>
        </w:tblCellMar>
      </w:tblPr>
      <w:tblGrid>
        <w:gridCol w:w="2272"/>
        <w:gridCol w:w="2821"/>
        <w:gridCol w:w="1564"/>
        <w:gridCol w:w="2302"/>
      </w:tblGrid>
      <w:tr>
        <w:trPr>
          <w:tblHeader w:val="true"/>
          <w:trHeight w:val="615"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Ջրային ռեսուրսի անվանումը (ջրի որակի մոնիթորինգի դիտակետի համարը)</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Տեղադիրքը</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Ջրային մարմնի համարը</w:t>
            </w:r>
          </w:p>
        </w:tc>
        <w:tc>
          <w:tcPr>
            <w:tcW w:w="2302" w:type="dxa"/>
            <w:tcBorders>
              <w:top w:val="single" w:sz="4" w:space="0" w:color="000000"/>
              <w:left w:val="single" w:sz="4" w:space="0" w:color="000000"/>
              <w:bottom w:val="single" w:sz="4" w:space="0" w:color="000000"/>
              <w:right w:val="single" w:sz="4" w:space="0" w:color="000000"/>
            </w:tcBorders>
          </w:tcPr>
          <w:p>
            <w:pPr>
              <w:pStyle w:val="Normal"/>
              <w:spacing w:lineRule="auto" w:line="240"/>
              <w:ind w:firstLine="126"/>
              <w:jc w:val="center"/>
              <w:rPr>
                <w:rFonts w:ascii="GHEA Grapalat" w:hAnsi="GHEA Grapalat" w:eastAsia="Times New Roman" w:cs="Calibri"/>
                <w:b/>
                <w:bCs/>
                <w:color w:val="000000"/>
                <w:sz w:val="18"/>
                <w:szCs w:val="18"/>
                <w:lang w:val="hy-AM" w:eastAsia="hy-AM"/>
              </w:rPr>
            </w:pPr>
            <w:r>
              <w:rPr>
                <w:rFonts w:eastAsia="Times New Roman" w:cs="Calibri" w:ascii="GHEA Grapalat" w:hAnsi="GHEA Grapalat"/>
                <w:b/>
                <w:bCs/>
                <w:color w:val="000000"/>
                <w:sz w:val="18"/>
                <w:szCs w:val="18"/>
                <w:lang w:val="hy-AM" w:eastAsia="hy-AM"/>
              </w:rPr>
              <w:t>Ջրի հիդրոկնսաբանական որակի դասը</w:t>
            </w:r>
          </w:p>
        </w:tc>
      </w:tr>
      <w:tr>
        <w:trPr>
          <w:trHeight w:val="322"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Դարբ գետ (348)</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Ակունք</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5 - 046</w:t>
            </w:r>
          </w:p>
        </w:tc>
        <w:tc>
          <w:tcPr>
            <w:tcW w:w="2302" w:type="dxa"/>
            <w:tcBorders>
              <w:top w:val="single" w:sz="4" w:space="0" w:color="000000"/>
              <w:left w:val="single" w:sz="4" w:space="0" w:color="000000"/>
              <w:bottom w:val="single" w:sz="4" w:space="0" w:color="000000"/>
              <w:right w:val="single" w:sz="4" w:space="0" w:color="000000"/>
            </w:tcBorders>
            <w:shd w:fill="227ACB"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Գերազանց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w:t>
            </w:r>
            <w:r>
              <w:rPr>
                <w:rFonts w:eastAsia="Times New Roman" w:cs="Calibri" w:ascii="GHEA Grapalat" w:hAnsi="GHEA Grapalat"/>
                <w:color w:val="000000"/>
                <w:sz w:val="18"/>
                <w:szCs w:val="18"/>
                <w:lang w:val="ru-RU" w:eastAsia="hy-AM"/>
              </w:rPr>
              <w:t>)</w:t>
            </w:r>
          </w:p>
        </w:tc>
      </w:tr>
      <w:tr>
        <w:trPr>
          <w:trHeight w:val="436"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Դարբ գետ (349)</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Գետաբերան</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5 - 046</w:t>
            </w:r>
          </w:p>
        </w:tc>
        <w:tc>
          <w:tcPr>
            <w:tcW w:w="2302" w:type="dxa"/>
            <w:tcBorders>
              <w:top w:val="single" w:sz="4" w:space="0" w:color="000000"/>
              <w:left w:val="single" w:sz="4" w:space="0" w:color="000000"/>
              <w:bottom w:val="single" w:sz="4" w:space="0" w:color="000000"/>
              <w:right w:val="single" w:sz="4" w:space="0" w:color="000000"/>
            </w:tcBorders>
            <w:shd w:fill="92D05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r>
      <w:tr>
        <w:trPr>
          <w:trHeight w:val="315"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Հերհեր գետ (350)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Ակունք</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5 - 048</w:t>
            </w:r>
          </w:p>
        </w:tc>
        <w:tc>
          <w:tcPr>
            <w:tcW w:w="2302" w:type="dxa"/>
            <w:tcBorders>
              <w:top w:val="single" w:sz="4" w:space="0" w:color="000000"/>
              <w:left w:val="single" w:sz="4" w:space="0" w:color="000000"/>
              <w:bottom w:val="single" w:sz="4" w:space="0" w:color="000000"/>
              <w:right w:val="single" w:sz="4" w:space="0" w:color="000000"/>
            </w:tcBorders>
            <w:shd w:fill="92D05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r>
      <w:tr>
        <w:trPr>
          <w:trHeight w:val="336"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Հերհեր գետ (351)</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Գետաբերան</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ՋՄ 5 - 051</w:t>
            </w:r>
          </w:p>
        </w:tc>
        <w:tc>
          <w:tcPr>
            <w:tcW w:w="2302" w:type="dxa"/>
            <w:tcBorders>
              <w:top w:val="single" w:sz="4" w:space="0" w:color="000000"/>
              <w:left w:val="single" w:sz="4" w:space="0" w:color="000000"/>
              <w:bottom w:val="single" w:sz="4" w:space="0" w:color="000000"/>
              <w:right w:val="single" w:sz="4" w:space="0" w:color="000000"/>
            </w:tcBorders>
            <w:shd w:fill="227ACB"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Գերազանց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w:t>
            </w:r>
            <w:r>
              <w:rPr>
                <w:rFonts w:eastAsia="Times New Roman" w:cs="Calibri" w:ascii="GHEA Grapalat" w:hAnsi="GHEA Grapalat"/>
                <w:color w:val="000000"/>
                <w:sz w:val="18"/>
                <w:szCs w:val="18"/>
                <w:lang w:val="ru-RU" w:eastAsia="hy-AM"/>
              </w:rPr>
              <w:t>)</w:t>
            </w:r>
          </w:p>
        </w:tc>
      </w:tr>
      <w:tr>
        <w:trPr>
          <w:trHeight w:val="412"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(83)</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0.5 կմ ք. Ջերմուկից վերև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5 - 038</w:t>
            </w:r>
          </w:p>
        </w:tc>
        <w:tc>
          <w:tcPr>
            <w:tcW w:w="2302" w:type="dxa"/>
            <w:tcBorders>
              <w:top w:val="single" w:sz="4" w:space="0" w:color="000000"/>
              <w:left w:val="single" w:sz="4" w:space="0" w:color="000000"/>
              <w:bottom w:val="single" w:sz="4" w:space="0" w:color="000000"/>
              <w:right w:val="single" w:sz="4" w:space="0" w:color="000000"/>
            </w:tcBorders>
            <w:shd w:fill="9BBB59"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Գերազանց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w:t>
            </w:r>
            <w:r>
              <w:rPr>
                <w:rFonts w:eastAsia="Times New Roman" w:cs="Calibri" w:ascii="GHEA Grapalat" w:hAnsi="GHEA Grapalat"/>
                <w:color w:val="000000"/>
                <w:sz w:val="18"/>
                <w:szCs w:val="18"/>
                <w:lang w:val="ru-RU" w:eastAsia="hy-AM"/>
              </w:rPr>
              <w:t>)</w:t>
            </w:r>
          </w:p>
        </w:tc>
      </w:tr>
      <w:tr>
        <w:trPr>
          <w:trHeight w:val="350"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(85)</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0.5 կմ ք. Վայքից ներքև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5 - 059</w:t>
            </w:r>
          </w:p>
        </w:tc>
        <w:tc>
          <w:tcPr>
            <w:tcW w:w="2302" w:type="dxa"/>
            <w:tcBorders>
              <w:top w:val="single" w:sz="4" w:space="0" w:color="000000"/>
              <w:left w:val="single" w:sz="4" w:space="0" w:color="000000"/>
              <w:bottom w:val="single" w:sz="4" w:space="0" w:color="000000"/>
              <w:right w:val="single" w:sz="4" w:space="0" w:color="000000"/>
            </w:tcBorders>
            <w:shd w:fill="92D05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r>
      <w:tr>
        <w:trPr>
          <w:trHeight w:val="615"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(86)</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0.5 կմ ք. Եղեգնաձորից վերև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5 - 061</w:t>
            </w:r>
          </w:p>
        </w:tc>
        <w:tc>
          <w:tcPr>
            <w:tcW w:w="2302" w:type="dxa"/>
            <w:tcBorders>
              <w:top w:val="single" w:sz="4" w:space="0" w:color="000000"/>
              <w:left w:val="single" w:sz="4" w:space="0" w:color="000000"/>
              <w:bottom w:val="single" w:sz="4" w:space="0" w:color="000000"/>
              <w:right w:val="single" w:sz="4" w:space="0" w:color="000000"/>
            </w:tcBorders>
            <w:shd w:fill="92D05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r>
      <w:tr>
        <w:trPr>
          <w:trHeight w:val="222"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Արփա գետ (87)</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0.5 կմ գյ. Արենիից ներքև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5 - 070</w:t>
            </w:r>
          </w:p>
        </w:tc>
        <w:tc>
          <w:tcPr>
            <w:tcW w:w="2302" w:type="dxa"/>
            <w:tcBorders>
              <w:top w:val="single" w:sz="4" w:space="0" w:color="000000"/>
              <w:left w:val="single" w:sz="4" w:space="0" w:color="000000"/>
              <w:bottom w:val="single" w:sz="4" w:space="0" w:color="000000"/>
              <w:right w:val="single" w:sz="4" w:space="0" w:color="000000"/>
            </w:tcBorders>
            <w:shd w:fill="FFFF0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Միջակ (III)</w:t>
            </w:r>
          </w:p>
        </w:tc>
      </w:tr>
      <w:tr>
        <w:trPr>
          <w:trHeight w:val="368"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Եղեգիս գետ (352)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գյ. Գետիկվանքից վերև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5 - 065</w:t>
            </w:r>
          </w:p>
        </w:tc>
        <w:tc>
          <w:tcPr>
            <w:tcW w:w="2302" w:type="dxa"/>
            <w:tcBorders>
              <w:top w:val="single" w:sz="4" w:space="0" w:color="000000"/>
              <w:left w:val="single" w:sz="4" w:space="0" w:color="000000"/>
              <w:bottom w:val="single" w:sz="4" w:space="0" w:color="000000"/>
              <w:right w:val="single" w:sz="4" w:space="0" w:color="000000"/>
            </w:tcBorders>
            <w:shd w:fill="227ACB"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Գերազանց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w:t>
            </w:r>
            <w:r>
              <w:rPr>
                <w:rFonts w:eastAsia="Times New Roman" w:cs="Calibri" w:ascii="GHEA Grapalat" w:hAnsi="GHEA Grapalat"/>
                <w:color w:val="000000"/>
                <w:sz w:val="18"/>
                <w:szCs w:val="18"/>
                <w:lang w:val="ru-RU" w:eastAsia="hy-AM"/>
              </w:rPr>
              <w:t>)</w:t>
            </w:r>
          </w:p>
        </w:tc>
      </w:tr>
      <w:tr>
        <w:trPr>
          <w:trHeight w:val="416" w:hRule="atLeast"/>
        </w:trPr>
        <w:tc>
          <w:tcPr>
            <w:tcW w:w="227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Եղեգիս գետ (88)</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firstLine="22"/>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0.5 կմ գյ. Շատինից ներքև</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ind w:hanging="0"/>
              <w:jc w:val="left"/>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ՌՋՄ 5 - 065</w:t>
            </w:r>
          </w:p>
        </w:tc>
        <w:tc>
          <w:tcPr>
            <w:tcW w:w="2302" w:type="dxa"/>
            <w:tcBorders>
              <w:top w:val="single" w:sz="4" w:space="0" w:color="000000"/>
              <w:left w:val="single" w:sz="4" w:space="0" w:color="000000"/>
              <w:bottom w:val="single" w:sz="4" w:space="0" w:color="000000"/>
              <w:right w:val="single" w:sz="4" w:space="0" w:color="000000"/>
            </w:tcBorders>
            <w:shd w:fill="92D050" w:val="clear"/>
            <w:vAlign w:val="center"/>
          </w:tcPr>
          <w:p>
            <w:pPr>
              <w:pStyle w:val="Normal"/>
              <w:spacing w:lineRule="auto" w:line="240"/>
              <w:ind w:firstLine="126"/>
              <w:jc w:val="center"/>
              <w:rPr>
                <w:rFonts w:ascii="GHEA Grapalat" w:hAnsi="GHEA Grapalat" w:eastAsia="Times New Roman" w:cs="Calibri"/>
                <w:color w:val="000000"/>
                <w:sz w:val="18"/>
                <w:szCs w:val="18"/>
                <w:lang w:val="hy-AM" w:eastAsia="hy-AM"/>
              </w:rPr>
            </w:pPr>
            <w:r>
              <w:rPr>
                <w:rFonts w:eastAsia="Times New Roman" w:cs="Calibri" w:ascii="GHEA Grapalat" w:hAnsi="GHEA Grapalat"/>
                <w:color w:val="000000"/>
                <w:sz w:val="18"/>
                <w:szCs w:val="18"/>
                <w:lang w:val="hy-AM" w:eastAsia="hy-AM"/>
              </w:rPr>
              <w:t xml:space="preserve">Լավ </w:t>
            </w:r>
            <w:r>
              <w:rPr>
                <w:rFonts w:eastAsia="Times New Roman" w:cs="Calibri" w:ascii="GHEA Grapalat" w:hAnsi="GHEA Grapalat"/>
                <w:color w:val="000000"/>
                <w:sz w:val="18"/>
                <w:szCs w:val="18"/>
                <w:lang w:val="ru-RU" w:eastAsia="hy-AM"/>
              </w:rPr>
              <w:t>(</w:t>
            </w:r>
            <w:r>
              <w:rPr>
                <w:rFonts w:eastAsia="Times New Roman" w:cs="Calibri" w:ascii="GHEA Grapalat" w:hAnsi="GHEA Grapalat"/>
                <w:color w:val="000000"/>
                <w:sz w:val="18"/>
                <w:szCs w:val="18"/>
                <w:lang w:eastAsia="hy-AM"/>
              </w:rPr>
              <w:t>II</w:t>
            </w:r>
            <w:r>
              <w:rPr>
                <w:rFonts w:eastAsia="Times New Roman" w:cs="Calibri" w:ascii="GHEA Grapalat" w:hAnsi="GHEA Grapalat"/>
                <w:color w:val="000000"/>
                <w:sz w:val="18"/>
                <w:szCs w:val="18"/>
                <w:lang w:val="ru-RU" w:eastAsia="hy-AM"/>
              </w:rPr>
              <w:t>)</w:t>
            </w:r>
          </w:p>
        </w:tc>
      </w:tr>
    </w:tbl>
    <w:p>
      <w:pPr>
        <w:pStyle w:val="Normal"/>
        <w:ind w:firstLine="288"/>
        <w:rPr>
          <w:rFonts w:ascii="GHEA Grapalat" w:hAnsi="GHEA Grapalat"/>
          <w:sz w:val="24"/>
          <w:szCs w:val="24"/>
          <w:lang w:val="hy-AM"/>
        </w:rPr>
      </w:pPr>
      <w:r>
        <w:rPr>
          <w:rFonts w:ascii="GHEA Grapalat" w:hAnsi="GHEA Grapalat"/>
          <w:sz w:val="24"/>
          <w:szCs w:val="24"/>
          <w:lang w:val="hy-AM"/>
        </w:rPr>
      </w:r>
    </w:p>
    <w:p>
      <w:pPr>
        <w:pStyle w:val="Normal"/>
        <w:spacing w:before="0" w:after="200"/>
        <w:ind w:hanging="0"/>
        <w:jc w:val="left"/>
        <w:rPr>
          <w:rFonts w:ascii="GHEA Grapalat" w:hAnsi="GHEA Grapalat"/>
          <w:sz w:val="24"/>
          <w:szCs w:val="24"/>
          <w:lang w:val="hy-AM"/>
        </w:rPr>
      </w:pPr>
      <w:r>
        <w:rPr>
          <w:rFonts w:ascii="GHEA Grapalat" w:hAnsi="GHEA Grapalat"/>
          <w:sz w:val="24"/>
          <w:szCs w:val="24"/>
          <w:lang w:val="hy-AM"/>
        </w:rPr>
      </w:r>
      <w:bookmarkStart w:id="149" w:name="_Ref176514041"/>
      <w:bookmarkStart w:id="150" w:name="_Ref176514041"/>
      <w:bookmarkEnd w:id="150"/>
    </w:p>
    <w:sectPr>
      <w:headerReference w:type="default" r:id="rId38"/>
      <w:headerReference w:type="first" r:id="rId39"/>
      <w:footerReference w:type="default" r:id="rId40"/>
      <w:footerReference w:type="first" r:id="rId41"/>
      <w:footnotePr>
        <w:numFmt w:val="decimal"/>
      </w:footnotePr>
      <w:type w:val="nextPage"/>
      <w:pgSz w:w="11906" w:h="16838"/>
      <w:pgMar w:left="1411" w:right="1411" w:gutter="0" w:header="562" w:top="1411" w:footer="1037" w:bottom="1411"/>
      <w:pgNumType w:fmt="decimal"/>
      <w:formProt w:val="false"/>
      <w:textDirection w:val="lrTb"/>
      <w:docGrid w:type="default" w:linePitch="299"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lexander Arakelyan" w:date="2024-10-27T22:22:00Z" w:initials="AA">
    <w:p>
      <w:pPr>
        <w:overflowPunct w:val="false"/>
        <w:spacing w:lineRule="auto" w:line="240"/>
        <w:jc w:val="left"/>
        <w:rPr/>
      </w:pPr>
      <w:r>
        <w:rPr>
          <w:rFonts w:ascii="Liberation Serif" w:hAnsi="Liberation Serif" w:eastAsia="DejaVu Sans"/>
          <w:sz w:val="24"/>
          <w:szCs w:val="24"/>
          <w:lang w:val="en-US" w:eastAsia="en-US" w:bidi="en-US"/>
        </w:rPr>
        <w:t>Ցանկալի է մեկ-երկու նախադասությամբ ներկայացնել մոնիթորինգի տվյալների կարևորությունը ջրավազանային կառավարման պլանավորման գործընթացում։</w:t>
      </w:r>
    </w:p>
  </w:comment>
  <w:comment w:id="1" w:author="Alexander Arakelyan" w:date="2024-10-27T22:15:00Z" w:initials="AA">
    <w:p>
      <w:pPr>
        <w:overflowPunct w:val="false"/>
        <w:spacing w:lineRule="auto" w:line="240"/>
        <w:jc w:val="left"/>
        <w:rPr/>
      </w:pPr>
      <w:r>
        <w:rPr>
          <w:rFonts w:ascii="Liberation Serif" w:hAnsi="Liberation Serif" w:eastAsia="DejaVu Sans"/>
          <w:sz w:val="24"/>
          <w:szCs w:val="24"/>
          <w:lang w:val="en-US" w:eastAsia="en-US" w:bidi="en-US"/>
        </w:rPr>
        <w:t>Այս բառը ընդունվա՞ծ է օգտագործել</w:t>
      </w:r>
    </w:p>
  </w:comment>
  <w:comment w:id="2" w:author="Alexander Arakelyan" w:date="2024-10-27T22:17:00Z" w:initials="AA">
    <w:p>
      <w:pPr>
        <w:overflowPunct w:val="false"/>
        <w:spacing w:lineRule="auto" w:line="240"/>
        <w:jc w:val="left"/>
        <w:rPr/>
      </w:pPr>
      <w:r>
        <w:rPr>
          <w:rFonts w:ascii="Liberation Serif" w:hAnsi="Liberation Serif" w:eastAsia="DejaVu Sans"/>
          <w:sz w:val="24"/>
          <w:szCs w:val="24"/>
          <w:lang w:val="en-US" w:eastAsia="en-US" w:bidi="en-US"/>
        </w:rPr>
        <w:t xml:space="preserve">Հիմա ոչ մի ավտոմատ կայան չկա՞ ՋԿՏ-ում։ </w:t>
      </w:r>
    </w:p>
  </w:comment>
  <w:comment w:id="3" w:author="Alexander Arakelyan" w:date="2024-10-27T22:19:00Z" w:initials="AA">
    <w:p>
      <w:pPr>
        <w:overflowPunct w:val="false"/>
        <w:spacing w:lineRule="auto" w:line="240"/>
        <w:jc w:val="left"/>
        <w:rPr/>
      </w:pPr>
      <w:r>
        <w:rPr>
          <w:rFonts w:ascii="Liberation Serif" w:hAnsi="Liberation Serif" w:eastAsia="DejaVu Sans"/>
          <w:sz w:val="24"/>
          <w:szCs w:val="24"/>
          <w:lang w:val="en-US" w:eastAsia="en-US" w:bidi="en-US"/>
        </w:rPr>
        <w:t>Անհրաժեշտ է քարտեզների ֆայլերը հաշվետվության հետ միասին ուղարկել։</w:t>
      </w:r>
    </w:p>
  </w:comment>
  <w:comment w:id="4" w:author="Alexander Arakelyan" w:date="2024-10-27T22:27:00Z" w:initials="AA">
    <w:p>
      <w:pPr>
        <w:overflowPunct w:val="false"/>
        <w:spacing w:lineRule="auto" w:line="240"/>
        <w:jc w:val="left"/>
        <w:rPr/>
      </w:pPr>
      <w:r>
        <w:rPr>
          <w:rFonts w:ascii="Liberation Serif" w:hAnsi="Liberation Serif" w:eastAsia="DejaVu Sans"/>
          <w:sz w:val="24"/>
          <w:szCs w:val="24"/>
          <w:lang w:val="en-US" w:eastAsia="en-US" w:bidi="en-US"/>
        </w:rPr>
        <w:t>Ներքին ավելի լավ չի լինի՞</w:t>
      </w:r>
    </w:p>
  </w:comment>
  <w:comment w:id="5" w:author="Alexander Arakelyan" w:date="2024-10-27T22:34:00Z" w:initials="AA">
    <w:p>
      <w:pPr>
        <w:overflowPunct w:val="false"/>
        <w:spacing w:lineRule="auto" w:line="240"/>
        <w:jc w:val="left"/>
        <w:rPr/>
      </w:pPr>
      <w:r>
        <w:rPr>
          <w:rFonts w:ascii="Liberation Serif" w:hAnsi="Liberation Serif" w:eastAsia="DejaVu Sans"/>
          <w:sz w:val="24"/>
          <w:szCs w:val="24"/>
          <w:lang w:val="en-US" w:eastAsia="en-US" w:bidi="en-US"/>
        </w:rPr>
        <w:t>Գրաֆիկը շատ խառն է, պետք է բաժանել երկու մասի։ Ներքևում տարիներն էլ չեն երևում։</w:t>
      </w:r>
    </w:p>
  </w:comment>
  <w:comment w:id="6" w:author="Alexander Arakelyan" w:date="2024-10-27T22:38:00Z" w:initials="AA">
    <w:p>
      <w:pPr>
        <w:overflowPunct w:val="false"/>
        <w:spacing w:lineRule="auto" w:line="240"/>
        <w:jc w:val="left"/>
        <w:rPr/>
      </w:pPr>
      <w:r>
        <w:rPr>
          <w:rFonts w:ascii="Liberation Serif" w:hAnsi="Liberation Serif" w:eastAsia="DejaVu Sans"/>
          <w:sz w:val="24"/>
          <w:szCs w:val="24"/>
          <w:lang w:val="en-US" w:eastAsia="en-US" w:bidi="en-US"/>
        </w:rPr>
        <w:t>Դիտակետերի գերակշռող մասում</w:t>
      </w:r>
    </w:p>
  </w:comment>
  <w:comment w:id="7" w:author="Alexander Arakelyan" w:date="2024-10-27T22:39:00Z" w:initials="AA">
    <w:p>
      <w:pPr>
        <w:overflowPunct w:val="false"/>
        <w:spacing w:lineRule="auto" w:line="240"/>
        <w:jc w:val="left"/>
        <w:rPr/>
      </w:pPr>
      <w:r>
        <w:rPr>
          <w:rFonts w:ascii="Liberation Serif" w:hAnsi="Liberation Serif" w:eastAsia="DejaVu Sans"/>
          <w:sz w:val="24"/>
          <w:szCs w:val="24"/>
          <w:lang w:val="en-US" w:eastAsia="en-US" w:bidi="en-US"/>
        </w:rPr>
        <w:t>Կարծում եմ սա պետք չի</w:t>
      </w:r>
    </w:p>
  </w:comment>
  <w:comment w:id="8" w:author="Alexander Arakelyan" w:date="2024-10-27T22:47:00Z" w:initials="AA">
    <w:p>
      <w:pPr>
        <w:overflowPunct w:val="false"/>
        <w:spacing w:lineRule="auto" w:line="240"/>
        <w:jc w:val="left"/>
        <w:rPr/>
      </w:pPr>
      <w:r>
        <w:rPr>
          <w:rFonts w:ascii="Liberation Serif" w:hAnsi="Liberation Serif" w:eastAsia="DejaVu Sans"/>
          <w:sz w:val="24"/>
          <w:szCs w:val="24"/>
          <w:lang w:val="en-US" w:eastAsia="en-US" w:bidi="en-US"/>
        </w:rPr>
        <w:t>Սա կարծում եմ ունի խմբագրման կարիք</w:t>
      </w:r>
    </w:p>
  </w:comment>
  <w:comment w:id="9" w:author="Alexander Arakelyan" w:date="2024-10-27T22:55:00Z" w:initials="AA">
    <w:p>
      <w:pPr>
        <w:overflowPunct w:val="false"/>
        <w:spacing w:lineRule="auto" w:line="240"/>
        <w:jc w:val="left"/>
        <w:rPr/>
      </w:pPr>
      <w:r>
        <w:rPr>
          <w:rFonts w:ascii="Liberation Serif" w:hAnsi="Liberation Serif" w:eastAsia="DejaVu Sans"/>
          <w:sz w:val="24"/>
          <w:szCs w:val="24"/>
          <w:lang w:val="en-US" w:eastAsia="en-US" w:bidi="en-US"/>
        </w:rPr>
        <w:t>Ցանկալի է այս բաժնում ներկայացված ժամանակային փոփոխությունները ներկայացնել գրաֆիկների տեսքով։</w:t>
      </w:r>
    </w:p>
  </w:comment>
  <w:comment w:id="10" w:author="Alexander Arakelyan" w:date="2024-10-27T22:56:00Z" w:initials="AA">
    <w:p>
      <w:pPr>
        <w:overflowPunct w:val="false"/>
        <w:spacing w:lineRule="auto" w:line="240"/>
        <w:jc w:val="left"/>
        <w:rPr/>
      </w:pPr>
      <w:r>
        <w:rPr>
          <w:rFonts w:ascii="Liberation Serif" w:hAnsi="Liberation Serif" w:eastAsia="DejaVu Sans"/>
          <w:sz w:val="24"/>
          <w:szCs w:val="24"/>
          <w:lang w:val="en-US" w:eastAsia="en-US" w:bidi="en-US"/>
        </w:rPr>
        <w:t>Ավելի պարզ գրել</w:t>
      </w:r>
    </w:p>
  </w:comment>
  <w:comment w:id="11" w:author="Alexander Arakelyan" w:date="2024-10-27T23:10:00Z" w:initials="AA">
    <w:p>
      <w:pPr>
        <w:overflowPunct w:val="false"/>
        <w:spacing w:lineRule="auto" w:line="240"/>
        <w:jc w:val="left"/>
        <w:rPr/>
      </w:pPr>
      <w:r>
        <w:rPr>
          <w:rFonts w:ascii="Liberation Serif" w:hAnsi="Liberation Serif" w:eastAsia="DejaVu Sans"/>
          <w:sz w:val="24"/>
          <w:szCs w:val="24"/>
          <w:lang w:val="en-US" w:eastAsia="en-US" w:bidi="en-US"/>
        </w:rPr>
        <w:t>Խնդրում եմ ուղարկել ջրային մարմինների քարտեզները։</w:t>
      </w:r>
    </w:p>
  </w:comment>
  <w:comment w:id="12" w:author="Alexander Arakelyan" w:date="2024-10-27T23:09:00Z" w:initials="AA">
    <w:p>
      <w:pPr>
        <w:overflowPunct w:val="false"/>
        <w:spacing w:lineRule="auto" w:line="240"/>
        <w:jc w:val="left"/>
        <w:rPr/>
      </w:pPr>
      <w:r>
        <w:rPr>
          <w:rFonts w:ascii="Liberation Serif" w:hAnsi="Liberation Serif" w:eastAsia="DejaVu Sans"/>
          <w:sz w:val="24"/>
          <w:szCs w:val="24"/>
          <w:lang w:val="en-US" w:eastAsia="en-US" w:bidi="en-US"/>
        </w:rPr>
        <w:t>Անհրաժեշտ են այս տարածքների քարտեզները, շեյփֆայլերը։</w:t>
      </w:r>
    </w:p>
  </w:comment>
  <w:comment w:id="13" w:author="Alexander Arakelyan" w:date="2024-10-28T19:09:00Z" w:initials="AA">
    <w:p>
      <w:pPr>
        <w:overflowPunct w:val="false"/>
        <w:spacing w:lineRule="auto" w:line="240"/>
        <w:jc w:val="left"/>
        <w:rPr/>
      </w:pPr>
      <w:r>
        <w:rPr>
          <w:rFonts w:ascii="Liberation Serif" w:hAnsi="Liberation Serif" w:eastAsia="DejaVu Sans"/>
          <w:sz w:val="24"/>
          <w:szCs w:val="24"/>
          <w:lang w:val="en-US" w:eastAsia="en-US" w:bidi="en-US"/>
        </w:rPr>
        <w:t>Հասկանալի չէ այս նախադասությունը։</w:t>
      </w:r>
    </w:p>
  </w:comment>
  <w:comment w:id="14" w:author="Alexander Arakelyan" w:date="2024-10-28T19:12:00Z" w:initials="AA">
    <w:p>
      <w:pPr>
        <w:overflowPunct w:val="false"/>
        <w:spacing w:lineRule="auto" w:line="240"/>
        <w:jc w:val="left"/>
        <w:rPr/>
      </w:pPr>
      <w:r>
        <w:rPr>
          <w:rFonts w:ascii="Liberation Serif" w:hAnsi="Liberation Serif" w:eastAsia="DejaVu Sans"/>
          <w:sz w:val="24"/>
          <w:szCs w:val="24"/>
          <w:lang w:val="en-US" w:eastAsia="en-US" w:bidi="en-US"/>
        </w:rPr>
        <w:t xml:space="preserve">Կարծում եմ վերջին 4 պարբերությունները ունեն խմբագրման ու պարզեցման կարիք։ </w:t>
      </w:r>
    </w:p>
  </w:comment>
  <w:comment w:id="15" w:author="Alexander Arakelyan" w:date="2024-10-28T19:24:00Z" w:initials="AA">
    <w:p>
      <w:pPr>
        <w:overflowPunct w:val="false"/>
        <w:spacing w:lineRule="auto" w:line="240"/>
        <w:jc w:val="left"/>
        <w:rPr/>
      </w:pPr>
      <w:r>
        <w:rPr>
          <w:rFonts w:ascii="Liberation Serif" w:hAnsi="Liberation Serif" w:eastAsia="DejaVu Sans"/>
          <w:sz w:val="24"/>
          <w:szCs w:val="24"/>
          <w:lang w:val="en-US" w:eastAsia="en-US" w:bidi="en-US"/>
        </w:rPr>
        <w:t>Այս բաժինը, ոնց հասկանում եմ, անգլերենից ավտոմատ կերպով թարգմանվել է հայերեն։ Խնդրում եմ խմբագրել։</w:t>
      </w:r>
    </w:p>
  </w:comment>
  <w:comment w:id="16" w:author="Alexander Arakelyan" w:date="2024-10-28T19:22:00Z" w:initials="AA">
    <w:p>
      <w:pPr>
        <w:overflowPunct w:val="false"/>
        <w:spacing w:lineRule="auto" w:line="240"/>
        <w:jc w:val="left"/>
        <w:rPr/>
      </w:pPr>
      <w:r>
        <w:rPr>
          <w:rFonts w:ascii="Liberation Serif" w:hAnsi="Liberation Serif" w:eastAsia="DejaVu Sans"/>
          <w:sz w:val="24"/>
          <w:szCs w:val="24"/>
          <w:lang w:val="en-US" w:eastAsia="en-US" w:bidi="en-US"/>
        </w:rPr>
        <w:t>?</w:t>
      </w:r>
    </w:p>
  </w:comment>
  <w:comment w:id="17" w:author="Alexander Arakelyan" w:date="2024-10-28T19:31:00Z" w:initials="AA">
    <w:p>
      <w:pPr>
        <w:overflowPunct w:val="false"/>
        <w:spacing w:lineRule="auto" w:line="240"/>
        <w:jc w:val="left"/>
        <w:rPr/>
      </w:pPr>
      <w:r>
        <w:rPr>
          <w:rFonts w:ascii="Liberation Serif" w:hAnsi="Liberation Serif" w:eastAsia="DejaVu Sans"/>
          <w:sz w:val="24"/>
          <w:szCs w:val="24"/>
          <w:lang w:val="en-US" w:eastAsia="en-US" w:bidi="en-US"/>
        </w:rPr>
        <w:t>սեզոններ</w:t>
      </w:r>
    </w:p>
  </w:comment>
  <w:comment w:id="18" w:author="Alexander Arakelyan" w:date="2024-10-28T20:46:00Z" w:initials="AA">
    <w:p>
      <w:pPr>
        <w:overflowPunct w:val="false"/>
        <w:spacing w:lineRule="auto" w:line="240"/>
        <w:jc w:val="left"/>
        <w:rPr/>
      </w:pPr>
      <w:r>
        <w:rPr>
          <w:rFonts w:ascii="Liberation Serif" w:hAnsi="Liberation Serif" w:eastAsia="DejaVu Sans"/>
          <w:sz w:val="24"/>
          <w:szCs w:val="24"/>
          <w:lang w:val="en-US" w:eastAsia="en-US" w:bidi="en-US"/>
        </w:rPr>
        <w:t>Ինչու՞ պետք է նվազի</w:t>
      </w:r>
    </w:p>
  </w:comment>
  <w:comment w:id="19" w:author="Alexander Arakelyan" w:date="2024-10-28T21:32:00Z" w:initials="AA">
    <w:p>
      <w:pPr>
        <w:overflowPunct w:val="false"/>
        <w:spacing w:lineRule="auto" w:line="240"/>
        <w:jc w:val="left"/>
        <w:rPr/>
      </w:pPr>
      <w:r>
        <w:rPr>
          <w:rFonts w:ascii="Liberation Serif" w:hAnsi="Liberation Serif" w:eastAsia="DejaVu Sans"/>
          <w:sz w:val="24"/>
          <w:szCs w:val="24"/>
          <w:lang w:val="en-US" w:eastAsia="en-US" w:bidi="en-US"/>
        </w:rPr>
        <w:t>Անհրաժեշտ է առանձին վերլուծություն և  աղյուսակ բարձր ջրապահանջարկով սեզոնի համար, ինչպես Սևանի և Հրազդանի պլաններում է արվել։</w:t>
      </w:r>
    </w:p>
  </w:comment>
  <w:comment w:id="20" w:author="Alexander Arakelyan" w:date="2024-10-28T21:50:00Z" w:initials="AA">
    <w:p>
      <w:pPr>
        <w:overflowPunct w:val="false"/>
        <w:spacing w:lineRule="auto" w:line="240"/>
        <w:jc w:val="left"/>
        <w:rPr/>
      </w:pPr>
      <w:r>
        <w:rPr>
          <w:rFonts w:ascii="Liberation Serif" w:hAnsi="Liberation Serif" w:eastAsia="DejaVu Sans"/>
          <w:sz w:val="24"/>
          <w:szCs w:val="24"/>
          <w:lang w:val="en-US" w:eastAsia="en-US" w:bidi="en-US"/>
        </w:rPr>
        <w:t>Ամբողջ բաժինը կարիք ունի խմբագրման և հասկանալի լեզվով ներկայացման։ Այս վիճակով չենք կարող նախարարություն ուղարկել։</w:t>
      </w:r>
    </w:p>
  </w:comment>
  <w:comment w:id="21" w:author="Alexander Arakelyan" w:date="2024-10-28T21:36:00Z" w:initials="AA">
    <w:p>
      <w:pPr>
        <w:overflowPunct w:val="false"/>
        <w:spacing w:lineRule="auto" w:line="240"/>
        <w:jc w:val="left"/>
        <w:rPr/>
      </w:pPr>
      <w:r>
        <w:rPr>
          <w:rFonts w:ascii="Liberation Serif" w:hAnsi="Liberation Serif" w:eastAsia="DejaVu Sans"/>
          <w:sz w:val="24"/>
          <w:szCs w:val="24"/>
          <w:lang w:val="en-US" w:eastAsia="en-US" w:bidi="en-US"/>
        </w:rPr>
        <w:t>Դեբեդ է գրված գրաֆիկի վրա</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swiss"/>
    <w:pitch w:val="variable"/>
  </w:font>
  <w:font w:name="Sylfaen">
    <w:charset w:val="01"/>
    <w:family w:val="roman"/>
    <w:pitch w:val="variable"/>
  </w:font>
  <w:font w:name="Tahoma">
    <w:charset w:val="01"/>
    <w:family w:val="swiss"/>
    <w:pitch w:val="variable"/>
  </w:font>
  <w:font w:name="Calibri">
    <w:charset w:val="01"/>
    <w:family w:val="swiss"/>
    <w:pitch w:val="variable"/>
  </w:font>
  <w:font w:name="Arial Armenian">
    <w:charset w:val="01"/>
    <w:family w:val="swiss"/>
    <w:pitch w:val="variable"/>
  </w:font>
  <w:font w:name="Courier New">
    <w:charset w:val="01"/>
    <w:family w:val="auto"/>
    <w:pitch w:val="variable"/>
  </w:font>
  <w:font w:name="Segoe UI">
    <w:charset w:val="01"/>
    <w:family w:val="swiss"/>
    <w:pitch w:val="variable"/>
  </w:font>
  <w:font w:name="Cambria">
    <w:charset w:val="01"/>
    <w:family w:val="roman"/>
    <w:pitch w:val="variable"/>
  </w:font>
  <w:font w:name="Times Armenian">
    <w:charset w:val="01"/>
    <w:family w:val="roman"/>
    <w:pitch w:val="variable"/>
  </w:font>
  <w:font w:name="GHEA Grapalat">
    <w:charset w:val="01"/>
    <w:family w:val="auto"/>
    <w:pitch w:val="variable"/>
  </w:font>
  <w:font w:name="Arial LatArm">
    <w:charset w:val="01"/>
    <w:family w:val="swiss"/>
    <w:pitch w:val="variable"/>
  </w:font>
  <w:font w:name="Arial LatRus">
    <w:charset w:val="01"/>
    <w:family w:val="swiss"/>
    <w:pitch w:val="variable"/>
  </w:font>
  <w:font w:name="AOBOB P+ Arial MT">
    <w:charset w:val="01"/>
    <w:family w:val="swiss"/>
    <w:pitch w:val="variable"/>
  </w:font>
  <w:font w:name="Helvetica Neue">
    <w:charset w:val="01"/>
    <w:family w:val="auto"/>
    <w:pitch w:val="variable"/>
  </w:font>
  <w:font w:name="TrueHelveticaBlack">
    <w:charset w:val="01"/>
    <w:family w:val="auto"/>
    <w:pitch w:val="variable"/>
  </w:font>
  <w:font w:name="DaneHelveticaNeue">
    <w:charset w:val="01"/>
    <w:family w:val="auto"/>
    <w:pitch w:val="variable"/>
  </w:font>
  <w:font w:name="Helvetica">
    <w:altName w:val="Arial"/>
    <w:charset w:val="01"/>
    <w:family w:val="swiss"/>
    <w:pitch w:val="variable"/>
  </w:font>
  <w:font w:name="Bookman Old Style">
    <w:charset w:val="01"/>
    <w:family w:val="roman"/>
    <w:pitch w:val="variable"/>
  </w:font>
  <w:font w:name="Arial Narrow">
    <w:charset w:val="01"/>
    <w:family w:val="swiss"/>
    <w:pitch w:val="variable"/>
  </w:font>
  <w:font w:name="Cambria Math">
    <w:charset w:val="01"/>
    <w:family w:val="roman"/>
    <w:pitch w:val="variable"/>
  </w:font>
  <w:font w:name="Calibri">
    <w:charset w:val="01"/>
    <w:family w:val="auto"/>
    <w:pitch w:val="variable"/>
  </w:font>
  <w:font w:name="GHEA Grapalat">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45</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75</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78</w:t>
    </w:r>
    <w:r>
      <w:rP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81</w:t>
    </w:r>
    <w:r>
      <w:rPr/>
      <w:fldChar w:fldCharType="end"/>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rFonts w:ascii="Arial" w:hAnsi="Arial"/>
        </w:rPr>
      </w:pPr>
      <w:r>
        <w:rPr>
          <w:rStyle w:val="FootnoteCharacters"/>
        </w:rPr>
        <w:footnoteRef/>
      </w:r>
      <w:r>
        <w:rPr/>
        <w:t xml:space="preserve"> </w:t>
      </w:r>
      <w:r>
        <w:rPr/>
        <w:t>Հայաստանի Կլիմայի փոփոխության չորրորդ Ազգային Հաղորդագրություն, 2020 թ</w:t>
      </w:r>
      <w:r>
        <w:rPr>
          <w:lang w:val="en-AU"/>
        </w:rPr>
        <w:t xml:space="preserve">. </w:t>
      </w:r>
    </w:p>
  </w:footnote>
  <w:footnote w:id="3">
    <w:p>
      <w:pPr>
        <w:pStyle w:val="FootnoteText"/>
        <w:rPr/>
      </w:pPr>
      <w:r>
        <w:rPr>
          <w:rStyle w:val="FootnoteCharacters"/>
        </w:rPr>
        <w:footnoteRef/>
      </w:r>
      <w:r>
        <w:rPr/>
        <w:t xml:space="preserve"> </w:t>
      </w:r>
      <w:r>
        <w:rPr>
          <w:rFonts w:cs="Arial"/>
          <w:sz w:val="18"/>
        </w:rPr>
        <w:t>EEA European Environment Agency: Towards efficient use of water resources in Europe, EEA Report, Luxembourg, 2012, ISBN 978-92-9213-275-0</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Գլուխ %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567"/>
        </w:tabs>
        <w:ind w:left="0" w:hanging="0"/>
      </w:pPr>
      <w:rPr>
        <w:i w:val="false"/>
        <w:b w:val="false"/>
        <w:iCs w:val="false"/>
        <w:bCs w:val="false"/>
        <w:rFonts w:ascii="Times New Roman" w:hAnsi="Times New Roman"/>
        <w:color w:val="auto"/>
        <w:lang w:val="ru-RU"/>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decimal"/>
      <w:lvlText w:val="%1"/>
      <w:lvlJc w:val="left"/>
      <w:pPr>
        <w:tabs>
          <w:tab w:val="num" w:pos="0"/>
        </w:tabs>
        <w:ind w:left="384" w:hanging="384"/>
      </w:pPr>
      <w:rPr/>
    </w:lvl>
    <w:lvl w:ilvl="1">
      <w:start w:val="1"/>
      <w:numFmt w:val="decimal"/>
      <w:lvlText w:val="1.%2"/>
      <w:lvlJc w:val="left"/>
      <w:pPr>
        <w:tabs>
          <w:tab w:val="num" w:pos="0"/>
        </w:tabs>
        <w:ind w:left="1330" w:hanging="720"/>
      </w:pPr>
      <w:rPr/>
    </w:lvl>
    <w:lvl w:ilvl="2">
      <w:start w:val="1"/>
      <w:numFmt w:val="decimal"/>
      <w:lvlText w:val="4.1.%3"/>
      <w:lvlJc w:val="left"/>
      <w:pPr>
        <w:tabs>
          <w:tab w:val="num" w:pos="0"/>
        </w:tabs>
        <w:ind w:left="1940" w:hanging="720"/>
      </w:pPr>
      <w:rPr>
        <w:color w:themeColor="accent1" w:val="4F81BD"/>
      </w:rPr>
    </w:lvl>
    <w:lvl w:ilvl="3">
      <w:start w:val="1"/>
      <w:numFmt w:val="decimal"/>
      <w:lvlText w:val="%1.%2.%3.%4"/>
      <w:lvlJc w:val="left"/>
      <w:pPr>
        <w:tabs>
          <w:tab w:val="num" w:pos="0"/>
        </w:tabs>
        <w:ind w:left="2910" w:hanging="1080"/>
      </w:pPr>
      <w:rPr/>
    </w:lvl>
    <w:lvl w:ilvl="4">
      <w:start w:val="1"/>
      <w:numFmt w:val="decimal"/>
      <w:lvlText w:val="%1.%2.%3.%4.%5"/>
      <w:lvlJc w:val="left"/>
      <w:pPr>
        <w:tabs>
          <w:tab w:val="num" w:pos="0"/>
        </w:tabs>
        <w:ind w:left="3880" w:hanging="1440"/>
      </w:pPr>
      <w:rPr/>
    </w:lvl>
    <w:lvl w:ilvl="5">
      <w:start w:val="1"/>
      <w:numFmt w:val="decimal"/>
      <w:lvlText w:val="%1.%2.%3.%4.%5.%6"/>
      <w:lvlJc w:val="left"/>
      <w:pPr>
        <w:tabs>
          <w:tab w:val="num" w:pos="0"/>
        </w:tabs>
        <w:ind w:left="4490" w:hanging="1440"/>
      </w:pPr>
      <w:rPr/>
    </w:lvl>
    <w:lvl w:ilvl="6">
      <w:start w:val="1"/>
      <w:numFmt w:val="decimal"/>
      <w:lvlText w:val="%1.%2.%3.%4.%5.%6.%7"/>
      <w:lvlJc w:val="left"/>
      <w:pPr>
        <w:tabs>
          <w:tab w:val="num" w:pos="0"/>
        </w:tabs>
        <w:ind w:left="5460" w:hanging="1800"/>
      </w:pPr>
      <w:rPr/>
    </w:lvl>
    <w:lvl w:ilvl="7">
      <w:start w:val="1"/>
      <w:numFmt w:val="decimal"/>
      <w:lvlText w:val="%1.%2.%3.%4.%5.%6.%7.%8"/>
      <w:lvlJc w:val="left"/>
      <w:pPr>
        <w:tabs>
          <w:tab w:val="num" w:pos="0"/>
        </w:tabs>
        <w:ind w:left="6070" w:hanging="1800"/>
      </w:pPr>
      <w:rPr/>
    </w:lvl>
    <w:lvl w:ilvl="8">
      <w:start w:val="1"/>
      <w:numFmt w:val="decimal"/>
      <w:lvlText w:val="%1.%2.%3.%4.%5.%6.%7.%8.%9"/>
      <w:lvlJc w:val="left"/>
      <w:pPr>
        <w:tabs>
          <w:tab w:val="num" w:pos="0"/>
        </w:tabs>
        <w:ind w:left="7040" w:hanging="2160"/>
      </w:pPr>
      <w:rPr/>
    </w:lvl>
  </w:abstractNum>
  <w:abstractNum w:abstractNumId="4">
    <w:lvl w:ilvl="0">
      <w:start w:val="1"/>
      <w:numFmt w:val="decimal"/>
      <w:lvlText w:val="%1"/>
      <w:lvlJc w:val="left"/>
      <w:pPr>
        <w:tabs>
          <w:tab w:val="num" w:pos="0"/>
        </w:tabs>
        <w:ind w:left="384" w:hanging="384"/>
      </w:pPr>
      <w:rPr/>
    </w:lvl>
    <w:lvl w:ilvl="1">
      <w:start w:val="1"/>
      <w:numFmt w:val="decimal"/>
      <w:lvlText w:val="3.%2"/>
      <w:lvlJc w:val="left"/>
      <w:pPr>
        <w:tabs>
          <w:tab w:val="num" w:pos="0"/>
        </w:tabs>
        <w:ind w:left="1330" w:hanging="720"/>
      </w:pPr>
      <w:rPr/>
    </w:lvl>
    <w:lvl w:ilvl="2">
      <w:start w:val="1"/>
      <w:numFmt w:val="decimal"/>
      <w:lvlText w:val="%1.%2.%3"/>
      <w:lvlJc w:val="left"/>
      <w:pPr>
        <w:tabs>
          <w:tab w:val="num" w:pos="0"/>
        </w:tabs>
        <w:ind w:left="1940" w:hanging="720"/>
      </w:pPr>
      <w:rPr/>
    </w:lvl>
    <w:lvl w:ilvl="3">
      <w:start w:val="1"/>
      <w:numFmt w:val="decimal"/>
      <w:lvlText w:val="%1.%2.%3.%4"/>
      <w:lvlJc w:val="left"/>
      <w:pPr>
        <w:tabs>
          <w:tab w:val="num" w:pos="0"/>
        </w:tabs>
        <w:ind w:left="2910" w:hanging="1080"/>
      </w:pPr>
      <w:rPr/>
    </w:lvl>
    <w:lvl w:ilvl="4">
      <w:start w:val="1"/>
      <w:numFmt w:val="decimal"/>
      <w:lvlText w:val="%1.%2.%3.%4.%5"/>
      <w:lvlJc w:val="left"/>
      <w:pPr>
        <w:tabs>
          <w:tab w:val="num" w:pos="0"/>
        </w:tabs>
        <w:ind w:left="3880" w:hanging="1440"/>
      </w:pPr>
      <w:rPr/>
    </w:lvl>
    <w:lvl w:ilvl="5">
      <w:start w:val="1"/>
      <w:numFmt w:val="decimal"/>
      <w:lvlText w:val="%1.%2.%3.%4.%5.%6"/>
      <w:lvlJc w:val="left"/>
      <w:pPr>
        <w:tabs>
          <w:tab w:val="num" w:pos="0"/>
        </w:tabs>
        <w:ind w:left="4490" w:hanging="1440"/>
      </w:pPr>
      <w:rPr/>
    </w:lvl>
    <w:lvl w:ilvl="6">
      <w:start w:val="1"/>
      <w:numFmt w:val="decimal"/>
      <w:lvlText w:val="%1.%2.%3.%4.%5.%6.%7"/>
      <w:lvlJc w:val="left"/>
      <w:pPr>
        <w:tabs>
          <w:tab w:val="num" w:pos="0"/>
        </w:tabs>
        <w:ind w:left="5460" w:hanging="1800"/>
      </w:pPr>
      <w:rPr/>
    </w:lvl>
    <w:lvl w:ilvl="7">
      <w:start w:val="1"/>
      <w:numFmt w:val="decimal"/>
      <w:lvlText w:val="%1.%2.%3.%4.%5.%6.%7.%8"/>
      <w:lvlJc w:val="left"/>
      <w:pPr>
        <w:tabs>
          <w:tab w:val="num" w:pos="0"/>
        </w:tabs>
        <w:ind w:left="6070" w:hanging="1800"/>
      </w:pPr>
      <w:rPr/>
    </w:lvl>
    <w:lvl w:ilvl="8">
      <w:start w:val="1"/>
      <w:numFmt w:val="decimal"/>
      <w:lvlText w:val="%1.%2.%3.%4.%5.%6.%7.%8.%9"/>
      <w:lvlJc w:val="left"/>
      <w:pPr>
        <w:tabs>
          <w:tab w:val="num" w:pos="0"/>
        </w:tabs>
        <w:ind w:left="7040" w:hanging="2160"/>
      </w:pPr>
      <w:rPr/>
    </w:lvl>
  </w:abstractNum>
  <w:abstractNum w:abstractNumId="5">
    <w:lvl w:ilvl="0">
      <w:start w:val="1"/>
      <w:numFmt w:val="decimal"/>
      <w:lvlText w:val="1.%1."/>
      <w:lvlJc w:val="left"/>
      <w:pPr>
        <w:tabs>
          <w:tab w:val="num" w:pos="0"/>
        </w:tabs>
        <w:ind w:left="360" w:hanging="360"/>
      </w:pPr>
      <w:rPr>
        <w:rFonts w:cs="Times New Roman"/>
      </w:rPr>
    </w:lvl>
    <w:lvl w:ilvl="1">
      <w:start w:val="1"/>
      <w:numFmt w:val="lowerLetter"/>
      <w:lvlText w:val="%2."/>
      <w:lvlJc w:val="left"/>
      <w:pPr>
        <w:tabs>
          <w:tab w:val="num" w:pos="0"/>
        </w:tabs>
        <w:ind w:left="1080" w:hanging="360"/>
      </w:pPr>
      <w:rPr>
        <w:rFonts w:cs="Times New Roman"/>
      </w:rPr>
    </w:lvl>
    <w:lvl w:ilvl="2">
      <w:start w:val="1"/>
      <w:numFmt w:val="lowerRoman"/>
      <w:lvlText w:val="%3."/>
      <w:lvlJc w:val="right"/>
      <w:pPr>
        <w:tabs>
          <w:tab w:val="num" w:pos="0"/>
        </w:tabs>
        <w:ind w:left="1800" w:hanging="180"/>
      </w:pPr>
      <w:rPr>
        <w:rFonts w:cs="Times New Roman"/>
      </w:rPr>
    </w:lvl>
    <w:lvl w:ilvl="3">
      <w:start w:val="1"/>
      <w:numFmt w:val="decimal"/>
      <w:lvlText w:val="%4."/>
      <w:lvlJc w:val="left"/>
      <w:pPr>
        <w:tabs>
          <w:tab w:val="num" w:pos="0"/>
        </w:tabs>
        <w:ind w:left="2520" w:hanging="360"/>
      </w:pPr>
      <w:rPr>
        <w:rFonts w:cs="Times New Roman"/>
      </w:rPr>
    </w:lvl>
    <w:lvl w:ilvl="4">
      <w:start w:val="1"/>
      <w:numFmt w:val="lowerLetter"/>
      <w:lvlText w:val="%5."/>
      <w:lvlJc w:val="left"/>
      <w:pPr>
        <w:tabs>
          <w:tab w:val="num" w:pos="0"/>
        </w:tabs>
        <w:ind w:left="3240" w:hanging="360"/>
      </w:pPr>
      <w:rPr>
        <w:rFonts w:cs="Times New Roman"/>
      </w:rPr>
    </w:lvl>
    <w:lvl w:ilvl="5">
      <w:start w:val="1"/>
      <w:numFmt w:val="lowerRoman"/>
      <w:lvlText w:val="%6."/>
      <w:lvlJc w:val="right"/>
      <w:pPr>
        <w:tabs>
          <w:tab w:val="num" w:pos="0"/>
        </w:tabs>
        <w:ind w:left="3960" w:hanging="180"/>
      </w:pPr>
      <w:rPr>
        <w:rFonts w:cs="Times New Roman"/>
      </w:rPr>
    </w:lvl>
    <w:lvl w:ilvl="6">
      <w:start w:val="1"/>
      <w:numFmt w:val="decimal"/>
      <w:lvlText w:val="%7."/>
      <w:lvlJc w:val="left"/>
      <w:pPr>
        <w:tabs>
          <w:tab w:val="num" w:pos="0"/>
        </w:tabs>
        <w:ind w:left="4680" w:hanging="360"/>
      </w:pPr>
      <w:rPr>
        <w:rFonts w:cs="Times New Roman"/>
      </w:rPr>
    </w:lvl>
    <w:lvl w:ilvl="7">
      <w:start w:val="1"/>
      <w:numFmt w:val="lowerLetter"/>
      <w:lvlText w:val="%8."/>
      <w:lvlJc w:val="left"/>
      <w:pPr>
        <w:tabs>
          <w:tab w:val="num" w:pos="0"/>
        </w:tabs>
        <w:ind w:left="5400" w:hanging="360"/>
      </w:pPr>
      <w:rPr>
        <w:rFonts w:cs="Times New Roman"/>
      </w:rPr>
    </w:lvl>
    <w:lvl w:ilvl="8">
      <w:start w:val="1"/>
      <w:numFmt w:val="lowerRoman"/>
      <w:lvlText w:val="%9."/>
      <w:lvlJc w:val="right"/>
      <w:pPr>
        <w:tabs>
          <w:tab w:val="num" w:pos="0"/>
        </w:tabs>
        <w:ind w:left="6120" w:hanging="180"/>
      </w:pPr>
      <w:rPr>
        <w:rFonts w:cs="Times New Roman"/>
      </w:rPr>
    </w:lvl>
  </w:abstractNum>
  <w:abstractNum w:abstractNumId="6">
    <w:lvl w:ilvl="0">
      <w:start w:val="1"/>
      <w:numFmt w:val="decimal"/>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lvl w:ilvl="0">
      <w:start w:val="1"/>
      <w:numFmt w:val="bullet"/>
      <w:lvlText w:val="o"/>
      <w:lvlJc w:val="left"/>
      <w:pPr>
        <w:tabs>
          <w:tab w:val="num" w:pos="0"/>
        </w:tabs>
        <w:ind w:left="1134" w:hanging="283"/>
      </w:pPr>
      <w:rPr>
        <w:rFonts w:ascii="Courier New" w:hAnsi="Courier New" w:cs="Courier New" w:hint="default"/>
      </w:rPr>
    </w:lvl>
    <w:lvl w:ilvl="1">
      <w:start w:val="1"/>
      <w:numFmt w:val="bullet"/>
      <w:lvlText w:val="o"/>
      <w:lvlJc w:val="left"/>
      <w:pPr>
        <w:tabs>
          <w:tab w:val="num" w:pos="1418"/>
        </w:tabs>
        <w:ind w:left="1418" w:hanging="284"/>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9">
    <w:lvl w:ilvl="0">
      <w:start w:val="1"/>
      <w:numFmt w:val="decimal"/>
      <w:lvlText w:val="%1."/>
      <w:lvlJc w:val="left"/>
      <w:pPr>
        <w:tabs>
          <w:tab w:val="num" w:pos="0"/>
        </w:tabs>
        <w:ind w:left="190" w:hanging="360"/>
      </w:pPr>
      <w:rPr/>
    </w:lvl>
    <w:lvl w:ilvl="1">
      <w:start w:val="1"/>
      <w:numFmt w:val="lowerLetter"/>
      <w:lvlText w:val="%2."/>
      <w:lvlJc w:val="left"/>
      <w:pPr>
        <w:tabs>
          <w:tab w:val="num" w:pos="0"/>
        </w:tabs>
        <w:ind w:left="910" w:hanging="360"/>
      </w:pPr>
      <w:rPr>
        <w:rFonts w:cs="Times New Roman"/>
      </w:rPr>
    </w:lvl>
    <w:lvl w:ilvl="2">
      <w:start w:val="1"/>
      <w:numFmt w:val="lowerRoman"/>
      <w:lvlText w:val="%3."/>
      <w:lvlJc w:val="right"/>
      <w:pPr>
        <w:tabs>
          <w:tab w:val="num" w:pos="0"/>
        </w:tabs>
        <w:ind w:left="1630" w:hanging="180"/>
      </w:pPr>
      <w:rPr>
        <w:rFonts w:cs="Times New Roman"/>
      </w:rPr>
    </w:lvl>
    <w:lvl w:ilvl="3">
      <w:start w:val="1"/>
      <w:numFmt w:val="decimal"/>
      <w:lvlText w:val="%4."/>
      <w:lvlJc w:val="left"/>
      <w:pPr>
        <w:tabs>
          <w:tab w:val="num" w:pos="0"/>
        </w:tabs>
        <w:ind w:left="2350" w:hanging="360"/>
      </w:pPr>
      <w:rPr>
        <w:rFonts w:cs="Times New Roman"/>
      </w:rPr>
    </w:lvl>
    <w:lvl w:ilvl="4">
      <w:start w:val="1"/>
      <w:numFmt w:val="lowerLetter"/>
      <w:lvlText w:val="%5."/>
      <w:lvlJc w:val="left"/>
      <w:pPr>
        <w:tabs>
          <w:tab w:val="num" w:pos="0"/>
        </w:tabs>
        <w:ind w:left="3070" w:hanging="360"/>
      </w:pPr>
      <w:rPr>
        <w:rFonts w:cs="Times New Roman"/>
      </w:rPr>
    </w:lvl>
    <w:lvl w:ilvl="5">
      <w:start w:val="1"/>
      <w:numFmt w:val="lowerRoman"/>
      <w:lvlText w:val="%6."/>
      <w:lvlJc w:val="right"/>
      <w:pPr>
        <w:tabs>
          <w:tab w:val="num" w:pos="0"/>
        </w:tabs>
        <w:ind w:left="3790" w:hanging="180"/>
      </w:pPr>
      <w:rPr>
        <w:rFonts w:cs="Times New Roman"/>
      </w:rPr>
    </w:lvl>
    <w:lvl w:ilvl="6">
      <w:start w:val="1"/>
      <w:numFmt w:val="decimal"/>
      <w:lvlText w:val="%7."/>
      <w:lvlJc w:val="left"/>
      <w:pPr>
        <w:tabs>
          <w:tab w:val="num" w:pos="0"/>
        </w:tabs>
        <w:ind w:left="4510" w:hanging="360"/>
      </w:pPr>
      <w:rPr>
        <w:rFonts w:cs="Times New Roman"/>
      </w:rPr>
    </w:lvl>
    <w:lvl w:ilvl="7">
      <w:start w:val="1"/>
      <w:numFmt w:val="lowerLetter"/>
      <w:lvlText w:val="%8."/>
      <w:lvlJc w:val="left"/>
      <w:pPr>
        <w:tabs>
          <w:tab w:val="num" w:pos="0"/>
        </w:tabs>
        <w:ind w:left="5230" w:hanging="360"/>
      </w:pPr>
      <w:rPr>
        <w:rFonts w:cs="Times New Roman"/>
      </w:rPr>
    </w:lvl>
    <w:lvl w:ilvl="8">
      <w:start w:val="1"/>
      <w:numFmt w:val="lowerRoman"/>
      <w:lvlText w:val="%9."/>
      <w:lvlJc w:val="right"/>
      <w:pPr>
        <w:tabs>
          <w:tab w:val="num" w:pos="0"/>
        </w:tabs>
        <w:ind w:left="5950" w:hanging="180"/>
      </w:pPr>
      <w:rPr>
        <w:rFonts w:cs="Times New Roman"/>
      </w:rPr>
    </w:lvl>
  </w:abstractNum>
  <w:abstractNum w:abstractNumId="10">
    <w:lvl w:ilvl="0">
      <w:start w:val="1"/>
      <w:numFmt w:val="bullet"/>
      <w:lvlText w:val=""/>
      <w:lvlJc w:val="left"/>
      <w:pPr>
        <w:tabs>
          <w:tab w:val="num" w:pos="0"/>
        </w:tabs>
        <w:ind w:left="190" w:hanging="360"/>
      </w:pPr>
      <w:rPr>
        <w:rFonts w:ascii="Symbol" w:hAnsi="Symbol" w:cs="Symbol" w:hint="default"/>
      </w:rPr>
    </w:lvl>
    <w:lvl w:ilvl="1">
      <w:start w:val="1"/>
      <w:numFmt w:val="lowerLetter"/>
      <w:lvlText w:val="%2."/>
      <w:lvlJc w:val="left"/>
      <w:pPr>
        <w:tabs>
          <w:tab w:val="num" w:pos="0"/>
        </w:tabs>
        <w:ind w:left="910" w:hanging="360"/>
      </w:pPr>
      <w:rPr>
        <w:rFonts w:cs="Times New Roman"/>
      </w:rPr>
    </w:lvl>
    <w:lvl w:ilvl="2">
      <w:start w:val="1"/>
      <w:numFmt w:val="lowerRoman"/>
      <w:lvlText w:val="%3."/>
      <w:lvlJc w:val="right"/>
      <w:pPr>
        <w:tabs>
          <w:tab w:val="num" w:pos="0"/>
        </w:tabs>
        <w:ind w:left="1630" w:hanging="180"/>
      </w:pPr>
      <w:rPr>
        <w:rFonts w:cs="Times New Roman"/>
      </w:rPr>
    </w:lvl>
    <w:lvl w:ilvl="3">
      <w:start w:val="1"/>
      <w:numFmt w:val="decimal"/>
      <w:lvlText w:val="%4."/>
      <w:lvlJc w:val="left"/>
      <w:pPr>
        <w:tabs>
          <w:tab w:val="num" w:pos="0"/>
        </w:tabs>
        <w:ind w:left="2350" w:hanging="360"/>
      </w:pPr>
      <w:rPr>
        <w:rFonts w:cs="Times New Roman"/>
      </w:rPr>
    </w:lvl>
    <w:lvl w:ilvl="4">
      <w:start w:val="1"/>
      <w:numFmt w:val="lowerLetter"/>
      <w:lvlText w:val="%5."/>
      <w:lvlJc w:val="left"/>
      <w:pPr>
        <w:tabs>
          <w:tab w:val="num" w:pos="0"/>
        </w:tabs>
        <w:ind w:left="3070" w:hanging="360"/>
      </w:pPr>
      <w:rPr>
        <w:rFonts w:cs="Times New Roman"/>
      </w:rPr>
    </w:lvl>
    <w:lvl w:ilvl="5">
      <w:start w:val="1"/>
      <w:numFmt w:val="lowerRoman"/>
      <w:lvlText w:val="%6."/>
      <w:lvlJc w:val="right"/>
      <w:pPr>
        <w:tabs>
          <w:tab w:val="num" w:pos="0"/>
        </w:tabs>
        <w:ind w:left="3790" w:hanging="180"/>
      </w:pPr>
      <w:rPr>
        <w:rFonts w:cs="Times New Roman"/>
      </w:rPr>
    </w:lvl>
    <w:lvl w:ilvl="6">
      <w:start w:val="1"/>
      <w:numFmt w:val="decimal"/>
      <w:lvlText w:val="%7."/>
      <w:lvlJc w:val="left"/>
      <w:pPr>
        <w:tabs>
          <w:tab w:val="num" w:pos="0"/>
        </w:tabs>
        <w:ind w:left="4510" w:hanging="360"/>
      </w:pPr>
      <w:rPr>
        <w:rFonts w:cs="Times New Roman"/>
      </w:rPr>
    </w:lvl>
    <w:lvl w:ilvl="7">
      <w:start w:val="1"/>
      <w:numFmt w:val="lowerLetter"/>
      <w:lvlText w:val="%8."/>
      <w:lvlJc w:val="left"/>
      <w:pPr>
        <w:tabs>
          <w:tab w:val="num" w:pos="0"/>
        </w:tabs>
        <w:ind w:left="5230" w:hanging="360"/>
      </w:pPr>
      <w:rPr>
        <w:rFonts w:cs="Times New Roman"/>
      </w:rPr>
    </w:lvl>
    <w:lvl w:ilvl="8">
      <w:start w:val="1"/>
      <w:numFmt w:val="lowerRoman"/>
      <w:lvlText w:val="%9."/>
      <w:lvlJc w:val="right"/>
      <w:pPr>
        <w:tabs>
          <w:tab w:val="num" w:pos="0"/>
        </w:tabs>
        <w:ind w:left="5950" w:hanging="180"/>
      </w:pPr>
      <w:rPr>
        <w:rFonts w:cs="Times New Roman"/>
      </w:rPr>
    </w:lvl>
  </w:abstractNum>
  <w:abstractNum w:abstractNumId="11">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2">
    <w:lvl w:ilvl="0">
      <w:start w:val="1"/>
      <w:numFmt w:val="bullet"/>
      <w:lvlText w:val="o"/>
      <w:lvlJc w:val="left"/>
      <w:pPr>
        <w:tabs>
          <w:tab w:val="num" w:pos="0"/>
        </w:tabs>
        <w:ind w:left="1287" w:hanging="360"/>
      </w:pPr>
      <w:rPr>
        <w:rFonts w:ascii="Courier New" w:hAnsi="Courier New" w:cs="Courier New"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lvl w:ilvl="0">
      <w:start w:val="1"/>
      <w:numFmt w:val="bullet"/>
      <w:lvlText w:val="-"/>
      <w:lvlJc w:val="left"/>
      <w:pPr>
        <w:tabs>
          <w:tab w:val="num" w:pos="0"/>
        </w:tabs>
        <w:ind w:left="1287" w:hanging="360"/>
      </w:pPr>
      <w:rPr>
        <w:rFonts w:ascii="Courier New" w:hAnsi="Courier New" w:cs="Courier New"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4">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lowerLetter"/>
      <w:lvlText w:val="%1."/>
      <w:lvlJc w:val="left"/>
      <w:pPr>
        <w:tabs>
          <w:tab w:val="num" w:pos="0"/>
        </w:tabs>
        <w:ind w:left="1004" w:hanging="360"/>
      </w:pPr>
      <w:rPr>
        <w:color w:themeColor="dark2" w:val="1F497D"/>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360"/>
        </w:tabs>
        <w:ind w:left="227" w:hanging="227"/>
      </w:pPr>
      <w:rPr>
        <w:rFonts w:ascii="Wingdings" w:hAnsi="Wingdings" w:cs="Wingdings" w:hint="default"/>
        <w:sz w:val="18"/>
        <w:szCs w:val="18"/>
        <w:color w:themeColor="dark2" w:val="1F497D"/>
      </w:rPr>
    </w:lvl>
    <w:lvl w:ilvl="1">
      <w:start w:val="1"/>
      <w:numFmt w:val="bullet"/>
      <w:lvlText w:val=""/>
      <w:lvlJc w:val="left"/>
      <w:pPr>
        <w:tabs>
          <w:tab w:val="num" w:pos="1440"/>
        </w:tabs>
        <w:ind w:left="1440" w:hanging="360"/>
      </w:pPr>
      <w:rPr>
        <w:rFonts w:ascii="Wingdings" w:hAnsi="Wingdings" w:cs="Wingdings" w:hint="default"/>
        <w:sz w:val="18"/>
        <w:szCs w:val="18"/>
        <w:color w:themeColor="accent1" w:val="4F81BD"/>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lvl w:ilvl="0">
      <w:start w:val="1"/>
      <w:numFmt w:val="decimal"/>
      <w:lvlText w:val="%1."/>
      <w:lvlJc w:val="left"/>
      <w:pPr>
        <w:tabs>
          <w:tab w:val="num" w:pos="0"/>
        </w:tabs>
        <w:ind w:left="1000" w:hanging="660"/>
      </w:pPr>
      <w:rPr/>
    </w:lvl>
    <w:lvl w:ilvl="1">
      <w:start w:val="1"/>
      <w:numFmt w:val="lowerLetter"/>
      <w:lvlText w:val="%2."/>
      <w:lvlJc w:val="left"/>
      <w:pPr>
        <w:tabs>
          <w:tab w:val="num" w:pos="0"/>
        </w:tabs>
        <w:ind w:left="1638" w:hanging="360"/>
      </w:pPr>
      <w:rPr/>
    </w:lvl>
    <w:lvl w:ilvl="2">
      <w:start w:val="1"/>
      <w:numFmt w:val="lowerRoman"/>
      <w:lvlText w:val="%3."/>
      <w:lvlJc w:val="right"/>
      <w:pPr>
        <w:tabs>
          <w:tab w:val="num" w:pos="0"/>
        </w:tabs>
        <w:ind w:left="2358" w:hanging="180"/>
      </w:pPr>
      <w:rPr/>
    </w:lvl>
    <w:lvl w:ilvl="3">
      <w:start w:val="1"/>
      <w:numFmt w:val="decimal"/>
      <w:lvlText w:val="%4."/>
      <w:lvlJc w:val="left"/>
      <w:pPr>
        <w:tabs>
          <w:tab w:val="num" w:pos="0"/>
        </w:tabs>
        <w:ind w:left="3078" w:hanging="360"/>
      </w:pPr>
      <w:rPr/>
    </w:lvl>
    <w:lvl w:ilvl="4">
      <w:start w:val="1"/>
      <w:numFmt w:val="lowerLetter"/>
      <w:lvlText w:val="%5."/>
      <w:lvlJc w:val="left"/>
      <w:pPr>
        <w:tabs>
          <w:tab w:val="num" w:pos="0"/>
        </w:tabs>
        <w:ind w:left="3798" w:hanging="360"/>
      </w:pPr>
      <w:rPr/>
    </w:lvl>
    <w:lvl w:ilvl="5">
      <w:start w:val="1"/>
      <w:numFmt w:val="lowerRoman"/>
      <w:lvlText w:val="%6."/>
      <w:lvlJc w:val="right"/>
      <w:pPr>
        <w:tabs>
          <w:tab w:val="num" w:pos="0"/>
        </w:tabs>
        <w:ind w:left="4518" w:hanging="180"/>
      </w:pPr>
      <w:rPr/>
    </w:lvl>
    <w:lvl w:ilvl="6">
      <w:start w:val="1"/>
      <w:numFmt w:val="decimal"/>
      <w:lvlText w:val="%7."/>
      <w:lvlJc w:val="left"/>
      <w:pPr>
        <w:tabs>
          <w:tab w:val="num" w:pos="0"/>
        </w:tabs>
        <w:ind w:left="5238" w:hanging="360"/>
      </w:pPr>
      <w:rPr/>
    </w:lvl>
    <w:lvl w:ilvl="7">
      <w:start w:val="1"/>
      <w:numFmt w:val="lowerLetter"/>
      <w:lvlText w:val="%8."/>
      <w:lvlJc w:val="left"/>
      <w:pPr>
        <w:tabs>
          <w:tab w:val="num" w:pos="0"/>
        </w:tabs>
        <w:ind w:left="5958" w:hanging="360"/>
      </w:pPr>
      <w:rPr/>
    </w:lvl>
    <w:lvl w:ilvl="8">
      <w:start w:val="1"/>
      <w:numFmt w:val="lowerRoman"/>
      <w:lvlText w:val="%9."/>
      <w:lvlJc w:val="right"/>
      <w:pPr>
        <w:tabs>
          <w:tab w:val="num" w:pos="0"/>
        </w:tabs>
        <w:ind w:left="6678" w:hanging="180"/>
      </w:pPr>
      <w:rPr/>
    </w:lvl>
  </w:abstractNum>
  <w:abstractNum w:abstractNumId="20">
    <w:lvl w:ilvl="0">
      <w:start w:val="1"/>
      <w:numFmt w:val="bullet"/>
      <w:lvlText w:val=""/>
      <w:lvlJc w:val="left"/>
      <w:pPr>
        <w:tabs>
          <w:tab w:val="num" w:pos="181"/>
        </w:tabs>
        <w:ind w:left="181" w:hanging="181"/>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lang w:val="en-G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lvl w:ilvl="0">
      <w:start w:val="1"/>
      <w:numFmt w:val="decimal"/>
      <w:lvlText w:val="%1"/>
      <w:lvlJc w:val="left"/>
      <w:pPr>
        <w:tabs>
          <w:tab w:val="num" w:pos="432"/>
        </w:tabs>
        <w:ind w:left="432" w:hanging="432"/>
      </w:pPr>
      <w:rPr/>
    </w:lvl>
    <w:lvl w:ilvl="1">
      <w:start w:val="1"/>
      <w:numFmt w:val="decimal"/>
      <w:lvlText w:val="%1.%2"/>
      <w:lvlJc w:val="left"/>
      <w:pPr>
        <w:tabs>
          <w:tab w:val="num" w:pos="1026"/>
        </w:tabs>
        <w:ind w:left="1026" w:hanging="576"/>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3">
    <w:lvl w:ilvl="0">
      <w:start w:val="1"/>
      <w:numFmt w:val="decimal"/>
      <w:lvlText w:val="%1."/>
      <w:lvlJc w:val="left"/>
      <w:pPr>
        <w:tabs>
          <w:tab w:val="num" w:pos="927"/>
        </w:tabs>
        <w:ind w:left="927"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4">
    <w:lvl w:ilvl="0">
      <w:start w:val="1"/>
      <w:numFmt w:val="decimal"/>
      <w:lvlText w:val="%1"/>
      <w:lvlJc w:val="left"/>
      <w:pPr>
        <w:tabs>
          <w:tab w:val="num" w:pos="0"/>
        </w:tabs>
        <w:ind w:left="384" w:hanging="384"/>
      </w:pPr>
      <w:rPr/>
    </w:lvl>
    <w:lvl w:ilvl="1">
      <w:start w:val="1"/>
      <w:numFmt w:val="decimal"/>
      <w:lvlText w:val="4.%2"/>
      <w:lvlJc w:val="left"/>
      <w:pPr>
        <w:tabs>
          <w:tab w:val="num" w:pos="0"/>
        </w:tabs>
        <w:ind w:left="1288" w:hanging="720"/>
      </w:pPr>
      <w:rPr/>
    </w:lvl>
    <w:lvl w:ilvl="2">
      <w:start w:val="1"/>
      <w:numFmt w:val="decimal"/>
      <w:lvlText w:val="%1.%2.%3"/>
      <w:lvlJc w:val="left"/>
      <w:pPr>
        <w:tabs>
          <w:tab w:val="num" w:pos="0"/>
        </w:tabs>
        <w:ind w:left="1940" w:hanging="720"/>
      </w:pPr>
      <w:rPr/>
    </w:lvl>
    <w:lvl w:ilvl="3">
      <w:start w:val="1"/>
      <w:numFmt w:val="decimal"/>
      <w:lvlText w:val="%1.%2.%3.%4"/>
      <w:lvlJc w:val="left"/>
      <w:pPr>
        <w:tabs>
          <w:tab w:val="num" w:pos="0"/>
        </w:tabs>
        <w:ind w:left="2910" w:hanging="1080"/>
      </w:pPr>
      <w:rPr/>
    </w:lvl>
    <w:lvl w:ilvl="4">
      <w:start w:val="1"/>
      <w:numFmt w:val="decimal"/>
      <w:lvlText w:val="%1.%2.%3.%4.%5"/>
      <w:lvlJc w:val="left"/>
      <w:pPr>
        <w:tabs>
          <w:tab w:val="num" w:pos="0"/>
        </w:tabs>
        <w:ind w:left="3880" w:hanging="1440"/>
      </w:pPr>
      <w:rPr/>
    </w:lvl>
    <w:lvl w:ilvl="5">
      <w:start w:val="1"/>
      <w:numFmt w:val="decimal"/>
      <w:lvlText w:val="%1.%2.%3.%4.%5.%6"/>
      <w:lvlJc w:val="left"/>
      <w:pPr>
        <w:tabs>
          <w:tab w:val="num" w:pos="0"/>
        </w:tabs>
        <w:ind w:left="4490" w:hanging="1440"/>
      </w:pPr>
      <w:rPr/>
    </w:lvl>
    <w:lvl w:ilvl="6">
      <w:start w:val="1"/>
      <w:numFmt w:val="decimal"/>
      <w:lvlText w:val="%1.%2.%3.%4.%5.%6.%7"/>
      <w:lvlJc w:val="left"/>
      <w:pPr>
        <w:tabs>
          <w:tab w:val="num" w:pos="0"/>
        </w:tabs>
        <w:ind w:left="5460" w:hanging="1800"/>
      </w:pPr>
      <w:rPr/>
    </w:lvl>
    <w:lvl w:ilvl="7">
      <w:start w:val="1"/>
      <w:numFmt w:val="decimal"/>
      <w:lvlText w:val="%1.%2.%3.%4.%5.%6.%7.%8"/>
      <w:lvlJc w:val="left"/>
      <w:pPr>
        <w:tabs>
          <w:tab w:val="num" w:pos="0"/>
        </w:tabs>
        <w:ind w:left="6070" w:hanging="1800"/>
      </w:pPr>
      <w:rPr/>
    </w:lvl>
    <w:lvl w:ilvl="8">
      <w:start w:val="1"/>
      <w:numFmt w:val="decimal"/>
      <w:lvlText w:val="%1.%2.%3.%4.%5.%6.%7.%8.%9"/>
      <w:lvlJc w:val="left"/>
      <w:pPr>
        <w:tabs>
          <w:tab w:val="num" w:pos="0"/>
        </w:tabs>
        <w:ind w:left="7040" w:hanging="2160"/>
      </w:pPr>
      <w:rPr/>
    </w:lvl>
  </w:abstractNum>
  <w:abstractNum w:abstractNumId="25">
    <w:lvl w:ilvl="0">
      <w:start w:val="1"/>
      <w:numFmt w:val="decimal"/>
      <w:lvlText w:val="%1"/>
      <w:lvlJc w:val="left"/>
      <w:pPr>
        <w:tabs>
          <w:tab w:val="num" w:pos="0"/>
        </w:tabs>
        <w:ind w:left="384" w:hanging="384"/>
      </w:pPr>
      <w:rPr/>
    </w:lvl>
    <w:lvl w:ilvl="1">
      <w:start w:val="1"/>
      <w:numFmt w:val="decimal"/>
      <w:lvlText w:val="2.%2"/>
      <w:lvlJc w:val="left"/>
      <w:pPr>
        <w:tabs>
          <w:tab w:val="num" w:pos="0"/>
        </w:tabs>
        <w:ind w:left="1330" w:hanging="720"/>
      </w:pPr>
      <w:rPr/>
    </w:lvl>
    <w:lvl w:ilvl="2">
      <w:start w:val="1"/>
      <w:numFmt w:val="decimal"/>
      <w:lvlText w:val="%1.%2.%3"/>
      <w:lvlJc w:val="left"/>
      <w:pPr>
        <w:tabs>
          <w:tab w:val="num" w:pos="0"/>
        </w:tabs>
        <w:ind w:left="1940" w:hanging="720"/>
      </w:pPr>
      <w:rPr/>
    </w:lvl>
    <w:lvl w:ilvl="3">
      <w:start w:val="1"/>
      <w:numFmt w:val="decimal"/>
      <w:lvlText w:val="%1.%2.%3.%4"/>
      <w:lvlJc w:val="left"/>
      <w:pPr>
        <w:tabs>
          <w:tab w:val="num" w:pos="0"/>
        </w:tabs>
        <w:ind w:left="2910" w:hanging="1080"/>
      </w:pPr>
      <w:rPr/>
    </w:lvl>
    <w:lvl w:ilvl="4">
      <w:start w:val="1"/>
      <w:numFmt w:val="decimal"/>
      <w:lvlText w:val="%1.%2.%3.%4.%5"/>
      <w:lvlJc w:val="left"/>
      <w:pPr>
        <w:tabs>
          <w:tab w:val="num" w:pos="0"/>
        </w:tabs>
        <w:ind w:left="3880" w:hanging="1440"/>
      </w:pPr>
      <w:rPr/>
    </w:lvl>
    <w:lvl w:ilvl="5">
      <w:start w:val="1"/>
      <w:numFmt w:val="decimal"/>
      <w:lvlText w:val="%1.%2.%3.%4.%5.%6"/>
      <w:lvlJc w:val="left"/>
      <w:pPr>
        <w:tabs>
          <w:tab w:val="num" w:pos="0"/>
        </w:tabs>
        <w:ind w:left="4490" w:hanging="1440"/>
      </w:pPr>
      <w:rPr/>
    </w:lvl>
    <w:lvl w:ilvl="6">
      <w:start w:val="1"/>
      <w:numFmt w:val="decimal"/>
      <w:lvlText w:val="%1.%2.%3.%4.%5.%6.%7"/>
      <w:lvlJc w:val="left"/>
      <w:pPr>
        <w:tabs>
          <w:tab w:val="num" w:pos="0"/>
        </w:tabs>
        <w:ind w:left="5460" w:hanging="1800"/>
      </w:pPr>
      <w:rPr/>
    </w:lvl>
    <w:lvl w:ilvl="7">
      <w:start w:val="1"/>
      <w:numFmt w:val="decimal"/>
      <w:lvlText w:val="%1.%2.%3.%4.%5.%6.%7.%8"/>
      <w:lvlJc w:val="left"/>
      <w:pPr>
        <w:tabs>
          <w:tab w:val="num" w:pos="0"/>
        </w:tabs>
        <w:ind w:left="6070" w:hanging="1800"/>
      </w:pPr>
      <w:rPr/>
    </w:lvl>
    <w:lvl w:ilvl="8">
      <w:start w:val="1"/>
      <w:numFmt w:val="decimal"/>
      <w:lvlText w:val="%1.%2.%3.%4.%5.%6.%7.%8.%9"/>
      <w:lvlJc w:val="left"/>
      <w:pPr>
        <w:tabs>
          <w:tab w:val="num" w:pos="0"/>
        </w:tabs>
        <w:ind w:left="7040" w:hanging="2160"/>
      </w:pPr>
      <w:rPr/>
    </w:lvl>
  </w:abstractNum>
  <w:abstractNum w:abstractNumId="26">
    <w:lvl w:ilvl="0">
      <w:start w:val="1"/>
      <w:numFmt w:val="decimal"/>
      <w:lvlText w:val="%1"/>
      <w:lvlJc w:val="left"/>
      <w:pPr>
        <w:tabs>
          <w:tab w:val="num" w:pos="0"/>
        </w:tabs>
        <w:ind w:left="384" w:hanging="384"/>
      </w:pPr>
      <w:rPr/>
    </w:lvl>
    <w:lvl w:ilvl="1">
      <w:start w:val="1"/>
      <w:numFmt w:val="decimal"/>
      <w:lvlText w:val="5.%2"/>
      <w:lvlJc w:val="left"/>
      <w:pPr>
        <w:tabs>
          <w:tab w:val="num" w:pos="0"/>
        </w:tabs>
        <w:ind w:left="1288" w:hanging="720"/>
      </w:pPr>
      <w:rPr/>
    </w:lvl>
    <w:lvl w:ilvl="2">
      <w:start w:val="1"/>
      <w:numFmt w:val="decimal"/>
      <w:lvlText w:val="%1.%2.%3"/>
      <w:lvlJc w:val="left"/>
      <w:pPr>
        <w:tabs>
          <w:tab w:val="num" w:pos="0"/>
        </w:tabs>
        <w:ind w:left="1940" w:hanging="720"/>
      </w:pPr>
      <w:rPr/>
    </w:lvl>
    <w:lvl w:ilvl="3">
      <w:start w:val="1"/>
      <w:numFmt w:val="decimal"/>
      <w:lvlText w:val="%1.%2.%3.%4"/>
      <w:lvlJc w:val="left"/>
      <w:pPr>
        <w:tabs>
          <w:tab w:val="num" w:pos="0"/>
        </w:tabs>
        <w:ind w:left="2910" w:hanging="1080"/>
      </w:pPr>
      <w:rPr/>
    </w:lvl>
    <w:lvl w:ilvl="4">
      <w:start w:val="1"/>
      <w:numFmt w:val="decimal"/>
      <w:lvlText w:val="%1.%2.%3.%4.%5"/>
      <w:lvlJc w:val="left"/>
      <w:pPr>
        <w:tabs>
          <w:tab w:val="num" w:pos="0"/>
        </w:tabs>
        <w:ind w:left="3880" w:hanging="1440"/>
      </w:pPr>
      <w:rPr/>
    </w:lvl>
    <w:lvl w:ilvl="5">
      <w:start w:val="1"/>
      <w:numFmt w:val="decimal"/>
      <w:lvlText w:val="%1.%2.%3.%4.%5.%6"/>
      <w:lvlJc w:val="left"/>
      <w:pPr>
        <w:tabs>
          <w:tab w:val="num" w:pos="0"/>
        </w:tabs>
        <w:ind w:left="4490" w:hanging="1440"/>
      </w:pPr>
      <w:rPr/>
    </w:lvl>
    <w:lvl w:ilvl="6">
      <w:start w:val="1"/>
      <w:numFmt w:val="decimal"/>
      <w:lvlText w:val="%1.%2.%3.%4.%5.%6.%7"/>
      <w:lvlJc w:val="left"/>
      <w:pPr>
        <w:tabs>
          <w:tab w:val="num" w:pos="0"/>
        </w:tabs>
        <w:ind w:left="5460" w:hanging="1800"/>
      </w:pPr>
      <w:rPr/>
    </w:lvl>
    <w:lvl w:ilvl="7">
      <w:start w:val="1"/>
      <w:numFmt w:val="decimal"/>
      <w:lvlText w:val="%1.%2.%3.%4.%5.%6.%7.%8"/>
      <w:lvlJc w:val="left"/>
      <w:pPr>
        <w:tabs>
          <w:tab w:val="num" w:pos="0"/>
        </w:tabs>
        <w:ind w:left="6070" w:hanging="1800"/>
      </w:pPr>
      <w:rPr/>
    </w:lvl>
    <w:lvl w:ilvl="8">
      <w:start w:val="1"/>
      <w:numFmt w:val="decimal"/>
      <w:lvlText w:val="%1.%2.%3.%4.%5.%6.%7.%8.%9"/>
      <w:lvlJc w:val="left"/>
      <w:pPr>
        <w:tabs>
          <w:tab w:val="num" w:pos="0"/>
        </w:tabs>
        <w:ind w:left="7040" w:hanging="2160"/>
      </w:pPr>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4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51">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54">
    <w:lvl w:ilvl="0">
      <w:start w:val="1"/>
      <w:numFmt w:val="decimal"/>
      <w:lvlText w:val="%1."/>
      <w:lvlJc w:val="left"/>
      <w:pPr>
        <w:tabs>
          <w:tab w:val="num" w:pos="786"/>
        </w:tabs>
        <w:ind w:left="786" w:hanging="360"/>
      </w:pPr>
      <w:rPr/>
    </w:lvl>
    <w:lvl w:ilvl="1">
      <w:start w:val="1"/>
      <w:numFmt w:val="decimal"/>
      <w:lvlText w:val="%2."/>
      <w:lvlJc w:val="left"/>
      <w:pPr>
        <w:tabs>
          <w:tab w:val="num" w:pos="1146"/>
        </w:tabs>
        <w:ind w:left="1146" w:hanging="360"/>
      </w:pPr>
      <w:rPr/>
    </w:lvl>
    <w:lvl w:ilvl="2">
      <w:start w:val="1"/>
      <w:numFmt w:val="decimal"/>
      <w:lvlText w:val="%3."/>
      <w:lvlJc w:val="left"/>
      <w:pPr>
        <w:tabs>
          <w:tab w:val="num" w:pos="1506"/>
        </w:tabs>
        <w:ind w:left="1506" w:hanging="360"/>
      </w:pPr>
      <w:rPr/>
    </w:lvl>
    <w:lvl w:ilvl="3">
      <w:start w:val="1"/>
      <w:numFmt w:val="decimal"/>
      <w:lvlText w:val="%4."/>
      <w:lvlJc w:val="left"/>
      <w:pPr>
        <w:tabs>
          <w:tab w:val="num" w:pos="1866"/>
        </w:tabs>
        <w:ind w:left="1866" w:hanging="360"/>
      </w:pPr>
      <w:rPr/>
    </w:lvl>
    <w:lvl w:ilvl="4">
      <w:start w:val="1"/>
      <w:numFmt w:val="decimal"/>
      <w:lvlText w:val="%5."/>
      <w:lvlJc w:val="left"/>
      <w:pPr>
        <w:tabs>
          <w:tab w:val="num" w:pos="2226"/>
        </w:tabs>
        <w:ind w:left="2226" w:hanging="360"/>
      </w:pPr>
      <w:rPr/>
    </w:lvl>
    <w:lvl w:ilvl="5">
      <w:start w:val="1"/>
      <w:numFmt w:val="decimal"/>
      <w:lvlText w:val="%6."/>
      <w:lvlJc w:val="left"/>
      <w:pPr>
        <w:tabs>
          <w:tab w:val="num" w:pos="2586"/>
        </w:tabs>
        <w:ind w:left="2586" w:hanging="360"/>
      </w:pPr>
      <w:rPr/>
    </w:lvl>
    <w:lvl w:ilvl="6">
      <w:start w:val="1"/>
      <w:numFmt w:val="decimal"/>
      <w:lvlText w:val="%7."/>
      <w:lvlJc w:val="left"/>
      <w:pPr>
        <w:tabs>
          <w:tab w:val="num" w:pos="2946"/>
        </w:tabs>
        <w:ind w:left="2946" w:hanging="360"/>
      </w:pPr>
      <w:rPr/>
    </w:lvl>
    <w:lvl w:ilvl="7">
      <w:start w:val="1"/>
      <w:numFmt w:val="decimal"/>
      <w:lvlText w:val="%8."/>
      <w:lvlJc w:val="left"/>
      <w:pPr>
        <w:tabs>
          <w:tab w:val="num" w:pos="3306"/>
        </w:tabs>
        <w:ind w:left="3306" w:hanging="360"/>
      </w:pPr>
      <w:rPr/>
    </w:lvl>
    <w:lvl w:ilvl="8">
      <w:start w:val="1"/>
      <w:numFmt w:val="decimal"/>
      <w:lvlText w:val="%9."/>
      <w:lvlJc w:val="left"/>
      <w:pPr>
        <w:tabs>
          <w:tab w:val="num" w:pos="3666"/>
        </w:tabs>
        <w:ind w:left="3666" w:hanging="360"/>
      </w:pPr>
      <w:rPr/>
    </w:lvl>
  </w:abstractNum>
  <w:abstractNum w:abstractNumId="5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8">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4.%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9">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4.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0">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5.1.%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5.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2">
    <w:lvl w:ilvl="0">
      <w:start w:val="1"/>
      <w:numFmt w:val="decimal"/>
      <w:lvlText w:val="%1."/>
      <w:lvlJc w:val="left"/>
      <w:pPr>
        <w:tabs>
          <w:tab w:val="num" w:pos="0"/>
        </w:tabs>
        <w:ind w:left="754" w:hanging="360"/>
      </w:pPr>
      <w:rPr/>
    </w:lvl>
    <w:lvl w:ilvl="1">
      <w:start w:val="1"/>
      <w:numFmt w:val="lowerLetter"/>
      <w:lvlText w:val="%2."/>
      <w:lvlJc w:val="left"/>
      <w:pPr>
        <w:tabs>
          <w:tab w:val="num" w:pos="0"/>
        </w:tabs>
        <w:ind w:left="1474" w:hanging="360"/>
      </w:pPr>
      <w:rPr/>
    </w:lvl>
    <w:lvl w:ilvl="2">
      <w:start w:val="1"/>
      <w:numFmt w:val="lowerRoman"/>
      <w:lvlText w:val="%3."/>
      <w:lvlJc w:val="right"/>
      <w:pPr>
        <w:tabs>
          <w:tab w:val="num" w:pos="0"/>
        </w:tabs>
        <w:ind w:left="2194" w:hanging="180"/>
      </w:pPr>
      <w:rPr/>
    </w:lvl>
    <w:lvl w:ilvl="3">
      <w:start w:val="1"/>
      <w:numFmt w:val="decimal"/>
      <w:lvlText w:val="%4."/>
      <w:lvlJc w:val="left"/>
      <w:pPr>
        <w:tabs>
          <w:tab w:val="num" w:pos="0"/>
        </w:tabs>
        <w:ind w:left="2914" w:hanging="360"/>
      </w:pPr>
      <w:rPr/>
    </w:lvl>
    <w:lvl w:ilvl="4">
      <w:start w:val="1"/>
      <w:numFmt w:val="lowerLetter"/>
      <w:lvlText w:val="%5."/>
      <w:lvlJc w:val="left"/>
      <w:pPr>
        <w:tabs>
          <w:tab w:val="num" w:pos="0"/>
        </w:tabs>
        <w:ind w:left="3634" w:hanging="360"/>
      </w:pPr>
      <w:rPr/>
    </w:lvl>
    <w:lvl w:ilvl="5">
      <w:start w:val="1"/>
      <w:numFmt w:val="lowerRoman"/>
      <w:lvlText w:val="%6."/>
      <w:lvlJc w:val="right"/>
      <w:pPr>
        <w:tabs>
          <w:tab w:val="num" w:pos="0"/>
        </w:tabs>
        <w:ind w:left="4354" w:hanging="180"/>
      </w:pPr>
      <w:rPr/>
    </w:lvl>
    <w:lvl w:ilvl="6">
      <w:start w:val="1"/>
      <w:numFmt w:val="decimal"/>
      <w:lvlText w:val="%7."/>
      <w:lvlJc w:val="left"/>
      <w:pPr>
        <w:tabs>
          <w:tab w:val="num" w:pos="0"/>
        </w:tabs>
        <w:ind w:left="5074" w:hanging="360"/>
      </w:pPr>
      <w:rPr/>
    </w:lvl>
    <w:lvl w:ilvl="7">
      <w:start w:val="1"/>
      <w:numFmt w:val="lowerLetter"/>
      <w:lvlText w:val="%8."/>
      <w:lvlJc w:val="left"/>
      <w:pPr>
        <w:tabs>
          <w:tab w:val="num" w:pos="0"/>
        </w:tabs>
        <w:ind w:left="5794" w:hanging="360"/>
      </w:pPr>
      <w:rPr/>
    </w:lvl>
    <w:lvl w:ilvl="8">
      <w:start w:val="1"/>
      <w:numFmt w:val="lowerRoman"/>
      <w:lvlText w:val="%9."/>
      <w:lvlJc w:val="right"/>
      <w:pPr>
        <w:tabs>
          <w:tab w:val="num" w:pos="0"/>
        </w:tabs>
        <w:ind w:left="6514" w:hanging="180"/>
      </w:pPr>
      <w:rPr/>
    </w:lvl>
  </w:abstractNum>
  <w:abstractNum w:abstractNumId="6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40"/>
    <w:lvlOverride w:ilvl="0">
      <w:startOverride w:val="1"/>
    </w:lvlOverride>
  </w:num>
  <w:num w:numId="65">
    <w:abstractNumId w:val="40"/>
  </w:num>
  <w:num w:numId="66">
    <w:abstractNumId w:val="40"/>
  </w:num>
  <w:num w:numId="67">
    <w:abstractNumId w:val="40"/>
  </w:num>
  <w:num w:numId="68">
    <w:abstractNumId w:val="40"/>
  </w:num>
  <w:num w:numId="69">
    <w:abstractNumId w:val="55"/>
    <w:lvlOverride w:ilvl="0">
      <w:startOverride w:val="1"/>
    </w:lvlOverride>
  </w:num>
  <w:num w:numId="70">
    <w:abstractNumId w:val="55"/>
  </w:num>
  <w:num w:numId="71">
    <w:abstractNumId w:val="56"/>
    <w:lvlOverride w:ilvl="0">
      <w:startOverride w:val="1"/>
    </w:lvlOverride>
  </w:num>
  <w:num w:numId="72">
    <w:abstractNumId w:val="56"/>
  </w:num>
  <w:num w:numId="73">
    <w:abstractNumId w:val="56"/>
  </w:num>
  <w:num w:numId="74">
    <w:abstractNumId w:val="56"/>
  </w:num>
</w:numbering>
</file>

<file path=word/settings.xml><?xml version="1.0" encoding="utf-8"?>
<w:settings xmlns:w="http://schemas.openxmlformats.org/wordprocessingml/2006/main">
  <w:zoom w:percent="100"/>
  <w:trackRevisions/>
  <w:defaultTabStop w:val="720"/>
  <w:autoHyphenation w:val="true"/>
  <w:hyphenationZone w:val="0"/>
  <w:footnotePr>
    <w:numFmt w:val="decimal"/>
    <w:footnote w:id="0"/>
    <w:footnote w:id="1"/>
  </w:footnotePr>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0"/>
      <w:ind w:firstLine="709"/>
      <w:jc w:val="both"/>
    </w:pPr>
    <w:rPr>
      <w:rFonts w:ascii="Calibri" w:hAnsi="Calibri" w:eastAsia="Calibri" w:cs="DejaVu Sans"/>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1"/>
      </w:numPr>
      <w:spacing w:before="120" w:after="120"/>
      <w:outlineLvl w:val="0"/>
    </w:pPr>
    <w:rPr>
      <w:rFonts w:eastAsia="Calibri" w:cs="DejaVu Sans"/>
      <w:b/>
      <w:bCs/>
      <w:caps/>
      <w:color w:themeColor="dark2" w:themeTint="99" w:val="548DD4"/>
      <w:sz w:val="28"/>
      <w:szCs w:val="28"/>
    </w:rPr>
  </w:style>
  <w:style w:type="paragraph" w:styleId="Heading2">
    <w:name w:val="heading 2"/>
    <w:basedOn w:val="Normal"/>
    <w:next w:val="Normal"/>
    <w:link w:val="Heading2Char"/>
    <w:qFormat/>
    <w:pPr>
      <w:keepNext w:val="true"/>
      <w:keepLines/>
      <w:numPr>
        <w:ilvl w:val="1"/>
        <w:numId w:val="1"/>
      </w:numPr>
      <w:spacing w:before="240" w:after="120"/>
      <w:outlineLvl w:val="1"/>
    </w:pPr>
    <w:rPr>
      <w:rFonts w:eastAsia="Calibri" w:cs="DejaVu Sans"/>
      <w:b/>
      <w:bCs/>
      <w:color w:themeColor="accent1" w:val="4F81BD"/>
      <w:sz w:val="28"/>
      <w:szCs w:val="26"/>
    </w:rPr>
  </w:style>
  <w:style w:type="paragraph" w:styleId="Heading3">
    <w:name w:val="heading 3"/>
    <w:basedOn w:val="Normal"/>
    <w:next w:val="Normal"/>
    <w:link w:val="Heading3Char"/>
    <w:qFormat/>
    <w:pPr>
      <w:keepNext w:val="true"/>
      <w:keepLines/>
      <w:numPr>
        <w:ilvl w:val="0"/>
        <w:numId w:val="0"/>
      </w:numPr>
      <w:spacing w:before="240" w:after="120"/>
      <w:ind w:hanging="0"/>
      <w:outlineLvl w:val="2"/>
    </w:pPr>
    <w:rPr>
      <w:rFonts w:eastAsia="Calibri" w:cs="DejaVu Sans"/>
      <w:b/>
      <w:bCs/>
      <w:color w:themeColor="accent1" w:val="4F81BD"/>
      <w:sz w:val="28"/>
    </w:rPr>
  </w:style>
  <w:style w:type="paragraph" w:styleId="Heading4">
    <w:name w:val="heading 4"/>
    <w:basedOn w:val="Normal"/>
    <w:next w:val="Normal"/>
    <w:link w:val="Heading4Char"/>
    <w:qFormat/>
    <w:pPr>
      <w:keepNext w:val="true"/>
      <w:numPr>
        <w:ilvl w:val="3"/>
        <w:numId w:val="1"/>
      </w:numPr>
      <w:spacing w:before="240" w:after="120"/>
      <w:ind w:hanging="862" w:left="862"/>
      <w:outlineLvl w:val="3"/>
    </w:pPr>
    <w:rPr>
      <w:rFonts w:eastAsia="Batang" w:cs="Times New Roman"/>
      <w:b/>
      <w:bCs/>
      <w:color w:themeColor="dark2" w:themeTint="99" w:val="548DD4"/>
      <w:sz w:val="24"/>
      <w:szCs w:val="28"/>
      <w:lang w:val="en-GB" w:eastAsia="en-GB"/>
    </w:rPr>
  </w:style>
  <w:style w:type="paragraph" w:styleId="Heading5">
    <w:name w:val="heading 5"/>
    <w:basedOn w:val="Normal"/>
    <w:link w:val="Heading5Char"/>
    <w:qFormat/>
    <w:pPr>
      <w:keepNext w:val="true"/>
      <w:numPr>
        <w:ilvl w:val="4"/>
        <w:numId w:val="1"/>
      </w:numPr>
      <w:suppressAutoHyphens w:val="true"/>
      <w:spacing w:before="240" w:after="120"/>
      <w:outlineLvl w:val="4"/>
    </w:pPr>
    <w:rPr>
      <w:rFonts w:ascii="Liberation Sans" w:hAnsi="Liberation Sans" w:eastAsia="Droid Sans Fallback" w:cs="FreeSans"/>
      <w:color w:val="00000A"/>
      <w:sz w:val="28"/>
      <w:szCs w:val="28"/>
    </w:rPr>
  </w:style>
  <w:style w:type="paragraph" w:styleId="Heading6">
    <w:name w:val="heading 6"/>
    <w:basedOn w:val="Normal"/>
    <w:next w:val="Normal"/>
    <w:link w:val="Heading6Char"/>
    <w:qFormat/>
    <w:pPr>
      <w:numPr>
        <w:ilvl w:val="5"/>
        <w:numId w:val="1"/>
      </w:numPr>
      <w:spacing w:before="120" w:after="120"/>
      <w:outlineLvl w:val="5"/>
    </w:pPr>
    <w:rPr>
      <w:rFonts w:eastAsia="Batang" w:cs="Times New Roman"/>
      <w:b/>
      <w:bCs/>
      <w:color w:themeColor="dark2" w:themeTint="99" w:val="548DD4"/>
      <w:sz w:val="28"/>
      <w:lang w:val="en-GB" w:eastAsia="en-GB"/>
    </w:rPr>
  </w:style>
  <w:style w:type="paragraph" w:styleId="Heading7">
    <w:name w:val="heading 7"/>
    <w:basedOn w:val="Normal"/>
    <w:next w:val="Normal"/>
    <w:link w:val="Heading7Char"/>
    <w:qFormat/>
    <w:pPr>
      <w:numPr>
        <w:ilvl w:val="6"/>
        <w:numId w:val="1"/>
      </w:numPr>
      <w:spacing w:before="240" w:after="60"/>
      <w:outlineLvl w:val="6"/>
    </w:pPr>
    <w:rPr>
      <w:rFonts w:ascii="Times New Roman" w:hAnsi="Times New Roman" w:eastAsia="Batang" w:cs="Times New Roman"/>
      <w:lang w:val="en-GB" w:eastAsia="en-GB"/>
    </w:rPr>
  </w:style>
  <w:style w:type="paragraph" w:styleId="Heading8">
    <w:name w:val="heading 8"/>
    <w:basedOn w:val="Normal"/>
    <w:next w:val="Normal"/>
    <w:link w:val="Heading8Char"/>
    <w:qFormat/>
    <w:pPr>
      <w:numPr>
        <w:ilvl w:val="7"/>
        <w:numId w:val="1"/>
      </w:numPr>
      <w:spacing w:before="240" w:after="60"/>
      <w:outlineLvl w:val="7"/>
    </w:pPr>
    <w:rPr>
      <w:rFonts w:ascii="Times New Roman" w:hAnsi="Times New Roman" w:eastAsia="Batang" w:cs="Times New Roman"/>
      <w:i/>
      <w:iCs/>
      <w:lang w:val="en-GB" w:eastAsia="en-GB"/>
    </w:rPr>
  </w:style>
  <w:style w:type="paragraph" w:styleId="Heading9">
    <w:name w:val="heading 9"/>
    <w:basedOn w:val="Normal"/>
    <w:next w:val="Normal"/>
    <w:link w:val="Heading9Char"/>
    <w:qFormat/>
    <w:pPr>
      <w:numPr>
        <w:ilvl w:val="8"/>
        <w:numId w:val="1"/>
      </w:numPr>
      <w:spacing w:before="240" w:after="60"/>
      <w:outlineLvl w:val="8"/>
    </w:pPr>
    <w:rPr>
      <w:rFonts w:ascii="Arial" w:hAnsi="Arial" w:eastAsia="Batang" w:cs="Times New Roman"/>
      <w:lang w:val="en-GB" w:eastAsia="en-GB"/>
    </w:rPr>
  </w:style>
  <w:style w:type="character" w:styleId="DefaultParagraphFont">
    <w:name w:val="Default Paragraph Font"/>
    <w:qFormat/>
    <w:rPr/>
  </w:style>
  <w:style w:type="character" w:styleId="TitleChar">
    <w:name w:val="Title Char"/>
    <w:basedOn w:val="DefaultParagraphFont"/>
    <w:link w:val="Title"/>
    <w:qFormat/>
    <w:rPr>
      <w:rFonts w:ascii="Sylfaen" w:hAnsi="Sylfaen" w:eastAsia="Batang" w:cs="Times New Roman"/>
      <w:b/>
      <w:bCs/>
      <w:color w:themeColor="dark2" w:themeTint="99" w:val="548DD4"/>
      <w:kern w:val="2"/>
      <w:sz w:val="28"/>
      <w:szCs w:val="32"/>
      <w:lang w:val="en-GB" w:eastAsia="en-GB"/>
    </w:rPr>
  </w:style>
  <w:style w:type="character" w:styleId="Heading1Char">
    <w:name w:val="Heading 1 Char"/>
    <w:basedOn w:val="DefaultParagraphFont"/>
    <w:link w:val="Heading1"/>
    <w:qFormat/>
    <w:rPr>
      <w:rFonts w:eastAsia="Calibri" w:cs="DejaVu Sans"/>
      <w:b/>
      <w:bCs/>
      <w:caps/>
      <w:color w:themeColor="dark2" w:themeTint="99" w:val="548DD4"/>
      <w:sz w:val="28"/>
      <w:szCs w:val="28"/>
    </w:rPr>
  </w:style>
  <w:style w:type="character" w:styleId="Heading2Char">
    <w:name w:val="Heading 2 Char"/>
    <w:basedOn w:val="DefaultParagraphFont"/>
    <w:link w:val="Heading2"/>
    <w:qFormat/>
    <w:rPr>
      <w:rFonts w:eastAsia="Calibri" w:cs="DejaVu Sans"/>
      <w:b/>
      <w:bCs/>
      <w:color w:themeColor="accent1" w:val="4F81BD"/>
      <w:sz w:val="28"/>
      <w:szCs w:val="26"/>
    </w:rPr>
  </w:style>
  <w:style w:type="character" w:styleId="Heading3Char">
    <w:name w:val="Heading 3 Char"/>
    <w:basedOn w:val="DefaultParagraphFont"/>
    <w:link w:val="Heading3"/>
    <w:qFormat/>
    <w:rPr>
      <w:rFonts w:ascii="Sylfaen" w:hAnsi="Sylfaen" w:eastAsia="Calibri" w:cs="DejaVu Sans"/>
      <w:b/>
      <w:bCs/>
      <w:color w:themeColor="accent1" w:val="4F81BD"/>
      <w:sz w:val="28"/>
      <w:lang w:val="ru-RU" w:eastAsia="ru-RU"/>
    </w:rPr>
  </w:style>
  <w:style w:type="character" w:styleId="Heading4Char">
    <w:name w:val="Heading 4 Char"/>
    <w:basedOn w:val="DefaultParagraphFont"/>
    <w:link w:val="Heading4"/>
    <w:qFormat/>
    <w:rPr>
      <w:rFonts w:eastAsia="Batang" w:cs="Times New Roman"/>
      <w:b/>
      <w:bCs/>
      <w:color w:themeColor="dark2" w:themeTint="99" w:val="548DD4"/>
      <w:sz w:val="24"/>
      <w:szCs w:val="28"/>
      <w:lang w:val="en-GB" w:eastAsia="en-GB"/>
    </w:rPr>
  </w:style>
  <w:style w:type="character" w:styleId="Heading5Char">
    <w:name w:val="Heading 5 Char"/>
    <w:basedOn w:val="DefaultParagraphFont"/>
    <w:link w:val="Heading5"/>
    <w:qFormat/>
    <w:rPr>
      <w:rFonts w:ascii="Liberation Sans" w:hAnsi="Liberation Sans" w:eastAsia="Droid Sans Fallback" w:cs="FreeSans"/>
      <w:color w:val="00000A"/>
      <w:sz w:val="28"/>
      <w:szCs w:val="28"/>
    </w:rPr>
  </w:style>
  <w:style w:type="character" w:styleId="Heading6Char">
    <w:name w:val="Heading 6 Char"/>
    <w:basedOn w:val="DefaultParagraphFont"/>
    <w:link w:val="Heading6"/>
    <w:qFormat/>
    <w:rPr>
      <w:rFonts w:eastAsia="Batang" w:cs="Times New Roman"/>
      <w:b/>
      <w:bCs/>
      <w:color w:themeColor="dark2" w:themeTint="99" w:val="548DD4"/>
      <w:sz w:val="28"/>
      <w:lang w:val="en-GB" w:eastAsia="en-GB"/>
    </w:rPr>
  </w:style>
  <w:style w:type="character" w:styleId="Heading7Char">
    <w:name w:val="Heading 7 Char"/>
    <w:basedOn w:val="DefaultParagraphFont"/>
    <w:link w:val="Heading7"/>
    <w:qFormat/>
    <w:rPr>
      <w:rFonts w:ascii="Times New Roman" w:hAnsi="Times New Roman" w:eastAsia="Batang" w:cs="Times New Roman"/>
      <w:lang w:val="en-GB" w:eastAsia="en-GB"/>
    </w:rPr>
  </w:style>
  <w:style w:type="character" w:styleId="Heading8Char">
    <w:name w:val="Heading 8 Char"/>
    <w:basedOn w:val="DefaultParagraphFont"/>
    <w:link w:val="Heading8"/>
    <w:qFormat/>
    <w:rPr>
      <w:rFonts w:ascii="Times New Roman" w:hAnsi="Times New Roman" w:eastAsia="Batang" w:cs="Times New Roman"/>
      <w:i/>
      <w:iCs/>
      <w:lang w:val="en-GB" w:eastAsia="en-GB"/>
    </w:rPr>
  </w:style>
  <w:style w:type="character" w:styleId="Heading9Char">
    <w:name w:val="Heading 9 Char"/>
    <w:basedOn w:val="DefaultParagraphFont"/>
    <w:link w:val="Heading9"/>
    <w:qFormat/>
    <w:rPr>
      <w:rFonts w:ascii="Arial" w:hAnsi="Arial" w:eastAsia="Batang" w:cs="Times New Roman"/>
      <w:lang w:val="en-GB" w:eastAsia="en-GB"/>
    </w:rPr>
  </w:style>
  <w:style w:type="character" w:styleId="BalloonTextChar">
    <w:name w:val="Balloon Text Char"/>
    <w:basedOn w:val="DefaultParagraphFont"/>
    <w:link w:val="BalloonText"/>
    <w:qFormat/>
    <w:rPr>
      <w:rFonts w:ascii="Tahoma" w:hAnsi="Tahoma" w:cs="Tahoma"/>
      <w:sz w:val="16"/>
      <w:szCs w:val="16"/>
    </w:rPr>
  </w:style>
  <w:style w:type="character" w:styleId="NoSpacingChar">
    <w:name w:val="No Spacing Char"/>
    <w:basedOn w:val="DefaultParagraphFont"/>
    <w:link w:val="NoSpacing"/>
    <w:qFormat/>
    <w:rPr>
      <w:rFonts w:ascii="Calibri" w:hAnsi="Calibri" w:eastAsia="Droid Sans Fallback" w:cs="Times New Roman"/>
      <w:color w:val="00000A"/>
    </w:rPr>
  </w:style>
  <w:style w:type="character" w:styleId="Hyperlink">
    <w:name w:val="Hyperlink"/>
    <w:basedOn w:val="DefaultParagraphFont"/>
    <w:rPr>
      <w:color w:themeColor="hyperlink" w:val="0000FF"/>
      <w:u w:val="single"/>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InternetLink">
    <w:name w:val="Internet Link"/>
    <w:basedOn w:val="DefaultParagraphFont"/>
    <w:qFormat/>
    <w:rPr>
      <w:color w:val="0000FF"/>
      <w:u w:val="single"/>
    </w:rPr>
  </w:style>
  <w:style w:type="character" w:styleId="HeaderChar">
    <w:name w:val="Header Char"/>
    <w:basedOn w:val="DefaultParagraphFont"/>
    <w:link w:val="Header"/>
    <w:qFormat/>
    <w:rPr>
      <w:rFonts w:ascii="Sylfaen" w:hAnsi="Sylfaen" w:eastAsia="Calibri"/>
    </w:rPr>
  </w:style>
  <w:style w:type="character" w:styleId="FooterChar">
    <w:name w:val="Footer Char"/>
    <w:basedOn w:val="DefaultParagraphFont"/>
    <w:link w:val="Footer"/>
    <w:qFormat/>
    <w:rPr>
      <w:rFonts w:ascii="Sylfaen" w:hAnsi="Sylfaen" w:eastAsia="Calibri"/>
    </w:rPr>
  </w:style>
  <w:style w:type="character" w:styleId="CommentReference">
    <w:name w:val="annotation reference"/>
    <w:basedOn w:val="DefaultParagraphFont"/>
    <w:qFormat/>
    <w:rPr>
      <w:sz w:val="16"/>
      <w:szCs w:val="16"/>
    </w:rPr>
  </w:style>
  <w:style w:type="character" w:styleId="CommentTextChar">
    <w:name w:val="Comment Text Char"/>
    <w:basedOn w:val="DefaultParagraphFont"/>
    <w:link w:val="CommentText"/>
    <w:qFormat/>
    <w:rPr>
      <w:rFonts w:ascii="Sylfaen" w:hAnsi="Sylfaen" w:eastAsia="Calibri"/>
      <w:sz w:val="20"/>
      <w:szCs w:val="20"/>
    </w:rPr>
  </w:style>
  <w:style w:type="character" w:styleId="CommentSubjectChar">
    <w:name w:val="Comment Subject Char"/>
    <w:basedOn w:val="CommentTextChar"/>
    <w:link w:val="annotationsubject"/>
    <w:qFormat/>
    <w:rPr>
      <w:rFonts w:ascii="Sylfaen" w:hAnsi="Sylfaen" w:eastAsia="Calibri"/>
      <w:b/>
      <w:bCs/>
      <w:sz w:val="20"/>
      <w:szCs w:val="20"/>
    </w:rPr>
  </w:style>
  <w:style w:type="character" w:styleId="FootnoteTextChar">
    <w:name w:val="Footnote Text Char"/>
    <w:basedOn w:val="DefaultParagraphFont"/>
    <w:link w:val="FootnoteText"/>
    <w:qFormat/>
    <w:rPr>
      <w:rFonts w:ascii="Sylfaen" w:hAnsi="Sylfaen" w:eastAsia="Calibri"/>
      <w:sz w:val="20"/>
      <w:szCs w:val="20"/>
    </w:rPr>
  </w:style>
  <w:style w:type="character" w:styleId="Strong">
    <w:name w:val="Strong"/>
    <w:basedOn w:val="DefaultParagraphFont"/>
    <w:qFormat/>
    <w:rPr>
      <w:b/>
      <w:bCs/>
    </w:rPr>
  </w:style>
  <w:style w:type="character" w:styleId="ListParagraphChar">
    <w:name w:val="List Paragraph Char"/>
    <w:link w:val="ListParagraph"/>
    <w:qFormat/>
    <w:rPr>
      <w:rFonts w:ascii="Sylfaen" w:hAnsi="Sylfaen" w:eastAsia="Droid Sans Fallback" w:cs="Times New Roman"/>
      <w:color w:val="00000A"/>
    </w:rPr>
  </w:style>
  <w:style w:type="character" w:styleId="PlaceholderText">
    <w:name w:val="Placeholder Text"/>
    <w:basedOn w:val="DefaultParagraphFont"/>
    <w:qFormat/>
    <w:rPr>
      <w:color w:val="808080"/>
    </w:rPr>
  </w:style>
  <w:style w:type="character" w:styleId="NormalWebChar">
    <w:name w:val="Normal (Web) Char"/>
    <w:link w:val="NormalWeb"/>
    <w:qFormat/>
    <w:rPr>
      <w:rFonts w:ascii="Times New Roman" w:hAnsi="Times New Roman" w:eastAsia="Times New Roman" w:cs="Times New Roman"/>
      <w:sz w:val="24"/>
      <w:szCs w:val="24"/>
    </w:rPr>
  </w:style>
  <w:style w:type="character" w:styleId="CaptionChar">
    <w:name w:val="Caption Char"/>
    <w:link w:val="Caption"/>
    <w:qFormat/>
    <w:rPr>
      <w:rFonts w:ascii="Sylfaen" w:hAnsi="Sylfaen" w:eastAsia="Batang" w:cs="Times New Roman"/>
      <w:b/>
      <w:bCs/>
      <w:color w:themeColor="dark2" w:val="1F497D"/>
      <w:szCs w:val="20"/>
      <w:lang w:val="en-GB" w:eastAsia="en-GB"/>
    </w:rPr>
  </w:style>
  <w:style w:type="character" w:styleId="Emphasis">
    <w:name w:val="Emphasis"/>
    <w:qFormat/>
    <w:rPr>
      <w:i/>
      <w:iCs/>
    </w:rPr>
  </w:style>
  <w:style w:type="character" w:styleId="IntenseEmphasis">
    <w:name w:val="Intense Emphasis"/>
    <w:qFormat/>
    <w:rPr>
      <w:i/>
      <w:iCs/>
      <w:color w:val="5B9BD5"/>
    </w:rPr>
  </w:style>
  <w:style w:type="character" w:styleId="IntenseReference">
    <w:name w:val="Intense Reference"/>
    <w:qFormat/>
    <w:rPr>
      <w:rFonts w:ascii="Times New Roman" w:hAnsi="Times New Roman"/>
      <w:b/>
      <w:bCs/>
      <w:smallCaps/>
      <w:color w:val="1F4E79"/>
      <w:spacing w:val="5"/>
      <w:sz w:val="28"/>
    </w:rPr>
  </w:style>
  <w:style w:type="character" w:styleId="Style5">
    <w:name w:val="Сильная ссылка"/>
    <w:qFormat/>
    <w:rPr>
      <w:b/>
      <w:bCs/>
      <w:smallCaps/>
      <w:color w:val="1F4E79"/>
      <w:spacing w:val="5"/>
      <w:u w:val="none"/>
    </w:rPr>
  </w:style>
  <w:style w:type="character" w:styleId="Style6">
    <w:name w:val="Слабая ссылка"/>
    <w:qFormat/>
    <w:rPr>
      <w:smallCaps/>
      <w:color w:val="C0504D"/>
      <w:u w:val="single"/>
    </w:rPr>
  </w:style>
  <w:style w:type="character" w:styleId="BodyTextIndentChar">
    <w:name w:val="Body Text Indent Char"/>
    <w:basedOn w:val="DefaultParagraphFont"/>
    <w:qFormat/>
    <w:rPr>
      <w:rFonts w:ascii="Times New Roman" w:hAnsi="Times New Roman" w:eastAsia="Times New Roman" w:cs="Times New Roman"/>
      <w:szCs w:val="24"/>
    </w:rPr>
  </w:style>
  <w:style w:type="character" w:styleId="BodyTextIndent2Char">
    <w:name w:val="Body Text Indent 2 Char"/>
    <w:basedOn w:val="DefaultParagraphFont"/>
    <w:link w:val="BodyTextIndent2"/>
    <w:qFormat/>
    <w:rPr>
      <w:rFonts w:ascii="Times New Roman" w:hAnsi="Times New Roman" w:eastAsia="Batang" w:cs="Times New Roman"/>
      <w:lang w:val="en-GB" w:eastAsia="en-GB"/>
    </w:rPr>
  </w:style>
  <w:style w:type="character" w:styleId="BodyTextIndent2Char1">
    <w:name w:val="Body Text Indent 2 Char1"/>
    <w:basedOn w:val="DefaultParagraphFont"/>
    <w:qFormat/>
    <w:rPr>
      <w:rFonts w:ascii="Sylfaen" w:hAnsi="Sylfaen" w:eastAsia="Calibri"/>
      <w:lang w:val="ru-RU" w:eastAsia="ru-RU"/>
    </w:rPr>
  </w:style>
  <w:style w:type="character" w:styleId="mechtexChar">
    <w:name w:val="mechtex Char"/>
    <w:basedOn w:val="DefaultParagraphFont"/>
    <w:link w:val="mechtex"/>
    <w:qFormat/>
    <w:rPr>
      <w:rFonts w:ascii="Arial Armenian" w:hAnsi="Arial Armenian" w:eastAsia="Times New Roman" w:cs="Times New Roman"/>
      <w:szCs w:val="20"/>
      <w:lang w:eastAsia="ru-RU"/>
    </w:rPr>
  </w:style>
  <w:style w:type="character" w:styleId="FollowedHyperlink">
    <w:name w:val="FollowedHyperlink"/>
    <w:rPr>
      <w:color w:val="954F72"/>
      <w:u w:val="single"/>
    </w:rPr>
  </w:style>
  <w:style w:type="character" w:styleId="BodyTextChar">
    <w:name w:val="Body Text Char"/>
    <w:basedOn w:val="DefaultParagraphFont"/>
    <w:qFormat/>
    <w:rPr>
      <w:rFonts w:ascii="Arial Armenian" w:hAnsi="Arial Armenian" w:eastAsia="Times New Roman" w:cs="Times New Roman"/>
      <w:sz w:val="20"/>
      <w:szCs w:val="20"/>
      <w:lang w:val="en-GB" w:eastAsia="x-none"/>
    </w:rPr>
  </w:style>
  <w:style w:type="character" w:styleId="BodyText2Char">
    <w:name w:val="Body Text 2 Char"/>
    <w:basedOn w:val="DefaultParagraphFont"/>
    <w:link w:val="BodyText21"/>
    <w:qFormat/>
    <w:rPr>
      <w:rFonts w:ascii="Arial Armenian" w:hAnsi="Arial Armenian" w:eastAsia="Times New Roman" w:cs="Times New Roman"/>
      <w:sz w:val="24"/>
      <w:szCs w:val="20"/>
      <w:lang w:val="x-none" w:eastAsia="ru-RU"/>
    </w:rPr>
  </w:style>
  <w:style w:type="character" w:styleId="BodyText3Char">
    <w:name w:val="Body Text 3 Char"/>
    <w:basedOn w:val="DefaultParagraphFont"/>
    <w:link w:val="BodyText3"/>
    <w:qFormat/>
    <w:rPr>
      <w:rFonts w:ascii="Times New Roman" w:hAnsi="Times New Roman" w:eastAsia="Times New Roman" w:cs="Times New Roman"/>
      <w:sz w:val="16"/>
      <w:szCs w:val="16"/>
      <w:lang w:val="x-none" w:eastAsia="ru-RU"/>
    </w:rPr>
  </w:style>
  <w:style w:type="character" w:styleId="BodyTextIndent3Char">
    <w:name w:val="Body Text Indent 3 Char"/>
    <w:basedOn w:val="DefaultParagraphFont"/>
    <w:link w:val="BodyTextIndent3"/>
    <w:qFormat/>
    <w:rPr>
      <w:rFonts w:ascii="Times New Roman" w:hAnsi="Times New Roman" w:eastAsia="Times New Roman" w:cs="Times New Roman"/>
      <w:sz w:val="16"/>
      <w:szCs w:val="16"/>
      <w:lang w:val="x-none" w:eastAsia="ru-RU"/>
    </w:rPr>
  </w:style>
  <w:style w:type="character" w:styleId="DocumentMapChar">
    <w:name w:val="Document Map Char"/>
    <w:basedOn w:val="DefaultParagraphFont"/>
    <w:link w:val="DocumentMap"/>
    <w:qFormat/>
    <w:rPr>
      <w:rFonts w:ascii="Tahoma" w:hAnsi="Tahoma" w:eastAsia="Times New Roman" w:cs="Times New Roman"/>
      <w:sz w:val="20"/>
      <w:szCs w:val="20"/>
      <w:shd w:fill="000080" w:val="clear"/>
      <w:lang w:val="x-none" w:eastAsia="ru-RU"/>
    </w:rPr>
  </w:style>
  <w:style w:type="character" w:styleId="CharChar2">
    <w:name w:val="Char Char2"/>
    <w:qFormat/>
    <w:rPr>
      <w:rFonts w:ascii="Arial" w:hAnsi="Arial" w:eastAsia="MS Mincho" w:cs="Arial"/>
      <w:b/>
      <w:bCs/>
      <w:kern w:val="2"/>
      <w:sz w:val="32"/>
      <w:szCs w:val="32"/>
      <w:lang w:val="ru-RU" w:eastAsia="ja-JP"/>
    </w:rPr>
  </w:style>
  <w:style w:type="character" w:styleId="PageNumber">
    <w:name w:val="page number"/>
    <w:rPr/>
  </w:style>
  <w:style w:type="character" w:styleId="SubtitleChar">
    <w:name w:val="Subtitle Char"/>
    <w:basedOn w:val="DefaultParagraphFont"/>
    <w:link w:val="Subtitle"/>
    <w:qFormat/>
    <w:rPr>
      <w:rFonts w:ascii="Tahoma" w:hAnsi="Tahoma" w:eastAsia="Times New Roman" w:cs="Times New Roman"/>
      <w:b/>
      <w:sz w:val="20"/>
      <w:szCs w:val="20"/>
      <w:lang w:val="x-none" w:eastAsia="x-none"/>
    </w:rPr>
  </w:style>
  <w:style w:type="character" w:styleId="PlainTextChar">
    <w:name w:val="Plain Text Char"/>
    <w:basedOn w:val="DefaultParagraphFont"/>
    <w:link w:val="PlainText"/>
    <w:qFormat/>
    <w:rPr>
      <w:rFonts w:ascii="Courier New" w:hAnsi="Courier New" w:eastAsia="Batang" w:cs="Times New Roman"/>
      <w:sz w:val="20"/>
      <w:szCs w:val="20"/>
      <w:lang w:val="x-none" w:eastAsia="ru-RU"/>
    </w:rPr>
  </w:style>
  <w:style w:type="character" w:styleId="apple-converted-space">
    <w:name w:val="apple-converted-space"/>
    <w:basedOn w:val="DefaultParagraphFont"/>
    <w:qFormat/>
    <w:rPr/>
  </w:style>
  <w:style w:type="character" w:styleId="refsource">
    <w:name w:val="refsource"/>
    <w:basedOn w:val="DefaultParagraphFont"/>
    <w:qFormat/>
    <w:rPr/>
  </w:style>
  <w:style w:type="character" w:styleId="red-block">
    <w:name w:val="red-block"/>
    <w:basedOn w:val="DefaultParagraphFont"/>
    <w:qFormat/>
    <w:rPr/>
  </w:style>
  <w:style w:type="character" w:styleId="hps">
    <w:name w:val="hps"/>
    <w:basedOn w:val="DefaultParagraphFont"/>
    <w:qFormat/>
    <w:rPr/>
  </w:style>
  <w:style w:type="character" w:styleId="shorttext">
    <w:name w:val="short_text"/>
    <w:basedOn w:val="DefaultParagraphFont"/>
    <w:qFormat/>
    <w:rPr/>
  </w:style>
  <w:style w:type="character" w:styleId="label">
    <w:name w:val="label"/>
    <w:basedOn w:val="DefaultParagraphFont"/>
    <w:qFormat/>
    <w:rPr/>
  </w:style>
  <w:style w:type="character" w:styleId="Bodytext285pt">
    <w:name w:val="Body text (2) + 8.5 pt"/>
    <w:basedOn w:val="DefaultParagraphFont"/>
    <w:qFormat/>
    <w:rPr>
      <w:rFonts w:ascii="Tahoma" w:hAnsi="Tahoma" w:eastAsia="Tahoma" w:cs="Tahoma"/>
      <w:b/>
      <w:bCs/>
      <w:i w:val="false"/>
      <w:iCs w:val="false"/>
      <w:caps w:val="false"/>
      <w:smallCaps w:val="false"/>
      <w:strike w:val="false"/>
      <w:dstrike w:val="false"/>
      <w:color w:val="000000"/>
      <w:spacing w:val="0"/>
      <w:w w:val="100"/>
      <w:sz w:val="17"/>
      <w:szCs w:val="17"/>
      <w:u w:val="none"/>
      <w:shd w:fill="FFFFFF" w:val="clear"/>
      <w:lang w:val="hy-AM" w:eastAsia="hy-AM" w:bidi="hy-AM"/>
    </w:rPr>
  </w:style>
  <w:style w:type="character" w:styleId="Bodytext285pt6">
    <w:name w:val="Body text (2) + 8.5 pt6"/>
    <w:qFormat/>
    <w:rPr>
      <w:rFonts w:ascii="Calibri" w:hAnsi="Calibri" w:eastAsia="Calibri" w:cs="Calibri"/>
      <w:b/>
      <w:bCs/>
      <w:i/>
      <w:iCs/>
      <w:color w:val="000000"/>
      <w:spacing w:val="0"/>
      <w:w w:val="100"/>
      <w:sz w:val="17"/>
      <w:szCs w:val="17"/>
      <w:shd w:fill="FFFFFF" w:val="clear"/>
      <w:lang w:val="en-US" w:eastAsia="en-US" w:bidi="en-US"/>
    </w:rPr>
  </w:style>
  <w:style w:type="character" w:styleId="bumpedfont15">
    <w:name w:val="bumpedfont15"/>
    <w:basedOn w:val="DefaultParagraphFont"/>
    <w:qFormat/>
    <w:rPr/>
  </w:style>
  <w:style w:type="character" w:styleId="EndnoteTextChar">
    <w:name w:val="Endnote Text Char"/>
    <w:basedOn w:val="DefaultParagraphFont"/>
    <w:link w:val="EndnoteText"/>
    <w:qFormat/>
    <w:rPr>
      <w:rFonts w:ascii="Sylfaen" w:hAnsi="Sylfaen" w:eastAsia="Calibri"/>
      <w:sz w:val="20"/>
      <w:szCs w:val="20"/>
      <w:lang w:val="ru-RU" w:eastAsia="ru-RU"/>
    </w:rPr>
  </w:style>
  <w:style w:type="character" w:styleId="EndnoteCharacters">
    <w:name w:val="Endnote Characters"/>
    <w:basedOn w:val="DefaultParagraphFont"/>
    <w:qFormat/>
    <w:rPr>
      <w:vertAlign w:val="superscript"/>
    </w:rPr>
  </w:style>
  <w:style w:type="character" w:styleId="EndnoteReference">
    <w:name w:val="endnote reference"/>
    <w:rPr>
      <w:vertAlign w:val="superscript"/>
    </w:rPr>
  </w:style>
  <w:style w:type="character" w:styleId="tlid-translation">
    <w:name w:val="tlid-translation"/>
    <w:basedOn w:val="DefaultParagraphFont"/>
    <w:qFormat/>
    <w:rPr/>
  </w:style>
  <w:style w:type="character" w:styleId="Hyperlink0">
    <w:name w:val="Hyperlink.0"/>
    <w:basedOn w:val="DefaultParagraphFont"/>
    <w:qFormat/>
    <w:rPr>
      <w:rFonts w:ascii="Arial" w:hAnsi="Arial" w:eastAsia="Arial" w:cs="Arial"/>
      <w:color w:val="0000FF"/>
      <w:sz w:val="18"/>
      <w:szCs w:val="18"/>
      <w:u w:val="single" w:color="0000FF"/>
    </w:rPr>
  </w:style>
  <w:style w:type="character" w:styleId="Hyperlink1">
    <w:name w:val="Hyperlink.1"/>
    <w:basedOn w:val="DefaultParagraphFont"/>
    <w:qFormat/>
    <w:rPr>
      <w:color w:val="0000FF"/>
      <w:u w:val="single" w:color="0000FF"/>
    </w:rPr>
  </w:style>
  <w:style w:type="character" w:styleId="Heading1Exact">
    <w:name w:val="Heading #1 Exact"/>
    <w:basedOn w:val="DefaultParagraphFont"/>
    <w:qFormat/>
    <w:rPr>
      <w:rFonts w:ascii="Segoe UI" w:hAnsi="Segoe UI" w:eastAsia="Segoe UI" w:cs="Segoe UI"/>
      <w:b/>
      <w:bCs/>
      <w:i w:val="false"/>
      <w:iCs w:val="false"/>
      <w:caps w:val="false"/>
      <w:smallCaps w:val="false"/>
      <w:strike w:val="false"/>
      <w:dstrike w:val="false"/>
      <w:sz w:val="22"/>
      <w:szCs w:val="22"/>
      <w:u w:val="none"/>
    </w:rPr>
  </w:style>
  <w:style w:type="character" w:styleId="Bodytext4Exact">
    <w:name w:val="Body text (4) Exact"/>
    <w:basedOn w:val="DefaultParagraphFont"/>
    <w:qFormat/>
    <w:rPr>
      <w:rFonts w:ascii="Segoe UI" w:hAnsi="Segoe UI" w:eastAsia="Segoe UI" w:cs="Segoe UI"/>
      <w:b/>
      <w:bCs/>
      <w:i w:val="false"/>
      <w:iCs w:val="false"/>
      <w:caps w:val="false"/>
      <w:smallCaps w:val="false"/>
      <w:strike w:val="false"/>
      <w:dstrike w:val="false"/>
      <w:sz w:val="22"/>
      <w:szCs w:val="22"/>
      <w:u w:val="none"/>
    </w:rPr>
  </w:style>
  <w:style w:type="character" w:styleId="Bodytext2">
    <w:name w:val="Body text (2)"/>
    <w:basedOn w:val="DefaultParagraphFont"/>
    <w:qFormat/>
    <w:rPr>
      <w:rFonts w:ascii="Segoe UI" w:hAnsi="Segoe UI" w:eastAsia="Segoe UI" w:cs="Segoe UI"/>
      <w:b w:val="false"/>
      <w:bCs w:val="false"/>
      <w:i w:val="false"/>
      <w:iCs w:val="false"/>
      <w:caps w:val="false"/>
      <w:smallCaps w:val="false"/>
      <w:strike w:val="false"/>
      <w:dstrike w:val="false"/>
      <w:color w:val="000000"/>
      <w:spacing w:val="0"/>
      <w:w w:val="100"/>
      <w:sz w:val="22"/>
      <w:szCs w:val="22"/>
      <w:u w:val="single"/>
      <w:lang w:val="hy-AM" w:eastAsia="hy-AM" w:bidi="hy-AM"/>
    </w:rPr>
  </w:style>
  <w:style w:type="character" w:styleId="Bodytext4">
    <w:name w:val="Body text (4)_"/>
    <w:basedOn w:val="DefaultParagraphFont"/>
    <w:link w:val="Bodytext41"/>
    <w:qFormat/>
    <w:rPr>
      <w:rFonts w:ascii="Segoe UI" w:hAnsi="Segoe UI" w:eastAsia="Segoe UI" w:cs="Segoe UI"/>
      <w:b/>
      <w:bCs/>
      <w:shd w:fill="FFFFFF" w:val="clear"/>
    </w:rPr>
  </w:style>
  <w:style w:type="character" w:styleId="apple-style-span">
    <w:name w:val="apple-style-span"/>
    <w:basedOn w:val="DefaultParagraphFont"/>
    <w:qFormat/>
    <w:rPr/>
  </w:style>
  <w:style w:type="character" w:styleId="hl">
    <w:name w:val="hl"/>
    <w:basedOn w:val="DefaultParagraphFont"/>
    <w:qFormat/>
    <w:rPr/>
  </w:style>
  <w:style w:type="character" w:styleId="UnresolvedMention1">
    <w:name w:val="Unresolved Mention1"/>
    <w:basedOn w:val="DefaultParagraphFont"/>
    <w:qFormat/>
    <w:rPr>
      <w:color w:val="605E5C"/>
      <w:shd w:fill="E1DFDD" w:val="clear"/>
    </w:rPr>
  </w:style>
  <w:style w:type="character" w:styleId="UnresolvedMention2">
    <w:name w:val="Unresolved Mention2"/>
    <w:basedOn w:val="DefaultParagraphFont"/>
    <w:qFormat/>
    <w:rPr>
      <w:color w:val="605E5C"/>
      <w:shd w:fill="E1DFDD" w:val="clear"/>
    </w:rPr>
  </w:style>
  <w:style w:type="character" w:styleId="text-accent">
    <w:name w:val="text-accent"/>
    <w:basedOn w:val="DefaultParagraphFont"/>
    <w:qFormat/>
    <w:rPr/>
  </w:style>
  <w:style w:type="character" w:styleId="ColorfulList-Accent1Char">
    <w:name w:val="Colorful List - Accent 1 Char"/>
    <w:qFormat/>
    <w:rPr>
      <w:rFonts w:ascii="Arial" w:hAnsi="Arial" w:cs="Arial"/>
      <w:lang w:val="en-GB" w:eastAsia="ar-SA" w:bidi="ar-SA"/>
    </w:rPr>
  </w:style>
  <w:style w:type="character" w:styleId="Style7">
    <w:name w:val="_"/>
    <w:qFormat/>
    <w:rPr/>
  </w:style>
  <w:style w:type="character" w:styleId="pg-1ff1">
    <w:name w:val="pg-1ff1"/>
    <w:qFormat/>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rPr>
  </w:style>
  <w:style w:type="character" w:styleId="TextZchn">
    <w:name w:val="Text Zchn"/>
    <w:link w:val="Text"/>
    <w:qFormat/>
    <w:rPr>
      <w:rFonts w:ascii="Arial" w:hAnsi="Arial" w:eastAsia="Calibri" w:cs="Arial"/>
      <w:b/>
      <w:color w:val="1F497D"/>
      <w:sz w:val="21"/>
      <w:szCs w:val="21"/>
      <w:lang w:val="en-GB"/>
    </w:rPr>
  </w:style>
  <w:style w:type="character" w:styleId="MediumGrid1-Accent2Char">
    <w:name w:val="Medium Grid 1 - Accent 2 Char"/>
    <w:link w:val="MediumGrid1-Accent21"/>
    <w:qFormat/>
    <w:rPr>
      <w:rFonts w:ascii="Arial" w:hAnsi="Arial" w:eastAsia="Times New Roman" w:cs="Arial"/>
      <w:sz w:val="20"/>
      <w:szCs w:val="20"/>
      <w:lang w:val="en-GB" w:eastAsia="ar-SA"/>
    </w:rPr>
  </w:style>
  <w:style w:type="character" w:styleId="gt-baf-word-clickable">
    <w:name w:val="gt-baf-word-clickable"/>
    <w:qFormat/>
    <w:rPr/>
  </w:style>
  <w:style w:type="character" w:styleId="mwe-math-mathml-inline">
    <w:name w:val="mwe-math-mathml-inline"/>
    <w:qFormat/>
    <w:rPr/>
  </w:style>
  <w:style w:type="character" w:styleId="tocnumber">
    <w:name w:val="tocnumber"/>
    <w:qFormat/>
    <w:rPr/>
  </w:style>
  <w:style w:type="character" w:styleId="toctext">
    <w:name w:val="toctext"/>
    <w:qFormat/>
    <w:rPr/>
  </w:style>
  <w:style w:type="character" w:styleId="marks19foaxpl">
    <w:name w:val="marks19foaxpl"/>
    <w:qFormat/>
    <w:rPr/>
  </w:style>
  <w:style w:type="character" w:styleId="marka2snvls3d">
    <w:name w:val="marka2snvls3d"/>
    <w:qFormat/>
    <w:rPr/>
  </w:style>
  <w:style w:type="character" w:styleId="HTMLCite">
    <w:name w:val="HTML Cite"/>
    <w:basedOn w:val="DefaultParagraphFont"/>
    <w:qFormat/>
    <w:rPr>
      <w:i/>
      <w:iCs/>
    </w:rPr>
  </w:style>
  <w:style w:type="character" w:styleId="LineNumber">
    <w:name w:val="line number"/>
    <w:basedOn w:val="DefaultParagraphFont"/>
    <w:rPr/>
  </w:style>
  <w:style w:type="character" w:styleId="1">
    <w:name w:val="Текст концевой сноски Знак1"/>
    <w:basedOn w:val="DefaultParagraphFont"/>
    <w:qFormat/>
    <w:rPr>
      <w:rFonts w:ascii="Times New Roman" w:hAnsi="Times New Roman" w:eastAsia="Times New Roman" w:cs="Times New Roman"/>
      <w:sz w:val="20"/>
      <w:szCs w:val="20"/>
      <w:lang w:eastAsia="ru-RU"/>
    </w:rPr>
  </w:style>
  <w:style w:type="character" w:styleId="EndnoteTextChar1">
    <w:name w:val="Endnote Text Char1"/>
    <w:basedOn w:val="DefaultParagraphFont"/>
    <w:qFormat/>
    <w:rPr>
      <w:sz w:val="20"/>
      <w:szCs w:val="20"/>
    </w:rPr>
  </w:style>
  <w:style w:type="character" w:styleId="2">
    <w:name w:val="Текст концевой сноски Знак2"/>
    <w:basedOn w:val="DefaultParagraphFont"/>
    <w:qFormat/>
    <w:rPr>
      <w:sz w:val="20"/>
      <w:szCs w:val="20"/>
    </w:rPr>
  </w:style>
  <w:style w:type="character" w:styleId="UnresolvedMention3">
    <w:name w:val="Unresolved Mention3"/>
    <w:basedOn w:val="DefaultParagraphFont"/>
    <w:qFormat/>
    <w:rPr>
      <w:color w:val="605E5C"/>
      <w:shd w:fill="E1DFDD" w:val="clear"/>
    </w:rPr>
  </w:style>
  <w:style w:type="character" w:styleId="UnresolvedMention4">
    <w:name w:val="Unresolved Mention4"/>
    <w:basedOn w:val="DefaultParagraphFont"/>
    <w:qFormat/>
    <w:rPr>
      <w:color w:val="605E5C"/>
      <w:shd w:fill="E1DFDD" w:val="clear"/>
    </w:rPr>
  </w:style>
  <w:style w:type="character" w:styleId="11">
    <w:name w:val="Неразрешенное упоминание1"/>
    <w:basedOn w:val="DefaultParagraphFont"/>
    <w:qFormat/>
    <w:rPr>
      <w:color w:val="605E5C"/>
      <w:shd w:fill="E1DFDD" w:val="clear"/>
    </w:rPr>
  </w:style>
  <w:style w:type="character" w:styleId="UnresolvedMention5">
    <w:name w:val="Unresolved Mention5"/>
    <w:basedOn w:val="DefaultParagraphFont"/>
    <w:qFormat/>
    <w:rPr>
      <w:color w:val="605E5C"/>
      <w:shd w:fill="E1DFDD" w:val="clear"/>
    </w:rPr>
  </w:style>
  <w:style w:type="character" w:styleId="Heading1Char1">
    <w:name w:val="Heading 1 Char1"/>
    <w:basedOn w:val="DefaultParagraphFont"/>
    <w:qFormat/>
    <w:rPr>
      <w:rFonts w:ascii="Cambria" w:hAnsi="Cambria" w:eastAsia="Calibri" w:cs="DejaVu Sans"/>
      <w:color w:themeColor="accent1" w:themeShade="bf" w:val="365F91"/>
      <w:sz w:val="32"/>
      <w:szCs w:val="32"/>
    </w:rPr>
  </w:style>
  <w:style w:type="character" w:styleId="Heading2Char1">
    <w:name w:val="Heading 2 Char1"/>
    <w:qFormat/>
    <w:rPr>
      <w:rFonts w:ascii="Arial" w:hAnsi="Arial" w:cs="Arial"/>
      <w:b/>
      <w:bCs/>
      <w:i/>
      <w:iCs/>
      <w:sz w:val="28"/>
      <w:szCs w:val="28"/>
      <w:lang w:val="ru-RU" w:eastAsia="ru-RU" w:bidi="ar-SA"/>
    </w:rPr>
  </w:style>
  <w:style w:type="character" w:styleId="Heading3Char1">
    <w:name w:val="Heading 3 Char1"/>
    <w:basedOn w:val="DefaultParagraphFont"/>
    <w:qFormat/>
    <w:rPr>
      <w:rFonts w:ascii="Times Armenian" w:hAnsi="Times Armenian" w:cs="Arial"/>
      <w:bCs/>
      <w:sz w:val="32"/>
      <w:szCs w:val="26"/>
      <w:lang w:val="ru-RU" w:eastAsia="ru-RU" w:bidi="ar-SA"/>
    </w:rPr>
  </w:style>
  <w:style w:type="character" w:styleId="BodyTextIndentChar1">
    <w:name w:val="Body Text Indent Char1"/>
    <w:basedOn w:val="DefaultParagraphFont"/>
    <w:qFormat/>
    <w:rPr>
      <w:rFonts w:eastAsia="Calibri"/>
    </w:rPr>
  </w:style>
  <w:style w:type="character" w:styleId="QuoteChar">
    <w:name w:val="Quote Char"/>
    <w:basedOn w:val="DefaultParagraphFont"/>
    <w:link w:val="Quote"/>
    <w:qFormat/>
    <w:rPr>
      <w:rFonts w:ascii="Cambria" w:hAnsi="Cambria" w:eastAsia="Calibri" w:cs="DejaVu Sans"/>
      <w:i/>
      <w:iCs/>
      <w:sz w:val="24"/>
      <w:szCs w:val="24"/>
    </w:rPr>
  </w:style>
  <w:style w:type="character" w:styleId="IntenseQuoteChar">
    <w:name w:val="Intense Quote Char"/>
    <w:basedOn w:val="DefaultParagraphFont"/>
    <w:link w:val="IntenseQuote"/>
    <w:qFormat/>
    <w:rPr>
      <w:rFonts w:ascii="Cambria" w:hAnsi="Cambria" w:eastAsia="Calibri" w:cs="DejaVu Sans"/>
      <w:sz w:val="26"/>
      <w:szCs w:val="26"/>
    </w:rPr>
  </w:style>
  <w:style w:type="character" w:styleId="VernagirChar">
    <w:name w:val="Vernagir Char"/>
    <w:link w:val="Vernagir"/>
    <w:qFormat/>
    <w:rPr>
      <w:rFonts w:ascii="Times Armenian" w:hAnsi="Times Armenian" w:eastAsia="Times New Roman" w:cs="Arial"/>
      <w:bCs/>
      <w:kern w:val="2"/>
      <w:sz w:val="24"/>
      <w:szCs w:val="32"/>
      <w:lang w:eastAsia="ru-RU"/>
    </w:rPr>
  </w:style>
  <w:style w:type="character" w:styleId="111Char">
    <w:name w:val="111 Char"/>
    <w:link w:val="111"/>
    <w:qFormat/>
    <w:rPr>
      <w:rFonts w:ascii="Times Armenian" w:hAnsi="Times Armenian" w:eastAsia="Times New Roman" w:cs="Arial"/>
      <w:bCs/>
      <w:kern w:val="2"/>
      <w:sz w:val="26"/>
      <w:szCs w:val="26"/>
      <w:lang w:eastAsia="ru-RU"/>
    </w:rPr>
  </w:style>
  <w:style w:type="character" w:styleId="111-1Char">
    <w:name w:val="111-1 Char"/>
    <w:link w:val="111-1"/>
    <w:qFormat/>
    <w:rPr>
      <w:rFonts w:ascii="Times Armenian" w:hAnsi="Times Armenian" w:eastAsia="Times New Roman" w:cs="Arial"/>
      <w:bCs/>
      <w:iCs/>
      <w:sz w:val="28"/>
      <w:szCs w:val="28"/>
      <w:lang w:val="ru-RU" w:eastAsia="ru-RU"/>
    </w:rPr>
  </w:style>
  <w:style w:type="character" w:styleId="SubtleEmphasis">
    <w:name w:val="Subtle Emphasis"/>
    <w:basedOn w:val="DefaultParagraphFont"/>
    <w:qFormat/>
    <w:rPr>
      <w:i/>
      <w:iCs/>
      <w:color w:val="auto"/>
    </w:rPr>
  </w:style>
  <w:style w:type="character" w:styleId="SubtleReference">
    <w:name w:val="Subtle Reference"/>
    <w:basedOn w:val="DefaultParagraphFont"/>
    <w:qFormat/>
    <w:rPr>
      <w:smallCaps/>
      <w:color w:val="auto"/>
      <w:u w:val="single" w:color="7F7F7F"/>
    </w:rPr>
  </w:style>
  <w:style w:type="character" w:styleId="BookTitle">
    <w:name w:val="Book Title"/>
    <w:basedOn w:val="DefaultParagraphFont"/>
    <w:qFormat/>
    <w:rPr>
      <w:b/>
      <w:bCs/>
      <w:smallCaps/>
      <w:color w:val="auto"/>
    </w:rPr>
  </w:style>
  <w:style w:type="character" w:styleId="StyleArialArmenian14pt">
    <w:name w:val="Style Arial Armenian 14 pt"/>
    <w:basedOn w:val="DefaultParagraphFont"/>
    <w:qFormat/>
    <w:rPr>
      <w:rFonts w:ascii="Times Armenian" w:hAnsi="Times Armenian"/>
      <w:sz w:val="28"/>
    </w:rPr>
  </w:style>
  <w:style w:type="character" w:styleId="CharChar">
    <w:name w:val="Char Char"/>
    <w:basedOn w:val="DefaultParagraphFont"/>
    <w:qFormat/>
    <w:rPr>
      <w:rFonts w:ascii="Times Armenian" w:hAnsi="Times Armenian"/>
      <w:sz w:val="16"/>
      <w:szCs w:val="16"/>
      <w:lang w:val="en-AU" w:eastAsia="en-US" w:bidi="ar-SA"/>
    </w:rPr>
  </w:style>
  <w:style w:type="character" w:styleId="BodyTextIndentCharCharCharCharCharCharCharCharCharCharCharCharCharCharCharCharCharCharCharCharCharCharChar">
    <w:name w:val="Body Text Indent Char Char Char Char Char Char Char Char Char Char Char Char Char Char Char Char Char Char Char Char Char Char Char"/>
    <w:basedOn w:val="DefaultParagraphFont"/>
    <w:qFormat/>
    <w:rPr>
      <w:rFonts w:ascii="Times Armenian" w:hAnsi="Times Armenian"/>
      <w:sz w:val="16"/>
      <w:szCs w:val="16"/>
      <w:lang w:val="en-AU" w:eastAsia="en-US" w:bidi="ar-SA"/>
    </w:rPr>
  </w:style>
  <w:style w:type="character" w:styleId="CharChar1">
    <w:name w:val="Char Char1"/>
    <w:qFormat/>
    <w:rPr>
      <w:rFonts w:ascii="Times Armenian" w:hAnsi="Times Armenian" w:cs="Arial"/>
      <w:bCs/>
      <w:iCs/>
      <w:sz w:val="36"/>
      <w:szCs w:val="28"/>
      <w:lang w:val="ru-RU" w:eastAsia="ru-RU" w:bidi="ar-SA"/>
    </w:rPr>
  </w:style>
  <w:style w:type="character" w:styleId="CharChar3">
    <w:name w:val="Char Char3"/>
    <w:qFormat/>
    <w:rPr>
      <w:rFonts w:ascii="Arial" w:hAnsi="Arial" w:cs="Arial"/>
      <w:b/>
      <w:bCs/>
      <w:i/>
      <w:iCs/>
      <w:sz w:val="28"/>
      <w:szCs w:val="28"/>
      <w:lang w:val="ru-RU" w:eastAsia="ru-RU" w:bidi="ar-SA"/>
    </w:rPr>
  </w:style>
  <w:style w:type="character" w:styleId="BodyTextIndentCharCharCharCharCharCharCharCharCharCharCharCharCharCharCharCharCharCharCharCharCharCharChar1">
    <w:name w:val="Body Text Indent Char Char Char Char Char Char Char Char Char Char Char Char Char Char Char Char Char Char Char Char Char Char Char1"/>
    <w:qFormat/>
    <w:rPr>
      <w:rFonts w:ascii="Times Armenian" w:hAnsi="Times Armenian"/>
      <w:sz w:val="16"/>
      <w:szCs w:val="16"/>
      <w:lang w:val="en-AU" w:eastAsia="en-US" w:bidi="ar-SA"/>
    </w:rPr>
  </w:style>
  <w:style w:type="character" w:styleId="apple-tab-span">
    <w:name w:val="apple-tab-span"/>
    <w:basedOn w:val="DefaultParagraphFont"/>
    <w:qFormat/>
    <w:rPr/>
  </w:style>
  <w:style w:type="character" w:styleId="cf01">
    <w:name w:val="cf01"/>
    <w:basedOn w:val="DefaultParagraphFont"/>
    <w:qFormat/>
    <w:rPr>
      <w:rFonts w:ascii="Segoe UI" w:hAnsi="Segoe UI" w:cs="Segoe UI"/>
      <w:color w:val="050505"/>
      <w:sz w:val="24"/>
      <w:szCs w:val="24"/>
      <w:shd w:fill="FFFFFF" w:val="clear"/>
    </w:rPr>
  </w:style>
  <w:style w:type="character" w:styleId="UnresolvedMention6">
    <w:name w:val="Unresolved Mention6"/>
    <w:basedOn w:val="DefaultParagraphFont"/>
    <w:qFormat/>
    <w:rPr>
      <w:color w:val="605E5C"/>
      <w:shd w:fill="E1DFDD" w:val="clear"/>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pPr>
      <w:spacing w:lineRule="auto" w:line="480"/>
    </w:pPr>
    <w:rPr>
      <w:rFonts w:ascii="Arial Armenian" w:hAnsi="Arial Armenian" w:eastAsia="Times New Roman" w:cs="Times New Roman"/>
      <w:sz w:val="20"/>
      <w:szCs w:val="20"/>
      <w:lang w:val="en-GB" w:eastAsia="x-none"/>
    </w:rPr>
  </w:style>
  <w:style w:type="paragraph" w:styleId="List">
    <w:name w:val="List"/>
    <w:basedOn w:val="Normal"/>
    <w:pPr>
      <w:ind w:hanging="360" w:left="360"/>
    </w:pPr>
    <w:rPr>
      <w:rFonts w:ascii="Times New Roman" w:hAnsi="Times New Roman" w:eastAsia="Times New Roman" w:cs="Times New Roman"/>
      <w:sz w:val="24"/>
      <w:szCs w:val="24"/>
    </w:rPr>
  </w:style>
  <w:style w:type="paragraph" w:styleId="Caption">
    <w:name w:val="caption"/>
    <w:basedOn w:val="Normal"/>
    <w:next w:val="Normal"/>
    <w:link w:val="CaptionChar"/>
    <w:qFormat/>
    <w:pPr>
      <w:spacing w:before="240" w:after="120"/>
      <w:ind w:hanging="0"/>
    </w:pPr>
    <w:rPr>
      <w:rFonts w:eastAsia="Batang" w:cs="Times New Roman"/>
      <w:b/>
      <w:bCs/>
      <w:color w:themeColor="dark2" w:val="1F497D"/>
      <w:szCs w:val="20"/>
      <w:lang w:val="en-GB" w:eastAsia="en-GB"/>
    </w:rPr>
  </w:style>
  <w:style w:type="paragraph" w:styleId="Index">
    <w:name w:val="Index"/>
    <w:basedOn w:val="Normal"/>
    <w:qFormat/>
    <w:pPr>
      <w:suppressLineNumbers/>
      <w:spacing w:before="0" w:after="200"/>
      <w:ind w:hanging="0"/>
    </w:pPr>
    <w:rPr>
      <w:rFonts w:ascii="Arial" w:hAnsi="Arial" w:eastAsia="Times New Roman" w:cs="Arial"/>
      <w:lang w:eastAsia="de-DE"/>
    </w:rPr>
  </w:style>
  <w:style w:type="paragraph" w:styleId="Title">
    <w:name w:val="Title"/>
    <w:basedOn w:val="Normal"/>
    <w:next w:val="Normal"/>
    <w:link w:val="TitleChar"/>
    <w:qFormat/>
    <w:pPr>
      <w:numPr>
        <w:ilvl w:val="0"/>
        <w:numId w:val="0"/>
      </w:numPr>
      <w:spacing w:before="120" w:after="120"/>
      <w:ind w:hanging="0"/>
      <w:outlineLvl w:val="0"/>
    </w:pPr>
    <w:rPr>
      <w:rFonts w:eastAsia="Batang" w:cs="Times New Roman"/>
      <w:b/>
      <w:bCs/>
      <w:color w:themeColor="dark2" w:themeTint="99" w:val="548DD4"/>
      <w:kern w:val="2"/>
      <w:sz w:val="28"/>
      <w:szCs w:val="32"/>
      <w:lang w:val="en-GB" w:eastAsia="en-GB"/>
    </w:rPr>
  </w:style>
  <w:style w:type="paragraph" w:styleId="BalloonText">
    <w:name w:val="Balloon Text"/>
    <w:basedOn w:val="Normal"/>
    <w:link w:val="BalloonTextChar"/>
    <w:qFormat/>
    <w:pPr/>
    <w:rPr>
      <w:rFonts w:ascii="Tahoma" w:hAnsi="Tahoma" w:cs="Tahoma"/>
      <w:sz w:val="16"/>
      <w:szCs w:val="16"/>
    </w:rPr>
  </w:style>
  <w:style w:type="paragraph" w:styleId="NoSpacing">
    <w:name w:val="No Spacing"/>
    <w:link w:val="NoSpacingChar"/>
    <w:qFormat/>
    <w:pPr>
      <w:widowControl/>
      <w:suppressAutoHyphens w:val="true"/>
      <w:kinsoku w:val="true"/>
      <w:overflowPunct w:val="true"/>
      <w:autoSpaceDE w:val="true"/>
      <w:bidi w:val="0"/>
      <w:spacing w:lineRule="auto" w:line="240" w:before="0" w:after="0"/>
      <w:jc w:val="left"/>
    </w:pPr>
    <w:rPr>
      <w:rFonts w:ascii="Calibri" w:hAnsi="Calibri" w:eastAsia="Droid Sans Fallback" w:cs="Times New Roman"/>
      <w:color w:val="00000A"/>
      <w:kern w:val="0"/>
      <w:sz w:val="22"/>
      <w:szCs w:val="22"/>
      <w:lang w:val="en-US" w:eastAsia="en-US" w:bidi="ar-SA"/>
    </w:rPr>
  </w:style>
  <w:style w:type="paragraph" w:styleId="TOC1">
    <w:name w:val="toc 1"/>
    <w:basedOn w:val="Normal"/>
    <w:next w:val="Normal"/>
    <w:autoRedefine/>
    <w:pPr>
      <w:spacing w:before="120" w:after="0"/>
      <w:ind w:firstLine="432"/>
      <w:jc w:val="left"/>
    </w:pPr>
    <w:rPr>
      <w:rFonts w:ascii="Cambria" w:hAnsi="Cambria"/>
      <w:b/>
      <w:bCs/>
      <w:caps/>
      <w:sz w:val="24"/>
      <w:szCs w:val="24"/>
    </w:rPr>
  </w:style>
  <w:style w:type="paragraph" w:styleId="IndexHeading">
    <w:name w:val="index heading"/>
    <w:basedOn w:val="Heading"/>
    <w:pPr/>
    <w:rPr/>
  </w:style>
  <w:style w:type="paragraph" w:styleId="TOCHeading">
    <w:name w:val="TOC Heading"/>
    <w:basedOn w:val="Heading1"/>
    <w:next w:val="Normal"/>
    <w:qFormat/>
    <w:pPr>
      <w:numPr>
        <w:ilvl w:val="0"/>
        <w:numId w:val="0"/>
      </w:numPr>
      <w:ind w:firstLine="709"/>
      <w:outlineLvl w:val="9"/>
    </w:pPr>
    <w:rPr>
      <w:lang w:eastAsia="ja-JP"/>
    </w:rPr>
  </w:style>
  <w:style w:type="paragraph" w:styleId="ListParagraph">
    <w:name w:val="List Paragraph"/>
    <w:basedOn w:val="Normal"/>
    <w:link w:val="ListParagraphChar"/>
    <w:qFormat/>
    <w:pPr>
      <w:suppressAutoHyphens w:val="true"/>
      <w:spacing w:before="0" w:after="0"/>
      <w:ind w:left="720"/>
      <w:contextualSpacing/>
    </w:pPr>
    <w:rPr>
      <w:rFonts w:eastAsia="Droid Sans Fallback" w:cs="Times New Roman"/>
      <w:color w:val="00000A"/>
    </w:rPr>
  </w:style>
  <w:style w:type="paragraph" w:styleId="Footnote">
    <w:name w:val="Footnote"/>
    <w:basedOn w:val="Normal"/>
    <w:qFormat/>
    <w:pPr>
      <w:suppressAutoHyphens w:val="true"/>
    </w:pPr>
    <w:rPr>
      <w:rFonts w:ascii="Calibri" w:hAnsi="Calibri" w:eastAsia="Droid Sans Fallback" w:cs="Times New Roman"/>
      <w:color w:val="00000A"/>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77" w:leader="none"/>
        <w:tab w:val="right" w:pos="9355" w:leader="none"/>
      </w:tabs>
    </w:pPr>
    <w:rPr/>
  </w:style>
  <w:style w:type="paragraph" w:styleId="Footer">
    <w:name w:val="footer"/>
    <w:basedOn w:val="Normal"/>
    <w:link w:val="FooterChar"/>
    <w:pPr>
      <w:tabs>
        <w:tab w:val="clear" w:pos="720"/>
        <w:tab w:val="center" w:pos="4677" w:leader="none"/>
        <w:tab w:val="right" w:pos="9355" w:leader="none"/>
      </w:tabs>
    </w:pPr>
    <w:rPr/>
  </w:style>
  <w:style w:type="paragraph" w:styleId="CommentText">
    <w:name w:val="annotation text"/>
    <w:basedOn w:val="Normal"/>
    <w:link w:val="CommentTextChar"/>
    <w:pPr/>
    <w:rPr>
      <w:sz w:val="20"/>
      <w:szCs w:val="20"/>
    </w:rPr>
  </w:style>
  <w:style w:type="paragraph" w:styleId="annotationsubject">
    <w:name w:val="annotation subject"/>
    <w:basedOn w:val="CommentText"/>
    <w:next w:val="CommentText"/>
    <w:link w:val="CommentSubjectChar"/>
    <w:qFormat/>
    <w:pPr/>
    <w:rPr>
      <w:b/>
      <w:bCs/>
    </w:rPr>
  </w:style>
  <w:style w:type="paragraph" w:styleId="FootnoteText">
    <w:name w:val="footnote text"/>
    <w:basedOn w:val="Normal"/>
    <w:link w:val="FootnoteTextChar"/>
    <w:pPr/>
    <w:rPr>
      <w:sz w:val="20"/>
      <w:szCs w:val="20"/>
    </w:rPr>
  </w:style>
  <w:style w:type="paragraph" w:styleId="vhc">
    <w:name w:val="vhc"/>
    <w:basedOn w:val="Normal"/>
    <w:qFormat/>
    <w:pPr>
      <w:spacing w:before="280" w:after="280"/>
    </w:pPr>
    <w:rPr>
      <w:rFonts w:ascii="Times New Roman" w:hAnsi="Times New Roman" w:eastAsia="Times New Roman" w:cs="Times New Roman"/>
      <w:sz w:val="24"/>
      <w:szCs w:val="24"/>
    </w:rPr>
  </w:style>
  <w:style w:type="paragraph" w:styleId="NormalWeb">
    <w:name w:val="Normal (Web)"/>
    <w:basedOn w:val="Normal"/>
    <w:link w:val="NormalWebChar"/>
    <w:qFormat/>
    <w:pPr>
      <w:spacing w:before="280" w:after="280"/>
    </w:pPr>
    <w:rPr>
      <w:rFonts w:ascii="Times New Roman" w:hAnsi="Times New Roman" w:eastAsia="Times New Roman" w:cs="Times New Roman"/>
      <w:sz w:val="24"/>
      <w:szCs w:val="24"/>
    </w:rPr>
  </w:style>
  <w:style w:type="paragraph" w:styleId="Default">
    <w:name w:val="Default"/>
    <w:qFormat/>
    <w:pPr>
      <w:widowControl/>
      <w:kinsoku w:val="true"/>
      <w:overflowPunct w:val="true"/>
      <w:autoSpaceDE w:val="true"/>
      <w:bidi w:val="0"/>
      <w:spacing w:lineRule="auto" w:line="240" w:before="0" w:after="0"/>
      <w:jc w:val="left"/>
    </w:pPr>
    <w:rPr>
      <w:rFonts w:ascii="Times New Roman" w:hAnsi="Times New Roman" w:eastAsia="Batang" w:cs="Times New Roman"/>
      <w:color w:val="000000"/>
      <w:kern w:val="0"/>
      <w:sz w:val="24"/>
      <w:szCs w:val="24"/>
      <w:lang w:val="en-US" w:eastAsia="en-US" w:bidi="ar-SA"/>
    </w:rPr>
  </w:style>
  <w:style w:type="paragraph" w:styleId="Revision">
    <w:name w:val="Revision"/>
    <w:qFormat/>
    <w:pPr>
      <w:widowControl/>
      <w:kinsoku w:val="true"/>
      <w:overflowPunct w:val="true"/>
      <w:autoSpaceDE w:val="true"/>
      <w:bidi w:val="0"/>
      <w:spacing w:lineRule="auto" w:line="240" w:before="0" w:after="0"/>
      <w:jc w:val="left"/>
    </w:pPr>
    <w:rPr>
      <w:rFonts w:eastAsia="Calibri" w:ascii="Calibri" w:hAnsi="Calibri" w:cs="DejaVu Sans"/>
      <w:color w:val="auto"/>
      <w:kern w:val="0"/>
      <w:sz w:val="22"/>
      <w:szCs w:val="22"/>
      <w:lang w:val="en-US" w:eastAsia="en-US" w:bidi="ar-SA"/>
    </w:rPr>
  </w:style>
  <w:style w:type="paragraph" w:styleId="BoxBodyText">
    <w:name w:val="Box Body Text"/>
    <w:basedOn w:val="Normal"/>
    <w:qFormat/>
    <w:pPr>
      <w:tabs>
        <w:tab w:val="clear" w:pos="720"/>
        <w:tab w:val="left" w:pos="850" w:leader="none"/>
        <w:tab w:val="left" w:pos="1191" w:leader="none"/>
        <w:tab w:val="left" w:pos="1531" w:leader="none"/>
      </w:tabs>
      <w:spacing w:before="0" w:after="240"/>
      <w:ind w:firstLine="442"/>
    </w:pPr>
    <w:rPr>
      <w:rFonts w:ascii="Arial" w:hAnsi="Arial" w:eastAsia="Times New Roman" w:cs="Arial"/>
      <w:sz w:val="18"/>
      <w:lang w:eastAsia="zh-CN"/>
    </w:rPr>
  </w:style>
  <w:style w:type="paragraph" w:styleId="Style8">
    <w:name w:val="Без интервала"/>
    <w:qFormat/>
    <w:pPr>
      <w:widowControl/>
      <w:kinsoku w:val="true"/>
      <w:overflowPunct w:val="true"/>
      <w:autoSpaceDE w:val="true"/>
      <w:bidi w:val="0"/>
      <w:spacing w:lineRule="auto" w:line="240" w:before="0" w:after="0"/>
      <w:jc w:val="left"/>
    </w:pPr>
    <w:rPr>
      <w:rFonts w:ascii="Times New Roman" w:hAnsi="Times New Roman" w:eastAsia="Batang" w:cs="Times New Roman"/>
      <w:color w:val="auto"/>
      <w:kern w:val="0"/>
      <w:sz w:val="22"/>
      <w:szCs w:val="22"/>
      <w:lang w:val="en-GB" w:eastAsia="en-GB" w:bidi="ar-SA"/>
    </w:rPr>
  </w:style>
  <w:style w:type="paragraph" w:styleId="Style9">
    <w:name w:val="Абзац списка"/>
    <w:basedOn w:val="Normal"/>
    <w:qFormat/>
    <w:pPr>
      <w:ind w:left="708"/>
    </w:pPr>
    <w:rPr>
      <w:rFonts w:ascii="Times New Roman" w:hAnsi="Times New Roman" w:eastAsia="Batang" w:cs="Times New Roman"/>
      <w:lang w:val="en-GB" w:eastAsia="en-GB"/>
    </w:rPr>
  </w:style>
  <w:style w:type="paragraph" w:styleId="12">
    <w:name w:val="Без интервала1"/>
    <w:qFormat/>
    <w:pPr>
      <w:widowControl/>
      <w:kinsoku w:val="true"/>
      <w:overflowPunct w:val="true"/>
      <w:autoSpaceDE w:val="true"/>
      <w:bidi w:val="0"/>
      <w:spacing w:lineRule="auto" w:line="240" w:before="0" w:after="0"/>
      <w:jc w:val="left"/>
    </w:pPr>
    <w:rPr>
      <w:rFonts w:ascii="Calibri" w:hAnsi="Calibri" w:eastAsia="Batang" w:cs="Times New Roman"/>
      <w:color w:val="auto"/>
      <w:kern w:val="0"/>
      <w:sz w:val="22"/>
      <w:szCs w:val="22"/>
      <w:lang w:val="ru-RU" w:eastAsia="ru-RU" w:bidi="ar-SA"/>
    </w:rPr>
  </w:style>
  <w:style w:type="paragraph" w:styleId="TableParagraph">
    <w:name w:val="Table Paragraph"/>
    <w:basedOn w:val="Normal"/>
    <w:qFormat/>
    <w:pPr>
      <w:widowControl w:val="false"/>
      <w:jc w:val="center"/>
    </w:pPr>
    <w:rPr>
      <w:rFonts w:ascii="GHEA Grapalat" w:hAnsi="GHEA Grapalat" w:eastAsia="Batang" w:cs="GHEA Grapalat"/>
      <w:sz w:val="24"/>
      <w:szCs w:val="24"/>
    </w:rPr>
  </w:style>
  <w:style w:type="paragraph" w:styleId="TOC3">
    <w:name w:val="toc 3"/>
    <w:basedOn w:val="Normal"/>
    <w:next w:val="Normal"/>
    <w:autoRedefine/>
    <w:pPr>
      <w:ind w:left="220"/>
      <w:jc w:val="left"/>
    </w:pPr>
    <w:rPr>
      <w:rFonts w:cs="Calibri"/>
      <w:sz w:val="20"/>
      <w:szCs w:val="20"/>
    </w:rPr>
  </w:style>
  <w:style w:type="paragraph" w:styleId="TableofFigures">
    <w:name w:val="table of figures"/>
    <w:basedOn w:val="Normal"/>
    <w:next w:val="Normal"/>
    <w:pPr>
      <w:ind w:hanging="0"/>
    </w:pPr>
    <w:rPr>
      <w:rFonts w:eastAsia="Batang" w:cs="Times New Roman"/>
      <w:iCs/>
      <w:sz w:val="20"/>
      <w:szCs w:val="20"/>
      <w:lang w:val="en-GB" w:eastAsia="en-GB"/>
    </w:rPr>
  </w:style>
  <w:style w:type="paragraph" w:styleId="BodyTextIndent">
    <w:name w:val="Body Text Indent"/>
    <w:basedOn w:val="Normal"/>
    <w:link w:val="BodyTextIndentChar"/>
    <w:pPr>
      <w:ind w:left="360"/>
    </w:pPr>
    <w:rPr>
      <w:rFonts w:ascii="Times New Roman" w:hAnsi="Times New Roman" w:eastAsia="Times New Roman" w:cs="Times New Roman"/>
      <w:szCs w:val="24"/>
    </w:rPr>
  </w:style>
  <w:style w:type="paragraph" w:styleId="TOC2">
    <w:name w:val="toc 2"/>
    <w:basedOn w:val="Normal"/>
    <w:next w:val="Normal"/>
    <w:autoRedefine/>
    <w:pPr>
      <w:spacing w:before="240" w:after="0"/>
      <w:jc w:val="left"/>
    </w:pPr>
    <w:rPr>
      <w:rFonts w:cs="Calibri"/>
      <w:b/>
      <w:bCs/>
      <w:sz w:val="20"/>
      <w:szCs w:val="20"/>
    </w:rPr>
  </w:style>
  <w:style w:type="paragraph" w:styleId="BodyTextIndent2">
    <w:name w:val="Body Text Indent 2"/>
    <w:basedOn w:val="Normal"/>
    <w:link w:val="BodyTextIndent2Char"/>
    <w:qFormat/>
    <w:pPr>
      <w:spacing w:lineRule="auto" w:line="480" w:before="0" w:after="120"/>
      <w:ind w:left="283"/>
    </w:pPr>
    <w:rPr>
      <w:rFonts w:ascii="Times New Roman" w:hAnsi="Times New Roman" w:eastAsia="Batang" w:cs="Times New Roman"/>
      <w:lang w:val="en-GB" w:eastAsia="en-GB"/>
    </w:rPr>
  </w:style>
  <w:style w:type="paragraph" w:styleId="mechtex">
    <w:name w:val="mechtex"/>
    <w:basedOn w:val="Normal"/>
    <w:link w:val="mechtexChar"/>
    <w:qFormat/>
    <w:pPr>
      <w:jc w:val="center"/>
    </w:pPr>
    <w:rPr>
      <w:rFonts w:ascii="Arial Armenian" w:hAnsi="Arial Armenian" w:eastAsia="Times New Roman" w:cs="Times New Roman"/>
      <w:szCs w:val="20"/>
    </w:rPr>
  </w:style>
  <w:style w:type="paragraph" w:styleId="Armanottext">
    <w:name w:val="Arm_anot_text"/>
    <w:basedOn w:val="Normal"/>
    <w:qFormat/>
    <w:pPr>
      <w:overflowPunct w:val="true"/>
    </w:pPr>
    <w:rPr>
      <w:rFonts w:ascii="Times Armenian" w:hAnsi="Times Armenian" w:eastAsia="Times New Roman" w:cs="Times New Roman"/>
      <w:color w:val="000000"/>
      <w:szCs w:val="20"/>
    </w:rPr>
  </w:style>
  <w:style w:type="paragraph" w:styleId="msonormal">
    <w:name w:val="msonormal"/>
    <w:basedOn w:val="Normal"/>
    <w:qFormat/>
    <w:pPr>
      <w:spacing w:before="280" w:after="280"/>
    </w:pPr>
    <w:rPr>
      <w:rFonts w:ascii="Times New Roman" w:hAnsi="Times New Roman" w:eastAsia="Times New Roman" w:cs="Times New Roman"/>
      <w:sz w:val="24"/>
      <w:szCs w:val="24"/>
    </w:rPr>
  </w:style>
  <w:style w:type="paragraph" w:styleId="BodyText21">
    <w:name w:val="Body Text 2"/>
    <w:basedOn w:val="Normal"/>
    <w:link w:val="BodyText2Char"/>
    <w:qFormat/>
    <w:pPr>
      <w:spacing w:lineRule="auto" w:line="360"/>
    </w:pPr>
    <w:rPr>
      <w:rFonts w:ascii="Arial Armenian" w:hAnsi="Arial Armenian" w:eastAsia="Times New Roman" w:cs="Times New Roman"/>
      <w:sz w:val="24"/>
      <w:szCs w:val="20"/>
      <w:lang w:val="x-none"/>
    </w:rPr>
  </w:style>
  <w:style w:type="paragraph" w:styleId="BodyText3">
    <w:name w:val="Body Text 3"/>
    <w:basedOn w:val="Normal"/>
    <w:link w:val="BodyText3Char"/>
    <w:qFormat/>
    <w:pPr>
      <w:spacing w:before="0" w:after="120"/>
    </w:pPr>
    <w:rPr>
      <w:rFonts w:ascii="Times New Roman" w:hAnsi="Times New Roman" w:eastAsia="Times New Roman" w:cs="Times New Roman"/>
      <w:sz w:val="16"/>
      <w:szCs w:val="16"/>
      <w:lang w:val="x-none"/>
    </w:rPr>
  </w:style>
  <w:style w:type="paragraph" w:styleId="BodyTextIndent3">
    <w:name w:val="Body Text Indent 3"/>
    <w:basedOn w:val="Normal"/>
    <w:link w:val="BodyTextIndent3Char"/>
    <w:qFormat/>
    <w:pPr>
      <w:spacing w:before="0" w:after="120"/>
      <w:ind w:left="283"/>
    </w:pPr>
    <w:rPr>
      <w:rFonts w:ascii="Times New Roman" w:hAnsi="Times New Roman" w:eastAsia="Times New Roman" w:cs="Times New Roman"/>
      <w:sz w:val="16"/>
      <w:szCs w:val="16"/>
      <w:lang w:val="x-none"/>
    </w:rPr>
  </w:style>
  <w:style w:type="paragraph" w:styleId="BlockText">
    <w:name w:val="Block Text"/>
    <w:basedOn w:val="Normal"/>
    <w:qFormat/>
    <w:pPr>
      <w:spacing w:lineRule="auto" w:line="360"/>
      <w:ind w:left="90" w:right="18"/>
    </w:pPr>
    <w:rPr>
      <w:rFonts w:ascii="Arial LatArm" w:hAnsi="Arial LatArm" w:eastAsia="Times New Roman" w:cs="Times New Roman"/>
      <w:sz w:val="20"/>
      <w:szCs w:val="20"/>
    </w:rPr>
  </w:style>
  <w:style w:type="paragraph" w:styleId="DocumentMap">
    <w:name w:val="Document Map"/>
    <w:basedOn w:val="Normal"/>
    <w:link w:val="DocumentMapChar"/>
    <w:qFormat/>
    <w:pPr>
      <w:shd w:fill="000080" w:val="clear"/>
    </w:pPr>
    <w:rPr>
      <w:rFonts w:ascii="Tahoma" w:hAnsi="Tahoma" w:eastAsia="Times New Roman" w:cs="Times New Roman"/>
      <w:sz w:val="20"/>
      <w:szCs w:val="20"/>
      <w:lang w:val="x-none"/>
    </w:rPr>
  </w:style>
  <w:style w:type="paragraph" w:styleId="CharCharCharCharCharCharCharCharCharCharCharCharCharChar">
    <w:name w:val="Char Char Char Char Char Char Char Char Char Char Char Char Char Char"/>
    <w:basedOn w:val="Normal"/>
    <w:qFormat/>
    <w:pPr>
      <w:spacing w:lineRule="exact" w:line="240" w:before="0" w:after="160"/>
    </w:pPr>
    <w:rPr>
      <w:rFonts w:ascii="Arial" w:hAnsi="Arial" w:eastAsia="Times New Roman" w:cs="Arial"/>
      <w:sz w:val="20"/>
      <w:szCs w:val="20"/>
    </w:rPr>
  </w:style>
  <w:style w:type="paragraph" w:styleId="CM12">
    <w:name w:val="CM12"/>
    <w:basedOn w:val="Normal"/>
    <w:next w:val="Normal"/>
    <w:qFormat/>
    <w:pPr>
      <w:widowControl w:val="false"/>
      <w:spacing w:before="0" w:after="102"/>
    </w:pPr>
    <w:rPr>
      <w:rFonts w:ascii="Arial LatRus" w:hAnsi="Arial LatRus" w:eastAsia="Times New Roman" w:cs="Times New Roman"/>
      <w:sz w:val="24"/>
      <w:szCs w:val="24"/>
    </w:rPr>
  </w:style>
  <w:style w:type="paragraph" w:styleId="CM16">
    <w:name w:val="CM16"/>
    <w:basedOn w:val="Normal"/>
    <w:next w:val="Normal"/>
    <w:qFormat/>
    <w:pPr>
      <w:widowControl w:val="false"/>
      <w:spacing w:before="0" w:after="375"/>
    </w:pPr>
    <w:rPr>
      <w:rFonts w:ascii="Arial LatRus" w:hAnsi="Arial LatRus" w:eastAsia="Times New Roman" w:cs="Times New Roman"/>
      <w:sz w:val="24"/>
      <w:szCs w:val="24"/>
    </w:rPr>
  </w:style>
  <w:style w:type="paragraph" w:styleId="CM10">
    <w:name w:val="CM10"/>
    <w:basedOn w:val="Normal"/>
    <w:next w:val="Normal"/>
    <w:qFormat/>
    <w:pPr>
      <w:widowControl w:val="false"/>
      <w:spacing w:before="0" w:after="223"/>
    </w:pPr>
    <w:rPr>
      <w:rFonts w:ascii="Arial LatRus" w:hAnsi="Arial LatRus" w:eastAsia="Times New Roman" w:cs="Times New Roman"/>
      <w:sz w:val="24"/>
      <w:szCs w:val="24"/>
    </w:rPr>
  </w:style>
  <w:style w:type="paragraph" w:styleId="CM1">
    <w:name w:val="CM1"/>
    <w:basedOn w:val="Default"/>
    <w:next w:val="Default"/>
    <w:qFormat/>
    <w:pPr>
      <w:widowControl w:val="false"/>
      <w:spacing w:lineRule="atLeast" w:line="240"/>
    </w:pPr>
    <w:rPr>
      <w:rFonts w:ascii="AOBOB P+ Arial MT" w:hAnsi="AOBOB P+ Arial MT" w:eastAsia="Times New Roman" w:cs="AOBOB P+ Arial MT"/>
      <w:color w:val="auto"/>
      <w:lang w:val="ru-RU" w:eastAsia="ru-RU"/>
    </w:rPr>
  </w:style>
  <w:style w:type="paragraph" w:styleId="BodyText23">
    <w:name w:val="Body Text 23"/>
    <w:basedOn w:val="Normal"/>
    <w:qFormat/>
    <w:pPr>
      <w:widowControl w:val="false"/>
      <w:tabs>
        <w:tab w:val="clear" w:pos="720"/>
        <w:tab w:val="left" w:pos="547" w:leader="none"/>
      </w:tabs>
      <w:snapToGrid w:val="false"/>
    </w:pPr>
    <w:rPr>
      <w:rFonts w:ascii="Times New Roman" w:hAnsi="Times New Roman" w:eastAsia="Times New Roman" w:cs="Times New Roman"/>
      <w:szCs w:val="20"/>
    </w:rPr>
  </w:style>
  <w:style w:type="paragraph" w:styleId="13">
    <w:name w:val="Абзац списка1"/>
    <w:basedOn w:val="Normal"/>
    <w:qFormat/>
    <w:pPr>
      <w:spacing w:before="0" w:after="0"/>
      <w:ind w:left="720"/>
      <w:contextualSpacing/>
    </w:pPr>
    <w:rPr>
      <w:rFonts w:ascii="Times New Roman" w:hAnsi="Times New Roman" w:eastAsia="MS Mincho" w:cs="Times New Roman"/>
      <w:sz w:val="24"/>
      <w:szCs w:val="24"/>
      <w:lang w:eastAsia="ja-JP"/>
    </w:rPr>
  </w:style>
  <w:style w:type="paragraph" w:styleId="Char">
    <w:name w:val="Char"/>
    <w:basedOn w:val="Normal"/>
    <w:qFormat/>
    <w:pPr>
      <w:spacing w:lineRule="exact" w:line="240" w:before="0" w:after="160"/>
    </w:pPr>
    <w:rPr>
      <w:rFonts w:ascii="Arial" w:hAnsi="Arial" w:eastAsia="MS Mincho" w:cs="Arial"/>
      <w:sz w:val="20"/>
      <w:szCs w:val="20"/>
    </w:rPr>
  </w:style>
  <w:style w:type="paragraph" w:styleId="Paragraph">
    <w:name w:val="Paragraph"/>
    <w:basedOn w:val="Normal"/>
    <w:qFormat/>
    <w:pPr>
      <w:spacing w:before="120" w:after="120"/>
      <w:ind w:firstLine="720"/>
    </w:pPr>
    <w:rPr>
      <w:rFonts w:ascii="Tahoma" w:hAnsi="Tahoma" w:eastAsia="Times New Roman" w:cs="Tahoma"/>
      <w:sz w:val="20"/>
      <w:szCs w:val="20"/>
    </w:rPr>
  </w:style>
  <w:style w:type="paragraph" w:styleId="Subtitle">
    <w:name w:val="Subtitle"/>
    <w:basedOn w:val="Normal"/>
    <w:next w:val="Normal"/>
    <w:link w:val="SubtitleChar"/>
    <w:qFormat/>
    <w:pPr>
      <w:keepNext w:val="true"/>
      <w:spacing w:before="240" w:after="120"/>
    </w:pPr>
    <w:rPr>
      <w:rFonts w:ascii="Tahoma" w:hAnsi="Tahoma" w:eastAsia="Times New Roman" w:cs="Times New Roman"/>
      <w:b/>
      <w:sz w:val="20"/>
      <w:szCs w:val="20"/>
      <w:lang w:val="x-none" w:eastAsia="x-none"/>
    </w:rPr>
  </w:style>
  <w:style w:type="paragraph" w:styleId="PlainText">
    <w:name w:val="Plain Text"/>
    <w:basedOn w:val="Normal"/>
    <w:link w:val="PlainTextChar"/>
    <w:qFormat/>
    <w:pPr/>
    <w:rPr>
      <w:rFonts w:ascii="Courier New" w:hAnsi="Courier New" w:eastAsia="Batang" w:cs="Times New Roman"/>
      <w:sz w:val="20"/>
      <w:szCs w:val="20"/>
      <w:lang w:val="x-none"/>
    </w:rPr>
  </w:style>
  <w:style w:type="paragraph" w:styleId="Titreobjet">
    <w:name w:val="Titre objet"/>
    <w:basedOn w:val="Normal"/>
    <w:next w:val="Normal"/>
    <w:qFormat/>
    <w:pPr>
      <w:spacing w:before="360" w:after="360"/>
      <w:jc w:val="center"/>
    </w:pPr>
    <w:rPr>
      <w:rFonts w:ascii="Times New Roman" w:hAnsi="Times New Roman" w:eastAsia="Times New Roman" w:cs="Times New Roman"/>
      <w:b/>
      <w:sz w:val="24"/>
      <w:szCs w:val="24"/>
      <w:lang w:val="en-GB" w:eastAsia="de-DE"/>
    </w:rPr>
  </w:style>
  <w:style w:type="paragraph" w:styleId="StandardnumberedCharChar1">
    <w:name w:val="Standard numbered Char Char1"/>
    <w:basedOn w:val="Normal"/>
    <w:qFormat/>
    <w:pPr>
      <w:numPr>
        <w:ilvl w:val="0"/>
        <w:numId w:val="2"/>
      </w:numPr>
      <w:spacing w:before="120" w:after="60"/>
    </w:pPr>
    <w:rPr>
      <w:rFonts w:ascii="Times New Roman" w:hAnsi="Times New Roman" w:eastAsia="Times New Roman" w:cs="Times New Roman"/>
      <w:sz w:val="24"/>
      <w:szCs w:val="24"/>
      <w:lang w:val="en-GB"/>
    </w:rPr>
  </w:style>
  <w:style w:type="paragraph" w:styleId="tablestyle">
    <w:name w:val="tablestyle"/>
    <w:basedOn w:val="Normal"/>
    <w:qFormat/>
    <w:pPr>
      <w:spacing w:before="280" w:after="280"/>
    </w:pPr>
    <w:rPr>
      <w:rFonts w:ascii="Times New Roman" w:hAnsi="Times New Roman" w:eastAsia="Times New Roman" w:cs="Times New Roman"/>
      <w:sz w:val="24"/>
      <w:szCs w:val="24"/>
    </w:rPr>
  </w:style>
  <w:style w:type="paragraph" w:styleId="yiv9663928051msonormal">
    <w:name w:val="yiv9663928051msonormal"/>
    <w:basedOn w:val="Normal"/>
    <w:qFormat/>
    <w:pPr>
      <w:spacing w:before="280" w:after="280"/>
    </w:pPr>
    <w:rPr>
      <w:rFonts w:ascii="Times New Roman" w:hAnsi="Times New Roman" w:eastAsia="Times New Roman" w:cs="Times New Roman"/>
      <w:sz w:val="24"/>
      <w:szCs w:val="24"/>
    </w:rPr>
  </w:style>
  <w:style w:type="paragraph" w:styleId="yiv9663928051gmail-msolistparagraph">
    <w:name w:val="yiv9663928051gmail-msolistparagraph"/>
    <w:basedOn w:val="Normal"/>
    <w:qFormat/>
    <w:pPr>
      <w:spacing w:before="280" w:after="280"/>
    </w:pPr>
    <w:rPr>
      <w:rFonts w:ascii="Times New Roman" w:hAnsi="Times New Roman" w:eastAsia="Times New Roman" w:cs="Times New Roman"/>
      <w:sz w:val="24"/>
      <w:szCs w:val="24"/>
    </w:rPr>
  </w:style>
  <w:style w:type="paragraph" w:styleId="StandardTabelle">
    <w:name w:val="Standard Tabelle"/>
    <w:basedOn w:val="Normal"/>
    <w:qFormat/>
    <w:pPr>
      <w:suppressAutoHyphens w:val="true"/>
    </w:pPr>
    <w:rPr>
      <w:rFonts w:ascii="Arial" w:hAnsi="Arial" w:eastAsia="Times New Roman" w:cs="Times New Roman"/>
      <w:iCs/>
      <w:sz w:val="18"/>
      <w:szCs w:val="24"/>
      <w:lang w:val="en-GB" w:eastAsia="de-DE"/>
    </w:rPr>
  </w:style>
  <w:style w:type="paragraph" w:styleId="Bodytext211">
    <w:name w:val="Body text (2)1"/>
    <w:basedOn w:val="Normal"/>
    <w:qFormat/>
    <w:pPr>
      <w:widowControl w:val="false"/>
      <w:shd w:fill="FFFFFF" w:val="clear"/>
      <w:spacing w:lineRule="atLeast" w:line="0"/>
      <w:ind w:hanging="400"/>
    </w:pPr>
    <w:rPr>
      <w:rFonts w:ascii="Calibri" w:hAnsi="Calibri" w:eastAsia="Calibri" w:cs="Calibri"/>
      <w:sz w:val="21"/>
      <w:szCs w:val="21"/>
    </w:rPr>
  </w:style>
  <w:style w:type="paragraph" w:styleId="yiv3553595953msonormal">
    <w:name w:val="yiv3553595953msonormal"/>
    <w:basedOn w:val="Normal"/>
    <w:qFormat/>
    <w:pPr>
      <w:spacing w:before="280" w:after="280"/>
    </w:pPr>
    <w:rPr>
      <w:rFonts w:ascii="Times New Roman" w:hAnsi="Times New Roman" w:eastAsia="Times New Roman" w:cs="Times New Roman"/>
      <w:sz w:val="24"/>
      <w:szCs w:val="24"/>
    </w:rPr>
  </w:style>
  <w:style w:type="paragraph" w:styleId="s24">
    <w:name w:val="s24"/>
    <w:basedOn w:val="Normal"/>
    <w:qFormat/>
    <w:pPr>
      <w:spacing w:before="280" w:after="280"/>
    </w:pPr>
    <w:rPr>
      <w:rFonts w:ascii="Times New Roman" w:hAnsi="Times New Roman" w:cs="Times New Roman"/>
      <w:sz w:val="24"/>
      <w:szCs w:val="24"/>
    </w:rPr>
  </w:style>
  <w:style w:type="paragraph" w:styleId="TOC4">
    <w:name w:val="toc 4"/>
    <w:basedOn w:val="Normal"/>
    <w:next w:val="Normal"/>
    <w:autoRedefine/>
    <w:pPr>
      <w:ind w:left="440"/>
      <w:jc w:val="left"/>
    </w:pPr>
    <w:rPr>
      <w:rFonts w:cs="Calibri"/>
      <w:sz w:val="20"/>
      <w:szCs w:val="20"/>
    </w:rPr>
  </w:style>
  <w:style w:type="paragraph" w:styleId="TOC5">
    <w:name w:val="toc 5"/>
    <w:basedOn w:val="Normal"/>
    <w:next w:val="Normal"/>
    <w:autoRedefine/>
    <w:pPr>
      <w:ind w:left="660"/>
      <w:jc w:val="left"/>
    </w:pPr>
    <w:rPr>
      <w:rFonts w:cs="Calibri"/>
      <w:sz w:val="20"/>
      <w:szCs w:val="20"/>
    </w:rPr>
  </w:style>
  <w:style w:type="paragraph" w:styleId="TOC6">
    <w:name w:val="toc 6"/>
    <w:basedOn w:val="Normal"/>
    <w:next w:val="Normal"/>
    <w:autoRedefine/>
    <w:pPr>
      <w:ind w:left="880"/>
      <w:jc w:val="left"/>
    </w:pPr>
    <w:rPr>
      <w:rFonts w:cs="Calibri"/>
      <w:sz w:val="20"/>
      <w:szCs w:val="20"/>
    </w:rPr>
  </w:style>
  <w:style w:type="paragraph" w:styleId="TOC7">
    <w:name w:val="toc 7"/>
    <w:basedOn w:val="Normal"/>
    <w:next w:val="Normal"/>
    <w:autoRedefine/>
    <w:pPr>
      <w:ind w:left="1100"/>
      <w:jc w:val="left"/>
    </w:pPr>
    <w:rPr>
      <w:rFonts w:cs="Calibri"/>
      <w:sz w:val="20"/>
      <w:szCs w:val="20"/>
    </w:rPr>
  </w:style>
  <w:style w:type="paragraph" w:styleId="TOC8">
    <w:name w:val="toc 8"/>
    <w:basedOn w:val="Normal"/>
    <w:next w:val="Normal"/>
    <w:autoRedefine/>
    <w:pPr>
      <w:ind w:left="1320"/>
      <w:jc w:val="left"/>
    </w:pPr>
    <w:rPr>
      <w:rFonts w:cs="Calibri"/>
      <w:sz w:val="20"/>
      <w:szCs w:val="20"/>
    </w:rPr>
  </w:style>
  <w:style w:type="paragraph" w:styleId="TOC9">
    <w:name w:val="toc 9"/>
    <w:basedOn w:val="Normal"/>
    <w:next w:val="Normal"/>
    <w:autoRedefine/>
    <w:pPr>
      <w:ind w:left="1540"/>
      <w:jc w:val="left"/>
    </w:pPr>
    <w:rPr>
      <w:rFonts w:cs="Calibri"/>
      <w:sz w:val="20"/>
      <w:szCs w:val="20"/>
    </w:rPr>
  </w:style>
  <w:style w:type="paragraph" w:styleId="EndnoteText">
    <w:name w:val="endnote text"/>
    <w:basedOn w:val="Normal"/>
    <w:link w:val="EndnoteTextChar"/>
    <w:pPr/>
    <w:rPr>
      <w:sz w:val="20"/>
      <w:szCs w:val="20"/>
    </w:rPr>
  </w:style>
  <w:style w:type="paragraph" w:styleId="Body">
    <w:name w:val="Body"/>
    <w:qFormat/>
    <w:pPr>
      <w:widowControl/>
      <w:pBdr/>
      <w:kinsoku w:val="true"/>
      <w:overflowPunct w:val="true"/>
      <w:autoSpaceDE w:val="true"/>
      <w:bidi w:val="0"/>
      <w:spacing w:lineRule="auto" w:line="240" w:before="0" w:after="0"/>
      <w:jc w:val="left"/>
    </w:pPr>
    <w:rPr>
      <w:rFonts w:ascii="Helvetica Neue" w:hAnsi="Helvetica Neue" w:eastAsia="Arial Unicode MS" w:cs="Arial Unicode MS"/>
      <w:color w:val="000000"/>
      <w:kern w:val="0"/>
      <w:sz w:val="22"/>
      <w:szCs w:val="22"/>
      <w:lang w:val="en-US" w:eastAsia="en-US" w:bidi="ar-SA"/>
    </w:rPr>
  </w:style>
  <w:style w:type="paragraph" w:styleId="-">
    <w:name w:val="Աղյուսակ-Նկար"/>
    <w:basedOn w:val="Caption"/>
    <w:qFormat/>
    <w:pPr/>
    <w:rPr/>
  </w:style>
  <w:style w:type="paragraph" w:styleId="Bodytext41">
    <w:name w:val="Body text (4)"/>
    <w:basedOn w:val="Normal"/>
    <w:link w:val="Bodytext4"/>
    <w:qFormat/>
    <w:pPr>
      <w:widowControl w:val="false"/>
      <w:shd w:fill="FFFFFF" w:val="clear"/>
      <w:spacing w:lineRule="exact" w:line="365" w:before="1440" w:after="600"/>
      <w:ind w:hanging="560"/>
      <w:jc w:val="center"/>
    </w:pPr>
    <w:rPr>
      <w:rFonts w:ascii="Segoe UI" w:hAnsi="Segoe UI" w:eastAsia="Segoe UI" w:cs="Segoe UI"/>
      <w:b/>
      <w:bCs/>
    </w:rPr>
  </w:style>
  <w:style w:type="paragraph" w:styleId="norm">
    <w:name w:val="norm"/>
    <w:basedOn w:val="Normal"/>
    <w:qFormat/>
    <w:pPr>
      <w:spacing w:lineRule="auto" w:line="480"/>
    </w:pPr>
    <w:rPr>
      <w:rFonts w:ascii="Arial Armenian" w:hAnsi="Arial Armenian" w:eastAsia="Times New Roman" w:cs="Times New Roman"/>
      <w:szCs w:val="20"/>
    </w:rPr>
  </w:style>
  <w:style w:type="paragraph" w:styleId="TitleProgram">
    <w:name w:val="Title – Program"/>
    <w:basedOn w:val="Normal"/>
    <w:qFormat/>
    <w:pPr>
      <w:keepNext w:val="true"/>
      <w:keepLines/>
      <w:spacing w:lineRule="auto" w:line="264" w:before="1320" w:after="240"/>
      <w:ind w:hanging="0"/>
      <w:jc w:val="center"/>
    </w:pPr>
    <w:rPr>
      <w:rFonts w:ascii="Arial" w:hAnsi="Arial" w:eastAsia="Times New Roman" w:cs="Times New Roman"/>
      <w:color w:themeColor="dark2" w:val="1F497D"/>
      <w:sz w:val="32"/>
      <w:szCs w:val="24"/>
      <w:lang w:eastAsia="de-DE"/>
    </w:rPr>
  </w:style>
  <w:style w:type="paragraph" w:styleId="NumberProgram">
    <w:name w:val="Number – Program"/>
    <w:basedOn w:val="Normal"/>
    <w:next w:val="Normal"/>
    <w:qFormat/>
    <w:pPr>
      <w:spacing w:before="0" w:after="120"/>
      <w:ind w:hanging="0"/>
      <w:jc w:val="center"/>
    </w:pPr>
    <w:rPr>
      <w:rFonts w:ascii="Arial" w:hAnsi="Arial" w:eastAsia="Times New Roman" w:cs="Times New Roman"/>
      <w:sz w:val="24"/>
      <w:szCs w:val="24"/>
      <w:lang w:eastAsia="de-DE"/>
    </w:rPr>
  </w:style>
  <w:style w:type="paragraph" w:styleId="TitleReport">
    <w:name w:val="Title – Report"/>
    <w:basedOn w:val="Heading1"/>
    <w:qFormat/>
    <w:pPr>
      <w:numPr>
        <w:ilvl w:val="0"/>
        <w:numId w:val="0"/>
      </w:numPr>
      <w:suppressAutoHyphens w:val="true"/>
      <w:spacing w:lineRule="auto" w:line="264" w:before="840" w:after="240"/>
      <w:ind w:firstLine="709"/>
      <w:jc w:val="center"/>
      <w:outlineLvl w:val="9"/>
    </w:pPr>
    <w:rPr>
      <w:rFonts w:ascii="Arial" w:hAnsi="Arial" w:cs="Times New Roman (Überschriften"/>
      <w:b w:val="false"/>
      <w:bCs w:val="false"/>
      <w:color w:themeColor="dark2" w:val="1F497D"/>
      <w:sz w:val="44"/>
      <w:szCs w:val="40"/>
      <w:lang w:eastAsia="de-DE"/>
    </w:rPr>
  </w:style>
  <w:style w:type="paragraph" w:styleId="Reportingperiod">
    <w:name w:val="Reporting period"/>
    <w:basedOn w:val="NumberProgram"/>
    <w:next w:val="Normal"/>
    <w:qFormat/>
    <w:pPr/>
    <w:rPr/>
  </w:style>
  <w:style w:type="paragraph" w:styleId="Numberdateversion">
    <w:name w:val="Number+date – version"/>
    <w:basedOn w:val="NumberProgram"/>
    <w:qFormat/>
    <w:pPr/>
    <w:rPr/>
  </w:style>
  <w:style w:type="paragraph" w:styleId="Disclaimer">
    <w:name w:val="Disclaimer"/>
    <w:basedOn w:val="Normal"/>
    <w:qFormat/>
    <w:pPr>
      <w:pBdr>
        <w:top w:val="single" w:sz="4" w:space="6" w:color="000000"/>
        <w:left w:val="single" w:sz="4" w:space="6" w:color="000000"/>
        <w:bottom w:val="single" w:sz="4" w:space="5" w:color="000000"/>
        <w:right w:val="single" w:sz="4" w:space="6" w:color="000000"/>
      </w:pBdr>
      <w:ind w:hanging="0" w:left="164" w:right="164"/>
    </w:pPr>
    <w:rPr>
      <w:rFonts w:ascii="Arial" w:hAnsi="Arial" w:eastAsia="Times New Roman" w:cs="Times New Roman"/>
      <w:sz w:val="20"/>
      <w:szCs w:val="24"/>
      <w:lang w:eastAsia="de-DE"/>
    </w:rPr>
  </w:style>
  <w:style w:type="paragraph" w:styleId="BoxStandard">
    <w:name w:val="Box Standard"/>
    <w:basedOn w:val="Normal"/>
    <w:qFormat/>
    <w:pPr>
      <w:pBdr>
        <w:top w:val="single" w:sz="4" w:space="6" w:color="000000"/>
        <w:left w:val="single" w:sz="4" w:space="7" w:color="000000"/>
        <w:bottom w:val="single" w:sz="4" w:space="6" w:color="000000"/>
        <w:right w:val="single" w:sz="4" w:space="7" w:color="000000"/>
      </w:pBdr>
      <w:shd w:fill="EBF2FA" w:val="clear"/>
      <w:spacing w:before="0" w:after="120"/>
      <w:ind w:hanging="0" w:left="57" w:right="57"/>
    </w:pPr>
    <w:rPr>
      <w:rFonts w:ascii="Arial" w:hAnsi="Arial" w:eastAsia="Times New Roman" w:cs="Times New Roman"/>
      <w:sz w:val="20"/>
      <w:szCs w:val="24"/>
      <w:lang w:eastAsia="de-DE"/>
    </w:rPr>
  </w:style>
  <w:style w:type="paragraph" w:styleId="Abbreviations">
    <w:name w:val="Abbreviations"/>
    <w:basedOn w:val="Normal"/>
    <w:qFormat/>
    <w:pPr>
      <w:keepLines/>
      <w:tabs>
        <w:tab w:val="clear" w:pos="720"/>
        <w:tab w:val="left" w:pos="1701" w:leader="dot"/>
      </w:tabs>
      <w:spacing w:before="0" w:after="60"/>
      <w:ind w:hanging="1701" w:left="1701"/>
      <w:jc w:val="left"/>
    </w:pPr>
    <w:rPr>
      <w:rFonts w:ascii="Arial" w:hAnsi="Arial" w:eastAsia="Times New Roman" w:cs="Times New Roman"/>
      <w:sz w:val="20"/>
      <w:szCs w:val="24"/>
      <w:lang w:val="en-GB" w:eastAsia="de-DE"/>
    </w:rPr>
  </w:style>
  <w:style w:type="paragraph" w:styleId="Listnumerical">
    <w:name w:val="List numerical"/>
    <w:basedOn w:val="Normal"/>
    <w:qFormat/>
    <w:pPr>
      <w:numPr>
        <w:ilvl w:val="0"/>
        <w:numId w:val="6"/>
      </w:numPr>
      <w:spacing w:before="0" w:after="120"/>
      <w:ind w:hanging="170" w:left="567"/>
    </w:pPr>
    <w:rPr>
      <w:rFonts w:ascii="Arial" w:hAnsi="Arial" w:eastAsia="Times New Roman" w:cs="Times New Roman"/>
      <w:sz w:val="20"/>
      <w:szCs w:val="24"/>
      <w:lang w:eastAsia="de-DE"/>
    </w:rPr>
  </w:style>
  <w:style w:type="paragraph" w:styleId="Boxlistnumerical">
    <w:name w:val="Box list numerical"/>
    <w:basedOn w:val="BoxStandard"/>
    <w:qFormat/>
    <w:pPr>
      <w:numPr>
        <w:ilvl w:val="0"/>
        <w:numId w:val="9"/>
      </w:numPr>
      <w:ind w:hanging="284" w:left="341"/>
    </w:pPr>
    <w:rPr/>
  </w:style>
  <w:style w:type="paragraph" w:styleId="Boxlist">
    <w:name w:val="Box list"/>
    <w:basedOn w:val="Boxlistnumerical"/>
    <w:qFormat/>
    <w:pPr>
      <w:numPr>
        <w:ilvl w:val="0"/>
        <w:numId w:val="10"/>
      </w:numPr>
      <w:ind w:hanging="284" w:left="341"/>
      <w:jc w:val="left"/>
    </w:pPr>
    <w:rPr/>
  </w:style>
  <w:style w:type="paragraph" w:styleId="Listalphanumerical">
    <w:name w:val="List alphanumerical"/>
    <w:basedOn w:val="Normal"/>
    <w:qFormat/>
    <w:pPr>
      <w:numPr>
        <w:ilvl w:val="0"/>
        <w:numId w:val="16"/>
      </w:numPr>
      <w:spacing w:before="0" w:after="120"/>
      <w:ind w:hanging="284" w:left="568"/>
    </w:pPr>
    <w:rPr>
      <w:rFonts w:ascii="Arial" w:hAnsi="Arial" w:eastAsia="Times New Roman" w:cs="Times New Roman"/>
      <w:sz w:val="20"/>
      <w:szCs w:val="24"/>
      <w:lang w:val="en-GB" w:eastAsia="de-DE"/>
    </w:rPr>
  </w:style>
  <w:style w:type="paragraph" w:styleId="CaptionTable">
    <w:name w:val="Caption Table"/>
    <w:basedOn w:val="Normal"/>
    <w:qFormat/>
    <w:pPr>
      <w:keepNext w:val="true"/>
      <w:suppressAutoHyphens w:val="true"/>
      <w:spacing w:before="120" w:after="120"/>
      <w:ind w:hanging="0"/>
      <w:jc w:val="left"/>
    </w:pPr>
    <w:rPr>
      <w:rFonts w:ascii="Arial" w:hAnsi="Arial" w:eastAsia="Times New Roman" w:cs="Times New Roman"/>
      <w:b/>
      <w:bCs/>
      <w:sz w:val="20"/>
      <w:szCs w:val="24"/>
      <w:lang w:val="en-GB" w:eastAsia="de-DE"/>
    </w:rPr>
  </w:style>
  <w:style w:type="paragraph" w:styleId="StandardTable">
    <w:name w:val="Standard Table"/>
    <w:basedOn w:val="Normal"/>
    <w:qFormat/>
    <w:pPr>
      <w:suppressAutoHyphens w:val="true"/>
      <w:spacing w:lineRule="auto" w:line="240"/>
      <w:ind w:hanging="0"/>
      <w:jc w:val="left"/>
    </w:pPr>
    <w:rPr>
      <w:rFonts w:ascii="Arial" w:hAnsi="Arial" w:eastAsia="Times New Roman" w:cs="Times New Roman"/>
      <w:iCs/>
      <w:sz w:val="18"/>
      <w:szCs w:val="24"/>
      <w:lang w:val="en-GB" w:eastAsia="de-DE"/>
    </w:rPr>
  </w:style>
  <w:style w:type="paragraph" w:styleId="Listlevel1">
    <w:name w:val="List level 1"/>
    <w:basedOn w:val="Normal"/>
    <w:qFormat/>
    <w:pPr>
      <w:numPr>
        <w:ilvl w:val="0"/>
        <w:numId w:val="11"/>
      </w:numPr>
      <w:spacing w:before="0" w:after="120"/>
      <w:ind w:hanging="284" w:left="568"/>
    </w:pPr>
    <w:rPr>
      <w:rFonts w:ascii="Arial" w:hAnsi="Arial" w:eastAsia="Times New Roman" w:cs="Times New Roman"/>
      <w:sz w:val="20"/>
      <w:szCs w:val="24"/>
      <w:lang w:eastAsia="de-DE"/>
    </w:rPr>
  </w:style>
  <w:style w:type="paragraph" w:styleId="Listlevel2">
    <w:name w:val="List level 2"/>
    <w:basedOn w:val="Listlevel1"/>
    <w:qFormat/>
    <w:pPr>
      <w:numPr>
        <w:ilvl w:val="0"/>
        <w:numId w:val="12"/>
      </w:numPr>
      <w:ind w:hanging="284" w:left="851"/>
    </w:pPr>
    <w:rPr/>
  </w:style>
  <w:style w:type="paragraph" w:styleId="Listlevel3">
    <w:name w:val="List level 3"/>
    <w:basedOn w:val="Listlevel2"/>
    <w:qFormat/>
    <w:pPr>
      <w:numPr>
        <w:ilvl w:val="0"/>
        <w:numId w:val="13"/>
      </w:numPr>
      <w:ind w:hanging="284" w:left="1135"/>
    </w:pPr>
    <w:rPr/>
  </w:style>
  <w:style w:type="paragraph" w:styleId="Listlevel1inTables">
    <w:name w:val="List level 1 in Tables"/>
    <w:basedOn w:val="StandardTable"/>
    <w:qFormat/>
    <w:pPr>
      <w:numPr>
        <w:ilvl w:val="1"/>
        <w:numId w:val="14"/>
      </w:numPr>
      <w:ind w:hanging="227" w:left="227"/>
    </w:pPr>
    <w:rPr/>
  </w:style>
  <w:style w:type="paragraph" w:styleId="Listlevel2inTables">
    <w:name w:val="List level 2 in Tables"/>
    <w:basedOn w:val="Listlevel1inTables"/>
    <w:qFormat/>
    <w:pPr>
      <w:ind w:left="454"/>
    </w:pPr>
    <w:rPr/>
  </w:style>
  <w:style w:type="paragraph" w:styleId="CaptionFigure">
    <w:name w:val="Caption Figure"/>
    <w:basedOn w:val="CaptionTable"/>
    <w:qFormat/>
    <w:pPr/>
    <w:rPr/>
  </w:style>
  <w:style w:type="paragraph" w:styleId="ListofTablesFigures">
    <w:name w:val="List of Tables/Figures"/>
    <w:basedOn w:val="TOC1"/>
    <w:qFormat/>
    <w:pPr>
      <w:keepLines/>
      <w:tabs>
        <w:tab w:val="clear" w:pos="720"/>
        <w:tab w:val="right" w:pos="9054" w:leader="dot"/>
      </w:tabs>
      <w:suppressAutoHyphens w:val="true"/>
      <w:spacing w:before="120" w:after="100"/>
      <w:ind w:hanging="284" w:left="284" w:right="567"/>
    </w:pPr>
    <w:rPr>
      <w:rFonts w:ascii="Arial" w:hAnsi="Arial" w:eastAsia="Times New Roman" w:cs="Times New Roman"/>
      <w:b w:val="false"/>
      <w:bCs w:val="false"/>
      <w:caps w:val="false"/>
      <w:smallCaps w:val="false"/>
      <w:sz w:val="20"/>
      <w:lang w:eastAsia="de-DE"/>
    </w:rPr>
  </w:style>
  <w:style w:type="paragraph" w:styleId="ListnumericalinTables">
    <w:name w:val="List numerical in Tables"/>
    <w:basedOn w:val="StandardTable"/>
    <w:qFormat/>
    <w:pPr>
      <w:numPr>
        <w:ilvl w:val="0"/>
        <w:numId w:val="15"/>
      </w:numPr>
      <w:ind w:hanging="227" w:left="227"/>
    </w:pPr>
    <w:rPr/>
  </w:style>
  <w:style w:type="paragraph" w:styleId="Boxheadline">
    <w:name w:val="Box headline"/>
    <w:basedOn w:val="BoxStandard"/>
    <w:next w:val="BoxStandard"/>
    <w:qFormat/>
    <w:pPr>
      <w:keepNext w:val="true"/>
      <w:suppressAutoHyphens w:val="true"/>
      <w:jc w:val="left"/>
    </w:pPr>
    <w:rPr>
      <w:b/>
      <w:color w:themeColor="dark2" w:val="1F497D"/>
      <w:sz w:val="22"/>
      <w:lang w:val="en-GB"/>
    </w:rPr>
  </w:style>
  <w:style w:type="paragraph" w:styleId="Descriptionnumerical">
    <w:name w:val="Description numerical"/>
    <w:basedOn w:val="Normal"/>
    <w:qFormat/>
    <w:pPr>
      <w:numPr>
        <w:ilvl w:val="0"/>
        <w:numId w:val="5"/>
      </w:numPr>
      <w:spacing w:before="0" w:after="120"/>
      <w:ind w:hanging="567" w:left="567"/>
      <w:jc w:val="left"/>
    </w:pPr>
    <w:rPr>
      <w:rFonts w:ascii="Arial" w:hAnsi="Arial" w:eastAsia="Times New Roman" w:cs="Times New Roman"/>
      <w:sz w:val="20"/>
      <w:szCs w:val="24"/>
      <w:lang w:val="en-GB" w:eastAsia="de-DE"/>
    </w:rPr>
  </w:style>
  <w:style w:type="paragraph" w:styleId="Descriptionlistlevel1">
    <w:name w:val="Description list level 1"/>
    <w:basedOn w:val="Normal"/>
    <w:qFormat/>
    <w:pPr>
      <w:numPr>
        <w:ilvl w:val="0"/>
        <w:numId w:val="7"/>
      </w:numPr>
      <w:ind w:hanging="284" w:left="851"/>
      <w:jc w:val="left"/>
    </w:pPr>
    <w:rPr>
      <w:rFonts w:ascii="Arial" w:hAnsi="Arial" w:eastAsia="Times New Roman" w:cs="Times New Roman"/>
      <w:sz w:val="20"/>
      <w:szCs w:val="24"/>
      <w:lang w:val="en-GB" w:eastAsia="de-DE"/>
    </w:rPr>
  </w:style>
  <w:style w:type="paragraph" w:styleId="Descriptionlistlevel2">
    <w:name w:val="Description list level 2"/>
    <w:basedOn w:val="Descriptionlistlevel1"/>
    <w:qFormat/>
    <w:pPr>
      <w:numPr>
        <w:ilvl w:val="0"/>
        <w:numId w:val="8"/>
      </w:numPr>
      <w:ind w:hanging="284" w:left="1135"/>
    </w:pPr>
    <w:rPr/>
  </w:style>
  <w:style w:type="paragraph" w:styleId="VerzeichnisTabellen">
    <w:name w:val="Verzeichnis Tabellen"/>
    <w:basedOn w:val="TOC2"/>
    <w:qFormat/>
    <w:pPr>
      <w:keepLines/>
      <w:tabs>
        <w:tab w:val="clear" w:pos="720"/>
        <w:tab w:val="right" w:pos="9054" w:leader="dot"/>
      </w:tabs>
      <w:suppressAutoHyphens w:val="true"/>
      <w:spacing w:before="240" w:after="100"/>
      <w:ind w:hanging="284" w:left="284" w:right="567"/>
    </w:pPr>
    <w:rPr>
      <w:rFonts w:ascii="Arial" w:hAnsi="Arial" w:eastAsia="Times New Roman" w:cs="Times New Roman"/>
      <w:b w:val="false"/>
      <w:bCs w:val="false"/>
      <w:szCs w:val="24"/>
      <w:lang w:eastAsia="de-DE"/>
    </w:rPr>
  </w:style>
  <w:style w:type="paragraph" w:styleId="Absatz-Aufzhlung2">
    <w:name w:val="Absatz-Aufzählung 2"/>
    <w:basedOn w:val="Absatz-Aufzhlung1"/>
    <w:qFormat/>
    <w:pPr>
      <w:ind w:hanging="284" w:left="851"/>
    </w:pPr>
    <w:rPr/>
  </w:style>
  <w:style w:type="paragraph" w:styleId="Absatz-Aufzhlung1">
    <w:name w:val="Absatz-Aufzählung 1"/>
    <w:basedOn w:val="Normal"/>
    <w:qFormat/>
    <w:pPr>
      <w:numPr>
        <w:ilvl w:val="0"/>
        <w:numId w:val="18"/>
      </w:numPr>
      <w:tabs>
        <w:tab w:val="clear" w:pos="720"/>
        <w:tab w:val="left" w:pos="227" w:leader="none"/>
      </w:tabs>
      <w:suppressAutoHyphens w:val="true"/>
      <w:spacing w:before="0" w:after="60"/>
      <w:ind w:hanging="284" w:left="568"/>
      <w:jc w:val="left"/>
    </w:pPr>
    <w:rPr>
      <w:rFonts w:ascii="Arial" w:hAnsi="Arial" w:eastAsia="Times New Roman" w:cs="Times New Roman"/>
      <w:lang w:eastAsia="de-DE"/>
    </w:rPr>
  </w:style>
  <w:style w:type="paragraph" w:styleId="Abbildung">
    <w:name w:val="Abbildung"/>
    <w:basedOn w:val="Caption"/>
    <w:qFormat/>
    <w:pPr>
      <w:suppressAutoHyphens w:val="true"/>
      <w:spacing w:lineRule="atLeast" w:line="240" w:before="120" w:after="200"/>
      <w:ind w:hanging="851" w:left="851"/>
      <w:jc w:val="left"/>
    </w:pPr>
    <w:rPr>
      <w:rFonts w:ascii="Arial" w:hAnsi="Arial" w:eastAsia="Times New Roman"/>
      <w:b w:val="false"/>
      <w:i/>
      <w:color w:themeColor="dark2" w:val="auto"/>
      <w:sz w:val="18"/>
      <w:szCs w:val="22"/>
      <w:lang w:val="en-US" w:eastAsia="de-DE"/>
    </w:rPr>
  </w:style>
  <w:style w:type="paragraph" w:styleId="ListBullet3">
    <w:name w:val="List Bullet 3"/>
    <w:basedOn w:val="Normal"/>
    <w:pPr>
      <w:numPr>
        <w:ilvl w:val="0"/>
        <w:numId w:val="17"/>
      </w:numPr>
      <w:tabs>
        <w:tab w:val="clear" w:pos="720"/>
        <w:tab w:val="left" w:pos="926" w:leader="none"/>
      </w:tabs>
      <w:spacing w:before="0" w:after="200"/>
      <w:ind w:left="926"/>
    </w:pPr>
    <w:rPr>
      <w:rFonts w:ascii="Arial" w:hAnsi="Arial" w:eastAsia="Times New Roman" w:cs="Arial"/>
      <w:lang w:eastAsia="de-DE"/>
    </w:rPr>
  </w:style>
  <w:style w:type="paragraph" w:styleId="CowiTitle">
    <w:name w:val="CowiTitle"/>
    <w:basedOn w:val="Normal"/>
    <w:next w:val="Normal"/>
    <w:qFormat/>
    <w:pPr>
      <w:spacing w:lineRule="exact" w:line="400" w:before="0" w:after="160"/>
      <w:ind w:hanging="0" w:left="1418"/>
    </w:pPr>
    <w:rPr>
      <w:rFonts w:ascii="TrueHelveticaBlack" w:hAnsi="TrueHelveticaBlack" w:eastAsia="Times New Roman" w:cs="Times New Roman"/>
      <w:sz w:val="36"/>
      <w:lang w:eastAsia="da-DK"/>
    </w:rPr>
  </w:style>
  <w:style w:type="paragraph" w:styleId="CowiDate">
    <w:name w:val="CowiDate"/>
    <w:basedOn w:val="Normal"/>
    <w:qFormat/>
    <w:pPr>
      <w:tabs>
        <w:tab w:val="clear" w:pos="720"/>
        <w:tab w:val="left" w:pos="1134" w:leader="none"/>
      </w:tabs>
      <w:spacing w:lineRule="atLeast" w:line="240" w:before="0" w:after="270"/>
      <w:ind w:hanging="0" w:left="1418"/>
    </w:pPr>
    <w:rPr>
      <w:rFonts w:ascii="DaneHelveticaNeue" w:hAnsi="DaneHelveticaNeue" w:eastAsia="Times New Roman" w:cs="Times New Roman"/>
      <w:sz w:val="14"/>
      <w:lang w:eastAsia="da-DK"/>
    </w:rPr>
  </w:style>
  <w:style w:type="paragraph" w:styleId="CowiAuthor">
    <w:name w:val="CowiAuthor"/>
    <w:basedOn w:val="Normal"/>
    <w:qFormat/>
    <w:pPr>
      <w:tabs>
        <w:tab w:val="clear" w:pos="720"/>
        <w:tab w:val="left" w:pos="1134" w:leader="none"/>
      </w:tabs>
      <w:spacing w:lineRule="atLeast" w:line="240" w:before="0" w:after="270"/>
      <w:ind w:hanging="0" w:left="1418"/>
    </w:pPr>
    <w:rPr>
      <w:rFonts w:ascii="DaneHelveticaNeue" w:hAnsi="DaneHelveticaNeue" w:eastAsia="Times New Roman" w:cs="Times New Roman"/>
      <w:sz w:val="14"/>
      <w:lang w:eastAsia="da-DK"/>
    </w:rPr>
  </w:style>
  <w:style w:type="paragraph" w:styleId="Box-Standard">
    <w:name w:val="Box - Standard"/>
    <w:basedOn w:val="Normal"/>
    <w:qFormat/>
    <w:pPr>
      <w:pBdr>
        <w:top w:val="single" w:sz="6" w:space="9" w:color="000080"/>
        <w:left w:val="single" w:sz="6" w:space="9" w:color="000080"/>
        <w:bottom w:val="single" w:sz="6" w:space="9" w:color="000080"/>
        <w:right w:val="single" w:sz="6" w:space="9" w:color="000080"/>
      </w:pBdr>
      <w:shd w:fill="F2DBDB" w:val="clear"/>
      <w:spacing w:before="0" w:after="200"/>
      <w:ind w:hanging="0" w:left="198" w:right="198"/>
    </w:pPr>
    <w:rPr>
      <w:rFonts w:ascii="Arial" w:hAnsi="Arial" w:eastAsia="Times New Roman" w:cs="Arial"/>
      <w:lang w:eastAsia="de-DE"/>
    </w:rPr>
  </w:style>
  <w:style w:type="paragraph" w:styleId="Titel-Titelblatt">
    <w:name w:val="Titel-Titelblatt"/>
    <w:basedOn w:val="Normal"/>
    <w:qFormat/>
    <w:pPr>
      <w:spacing w:before="0" w:after="200"/>
      <w:ind w:hanging="0"/>
      <w:jc w:val="center"/>
    </w:pPr>
    <w:rPr>
      <w:rFonts w:ascii="Arial" w:hAnsi="Arial" w:eastAsia="Times New Roman" w:cs="Arial"/>
      <w:b/>
      <w:sz w:val="48"/>
      <w:lang w:eastAsia="da-DK"/>
    </w:rPr>
  </w:style>
  <w:style w:type="paragraph" w:styleId="DatumTitelblatt">
    <w:name w:val="Datum Titelblatt"/>
    <w:basedOn w:val="Normal"/>
    <w:qFormat/>
    <w:pPr>
      <w:spacing w:before="0" w:after="200"/>
      <w:ind w:hanging="0"/>
      <w:jc w:val="center"/>
    </w:pPr>
    <w:rPr>
      <w:rFonts w:ascii="Arial" w:hAnsi="Arial" w:eastAsia="Times New Roman" w:cs="Arial"/>
      <w:b/>
      <w:sz w:val="28"/>
      <w:szCs w:val="28"/>
      <w:lang w:eastAsia="de-DE"/>
    </w:rPr>
  </w:style>
  <w:style w:type="paragraph" w:styleId="Bos-berschrift">
    <w:name w:val="Bos - Überschrift"/>
    <w:basedOn w:val="Heading5"/>
    <w:qFormat/>
    <w:pPr>
      <w:keepLines/>
      <w:numPr>
        <w:ilvl w:val="0"/>
        <w:numId w:val="0"/>
      </w:numPr>
      <w:pBdr>
        <w:top w:val="single" w:sz="6" w:space="9" w:color="000080"/>
        <w:left w:val="single" w:sz="6" w:space="9" w:color="000080"/>
        <w:bottom w:val="single" w:sz="6" w:space="9" w:color="000080"/>
        <w:right w:val="single" w:sz="6" w:space="9" w:color="000080"/>
      </w:pBdr>
      <w:shd w:fill="F2DBDB" w:val="clear"/>
      <w:spacing w:before="120" w:after="180"/>
      <w:ind w:firstLine="709" w:left="198" w:right="198"/>
      <w:jc w:val="left"/>
    </w:pPr>
    <w:rPr>
      <w:rFonts w:ascii="Arial" w:hAnsi="Arial" w:eastAsia="Times New Roman" w:cs="Arial"/>
      <w:b/>
      <w:bCs/>
      <w:iCs/>
      <w:color w:themeColor="dark2" w:val="1F497D"/>
      <w:szCs w:val="26"/>
      <w:lang w:eastAsia="de-DE"/>
    </w:rPr>
  </w:style>
  <w:style w:type="paragraph" w:styleId="Box-Aufzhlungnummerisch">
    <w:name w:val="Box - Aufzählung nummerisch"/>
    <w:basedOn w:val="Box-Standard"/>
    <w:qFormat/>
    <w:pPr>
      <w:numPr>
        <w:ilvl w:val="0"/>
        <w:numId w:val="19"/>
      </w:numPr>
      <w:suppressAutoHyphens w:val="true"/>
      <w:spacing w:before="0" w:after="60"/>
      <w:ind w:hanging="397" w:left="595"/>
      <w:jc w:val="left"/>
    </w:pPr>
    <w:rPr/>
  </w:style>
  <w:style w:type="paragraph" w:styleId="AbsatzinTabelle">
    <w:name w:val="Absatz in Tabelle"/>
    <w:basedOn w:val="Normal"/>
    <w:qFormat/>
    <w:pPr>
      <w:spacing w:lineRule="atLeast" w:line="230" w:before="40" w:after="40"/>
      <w:ind w:hanging="0" w:left="113" w:right="113"/>
      <w:jc w:val="left"/>
    </w:pPr>
    <w:rPr>
      <w:rFonts w:ascii="Arial" w:hAnsi="Arial" w:eastAsia="Times New Roman" w:cs="Arial"/>
      <w:sz w:val="18"/>
      <w:lang w:eastAsia="de-DE"/>
    </w:rPr>
  </w:style>
  <w:style w:type="paragraph" w:styleId="Figure">
    <w:name w:val="Figure"/>
    <w:basedOn w:val="Normal"/>
    <w:qFormat/>
    <w:pPr>
      <w:spacing w:before="120" w:after="0"/>
      <w:ind w:hanging="0"/>
      <w:jc w:val="center"/>
    </w:pPr>
    <w:rPr>
      <w:rFonts w:ascii="Arial" w:hAnsi="Arial" w:eastAsia="Times New Roman" w:cs="Arial"/>
      <w:i/>
      <w:lang w:eastAsia="de-DE"/>
    </w:rPr>
  </w:style>
  <w:style w:type="paragraph" w:styleId="Style21">
    <w:name w:val="Style2"/>
    <w:basedOn w:val="Caption"/>
    <w:qFormat/>
    <w:pPr>
      <w:keepNext w:val="true"/>
      <w:suppressAutoHyphens w:val="true"/>
      <w:spacing w:before="120" w:after="120"/>
      <w:jc w:val="left"/>
    </w:pPr>
    <w:rPr>
      <w:rFonts w:ascii="Arial" w:hAnsi="Arial" w:eastAsia="Calibri" w:cs="Arial"/>
      <w:sz w:val="20"/>
      <w:szCs w:val="18"/>
      <w:lang w:val="en-US" w:eastAsia="en-US"/>
    </w:rPr>
  </w:style>
  <w:style w:type="paragraph" w:styleId="Style31">
    <w:name w:val="Style3"/>
    <w:basedOn w:val="Caption"/>
    <w:qFormat/>
    <w:pPr>
      <w:keepNext w:val="true"/>
      <w:suppressAutoHyphens w:val="true"/>
      <w:spacing w:before="120" w:after="120"/>
      <w:jc w:val="left"/>
    </w:pPr>
    <w:rPr>
      <w:rFonts w:ascii="Arial" w:hAnsi="Arial" w:eastAsia="Calibri" w:cs="Arial"/>
      <w:sz w:val="20"/>
      <w:szCs w:val="18"/>
      <w:lang w:val="en-US" w:eastAsia="en-US"/>
    </w:rPr>
  </w:style>
  <w:style w:type="paragraph" w:styleId="yiv7004057065ydpae5d6f64yiv2983378663msonormal">
    <w:name w:val="yiv7004057065ydpae5d6f64yiv2983378663msonormal"/>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ydp79df2b90msonormalmailrucssattributepostfix">
    <w:name w:val="ydp79df2b90msonormal_mailru_css_attribute_postfix"/>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BrdtextA">
    <w:name w:val="Brödtext A"/>
    <w:qFormat/>
    <w:pPr>
      <w:widowControl/>
      <w:kinsoku w:val="true"/>
      <w:overflowPunct w:val="true"/>
      <w:autoSpaceDE w:val="true"/>
      <w:bidi w:val="0"/>
      <w:spacing w:lineRule="auto" w:line="240" w:before="0" w:after="0"/>
      <w:jc w:val="left"/>
    </w:pPr>
    <w:rPr>
      <w:rFonts w:ascii="Helvetica" w:hAnsi="Helvetica" w:eastAsia="Arial Unicode MS" w:cs="Arial Unicode MS"/>
      <w:color w:val="000000"/>
      <w:kern w:val="0"/>
      <w:sz w:val="22"/>
      <w:szCs w:val="22"/>
      <w:u w:val="none"/>
      <w:lang w:val="en-US" w:eastAsia="en-US" w:bidi="ar-SA"/>
    </w:rPr>
  </w:style>
  <w:style w:type="paragraph" w:styleId="textbox">
    <w:name w:val="textbox"/>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TOCHeading1">
    <w:name w:val="TOC Heading1"/>
    <w:basedOn w:val="Heading1"/>
    <w:next w:val="Normal"/>
    <w:qFormat/>
    <w:pPr>
      <w:numPr>
        <w:ilvl w:val="0"/>
        <w:numId w:val="0"/>
      </w:numPr>
      <w:suppressAutoHyphens w:val="true"/>
      <w:spacing w:before="480" w:after="0"/>
      <w:ind w:hanging="425" w:left="425"/>
      <w:jc w:val="left"/>
      <w:outlineLvl w:val="9"/>
    </w:pPr>
    <w:rPr>
      <w:rFonts w:ascii="Cambria" w:hAnsi="Cambria" w:eastAsia="Times New Roman" w:cs="Times New Roman"/>
      <w:color w:themeColor="dark2" w:themeTint="99" w:val="1247AC"/>
      <w:sz w:val="32"/>
      <w:lang w:val="fr-FR" w:eastAsia="fr-FR"/>
    </w:rPr>
  </w:style>
  <w:style w:type="paragraph" w:styleId="Standard0nach">
    <w:name w:val="Standard 0 nach"/>
    <w:basedOn w:val="Normal"/>
    <w:qFormat/>
    <w:pPr>
      <w:tabs>
        <w:tab w:val="clear" w:pos="720"/>
        <w:tab w:val="left" w:pos="3654" w:leader="none"/>
      </w:tabs>
      <w:spacing w:lineRule="atLeast" w:line="260"/>
      <w:ind w:hanging="0"/>
    </w:pPr>
    <w:rPr>
      <w:rFonts w:ascii="Arial" w:hAnsi="Arial" w:eastAsia="Times New Roman" w:cs="Arial"/>
      <w:sz w:val="20"/>
      <w:szCs w:val="20"/>
      <w:lang w:val="en-GB" w:eastAsia="ar-SA"/>
    </w:rPr>
  </w:style>
  <w:style w:type="paragraph" w:styleId="Listenabsatz1">
    <w:name w:val="Listenabsatz1"/>
    <w:basedOn w:val="Normal"/>
    <w:qFormat/>
    <w:pPr>
      <w:suppressAutoHyphens w:val="true"/>
      <w:spacing w:lineRule="auto" w:line="240"/>
      <w:ind w:hanging="0" w:left="720"/>
      <w:jc w:val="left"/>
    </w:pPr>
    <w:rPr>
      <w:rFonts w:ascii="Arial" w:hAnsi="Arial" w:eastAsia="Times New Roman" w:cs="Arial"/>
      <w:sz w:val="20"/>
      <w:szCs w:val="20"/>
      <w:lang w:val="en-GB" w:eastAsia="ar-SA"/>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eastAsia="Times New Roman" w:cs="Courier New"/>
      <w:sz w:val="20"/>
      <w:szCs w:val="20"/>
    </w:rPr>
  </w:style>
  <w:style w:type="paragraph" w:styleId="xl75">
    <w:name w:val="xl75"/>
    <w:basedOn w:val="Normal"/>
    <w:qFormat/>
    <w:pPr>
      <w:pBdr>
        <w:top w:val="double" w:sz="6" w:space="0" w:color="000000"/>
        <w:bottom w:val="single" w:sz="8" w:space="0" w:color="000000"/>
      </w:pBdr>
      <w:spacing w:lineRule="auto" w:line="240" w:before="280" w:after="280"/>
      <w:ind w:hanging="0"/>
      <w:jc w:val="center"/>
      <w:textAlignment w:val="center"/>
    </w:pPr>
    <w:rPr>
      <w:rFonts w:ascii="Times Armenian" w:hAnsi="Times Armenian" w:eastAsia="Times New Roman" w:cs="Times New Roman"/>
      <w:sz w:val="16"/>
      <w:szCs w:val="16"/>
    </w:rPr>
  </w:style>
  <w:style w:type="paragraph" w:styleId="aboutus">
    <w:name w:val="aboutus"/>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BSAPtext">
    <w:name w:val="BSAP text"/>
    <w:basedOn w:val="Normal"/>
    <w:qFormat/>
    <w:pPr>
      <w:spacing w:lineRule="auto" w:line="312"/>
      <w:ind w:hanging="0"/>
    </w:pPr>
    <w:rPr>
      <w:rFonts w:ascii="Bookman Old Style" w:hAnsi="Bookman Old Style" w:eastAsia="Times New Roman" w:cs="Times New Roman"/>
      <w:szCs w:val="20"/>
    </w:rPr>
  </w:style>
  <w:style w:type="paragraph" w:styleId="Text">
    <w:name w:val="Text"/>
    <w:basedOn w:val="Normal"/>
    <w:link w:val="TextZchn"/>
    <w:qFormat/>
    <w:pPr>
      <w:spacing w:lineRule="atLeast" w:line="280" w:before="120" w:after="0"/>
      <w:ind w:hanging="0"/>
    </w:pPr>
    <w:rPr>
      <w:rFonts w:ascii="Arial" w:hAnsi="Arial" w:eastAsia="Calibri" w:cs="Arial"/>
      <w:b/>
      <w:color w:val="1F497D"/>
      <w:sz w:val="21"/>
      <w:szCs w:val="21"/>
      <w:lang w:val="en-GB"/>
    </w:rPr>
  </w:style>
  <w:style w:type="paragraph" w:styleId="MediumGrid1-Accent21">
    <w:name w:val="Medium Grid 1 - Accent 21"/>
    <w:basedOn w:val="Normal"/>
    <w:link w:val="MediumGrid1-Accent2Char"/>
    <w:qFormat/>
    <w:pPr>
      <w:spacing w:lineRule="atLeast" w:line="260" w:before="0" w:after="120"/>
      <w:ind w:hanging="0" w:left="720"/>
      <w:contextualSpacing/>
    </w:pPr>
    <w:rPr>
      <w:rFonts w:ascii="Arial" w:hAnsi="Arial" w:eastAsia="Times New Roman" w:cs="Arial"/>
      <w:sz w:val="20"/>
      <w:szCs w:val="20"/>
      <w:lang w:val="en-GB" w:eastAsia="ar-SA"/>
    </w:rPr>
  </w:style>
  <w:style w:type="paragraph" w:styleId="MediumList2-Accent21">
    <w:name w:val="Medium List 2 - Accent 21"/>
    <w:qFormat/>
    <w:pPr>
      <w:widowControl/>
      <w:kinsoku w:val="true"/>
      <w:overflowPunct w:val="true"/>
      <w:autoSpaceDE w:val="true"/>
      <w:bidi w:val="0"/>
      <w:spacing w:lineRule="auto" w:line="240" w:before="0" w:after="0"/>
      <w:jc w:val="left"/>
    </w:pPr>
    <w:rPr>
      <w:rFonts w:ascii="Arial" w:hAnsi="Arial" w:eastAsia="Times New Roman" w:cs="Arial"/>
      <w:color w:val="auto"/>
      <w:kern w:val="0"/>
      <w:sz w:val="20"/>
      <w:szCs w:val="20"/>
      <w:lang w:val="en-GB" w:eastAsia="ar-SA" w:bidi="ar-SA"/>
    </w:rPr>
  </w:style>
  <w:style w:type="paragraph" w:styleId="yiv6053880900ydp866c8ce4msonormal">
    <w:name w:val="yiv6053880900ydp866c8ce4msonormal"/>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LetterDate">
    <w:name w:val="Letter Date"/>
    <w:basedOn w:val="Normal"/>
    <w:qFormat/>
    <w:pPr>
      <w:spacing w:lineRule="auto" w:line="240" w:before="0" w:after="220"/>
      <w:ind w:hanging="0"/>
      <w:jc w:val="left"/>
    </w:pPr>
    <w:rPr>
      <w:rFonts w:ascii="Arial" w:hAnsi="Arial" w:eastAsia="Times New Roman" w:cs="Times New Roman"/>
      <w:szCs w:val="20"/>
    </w:rPr>
  </w:style>
  <w:style w:type="paragraph" w:styleId="BodyText11pt">
    <w:name w:val="Body Text 11pt"/>
    <w:basedOn w:val="BodyText10pt"/>
    <w:qFormat/>
    <w:pPr>
      <w:widowControl w:val="false"/>
      <w:textAlignment w:val="baseline"/>
    </w:pPr>
    <w:rPr>
      <w:sz w:val="22"/>
      <w:lang w:val="en-US"/>
    </w:rPr>
  </w:style>
  <w:style w:type="paragraph" w:styleId="BodyText10pt">
    <w:name w:val="Body Text 10pt"/>
    <w:basedOn w:val="BodyText"/>
    <w:qFormat/>
    <w:pPr>
      <w:spacing w:lineRule="auto" w:line="240" w:before="0" w:after="120"/>
      <w:ind w:hanging="0"/>
    </w:pPr>
    <w:rPr>
      <w:rFonts w:ascii="Arial" w:hAnsi="Arial"/>
      <w:lang w:eastAsia="en-GB"/>
    </w:rPr>
  </w:style>
  <w:style w:type="paragraph" w:styleId="Address">
    <w:name w:val="Address"/>
    <w:basedOn w:val="Bodybold"/>
    <w:qFormat/>
    <w:pPr>
      <w:jc w:val="right"/>
    </w:pPr>
    <w:rPr/>
  </w:style>
  <w:style w:type="paragraph" w:styleId="Bodybold">
    <w:name w:val="Body bold"/>
    <w:basedOn w:val="BodyText"/>
    <w:qFormat/>
    <w:pPr>
      <w:spacing w:lineRule="auto" w:line="240" w:before="0" w:after="120"/>
      <w:ind w:hanging="0"/>
    </w:pPr>
    <w:rPr>
      <w:rFonts w:ascii="Arial" w:hAnsi="Arial"/>
      <w:b/>
      <w:sz w:val="22"/>
      <w:lang w:val="ru-RU" w:eastAsia="ru-RU"/>
    </w:rPr>
  </w:style>
  <w:style w:type="paragraph" w:styleId="ListBullet">
    <w:name w:val="List Bullet"/>
    <w:basedOn w:val="BodyText"/>
    <w:pPr>
      <w:widowControl w:val="false"/>
      <w:tabs>
        <w:tab w:val="left" w:pos="720" w:leader="none"/>
        <w:tab w:val="left" w:pos="1077" w:leader="none"/>
      </w:tabs>
      <w:spacing w:lineRule="auto" w:line="240" w:before="0" w:after="120"/>
      <w:ind w:hanging="360" w:left="720"/>
      <w:textAlignment w:val="baseline"/>
    </w:pPr>
    <w:rPr>
      <w:rFonts w:ascii="Arial" w:hAnsi="Arial"/>
      <w:sz w:val="22"/>
      <w:szCs w:val="24"/>
      <w:lang w:val="en-US" w:eastAsia="ru-RU"/>
    </w:rPr>
  </w:style>
  <w:style w:type="paragraph" w:styleId="Tabletext">
    <w:name w:val="Tabletext"/>
    <w:basedOn w:val="BodyText"/>
    <w:qFormat/>
    <w:pPr>
      <w:widowControl w:val="false"/>
      <w:numPr>
        <w:ilvl w:val="0"/>
        <w:numId w:val="21"/>
      </w:numPr>
      <w:tabs>
        <w:tab w:val="clear" w:pos="720"/>
      </w:tabs>
      <w:spacing w:lineRule="auto" w:line="240" w:before="40" w:after="40"/>
      <w:ind w:hanging="0" w:left="0"/>
      <w:jc w:val="left"/>
      <w:textAlignment w:val="baseline"/>
    </w:pPr>
    <w:rPr>
      <w:rFonts w:ascii="Arial" w:hAnsi="Arial"/>
      <w:szCs w:val="24"/>
      <w:lang w:val="en-US" w:eastAsia="en-GB"/>
    </w:rPr>
  </w:style>
  <w:style w:type="paragraph" w:styleId="ListNum">
    <w:name w:val="ListNum"/>
    <w:basedOn w:val="Normal"/>
    <w:qFormat/>
    <w:pPr>
      <w:tabs>
        <w:tab w:val="clear" w:pos="720"/>
        <w:tab w:val="left" w:pos="927" w:leader="none"/>
        <w:tab w:val="left" w:pos="1077" w:leader="none"/>
      </w:tabs>
      <w:spacing w:lineRule="auto" w:line="240" w:before="0" w:after="120"/>
      <w:ind w:hanging="360" w:left="927"/>
      <w:jc w:val="left"/>
    </w:pPr>
    <w:rPr>
      <w:rFonts w:ascii="Arial" w:hAnsi="Arial" w:eastAsia="Times New Roman" w:cs="Times New Roman"/>
      <w:szCs w:val="20"/>
      <w:lang w:val="nl-NL" w:eastAsia="nl-NL"/>
    </w:rPr>
  </w:style>
  <w:style w:type="paragraph" w:styleId="Listnumsub">
    <w:name w:val="Listnum sub"/>
    <w:basedOn w:val="ListNum"/>
    <w:qFormat/>
    <w:pPr>
      <w:tabs>
        <w:tab w:val="clear" w:pos="927"/>
        <w:tab w:val="clear" w:pos="1077"/>
        <w:tab w:val="left" w:pos="1080" w:leader="none"/>
        <w:tab w:val="left" w:pos="1440" w:leader="none"/>
      </w:tabs>
      <w:ind w:left="1080"/>
    </w:pPr>
    <w:rPr>
      <w:szCs w:val="24"/>
      <w:lang w:eastAsia="en-GB"/>
    </w:rPr>
  </w:style>
  <w:style w:type="paragraph" w:styleId="Captiontext">
    <w:name w:val="Caption text"/>
    <w:basedOn w:val="BodyText"/>
    <w:next w:val="BodyText"/>
    <w:qFormat/>
    <w:pPr>
      <w:widowControl w:val="false"/>
      <w:tabs>
        <w:tab w:val="clear" w:pos="720"/>
        <w:tab w:val="left" w:pos="1440" w:leader="none"/>
      </w:tabs>
      <w:spacing w:lineRule="auto" w:line="240" w:before="240" w:after="120"/>
      <w:ind w:hanging="1440" w:left="1440"/>
      <w:textAlignment w:val="baseline"/>
    </w:pPr>
    <w:rPr>
      <w:rFonts w:ascii="Arial" w:hAnsi="Arial"/>
      <w:b/>
      <w:sz w:val="22"/>
      <w:szCs w:val="24"/>
      <w:lang w:eastAsia="en-GB"/>
    </w:rPr>
  </w:style>
  <w:style w:type="paragraph" w:styleId="AnnexHead1">
    <w:name w:val="Annex Head 1"/>
    <w:basedOn w:val="Heading1"/>
    <w:next w:val="BodyText"/>
    <w:qFormat/>
    <w:pPr>
      <w:keepNext w:val="false"/>
      <w:keepLines w:val="false"/>
      <w:widowControl w:val="false"/>
      <w:numPr>
        <w:ilvl w:val="0"/>
        <w:numId w:val="0"/>
      </w:numPr>
      <w:tabs>
        <w:tab w:val="left" w:pos="432" w:leader="none"/>
        <w:tab w:val="left" w:pos="720" w:leader="none"/>
      </w:tabs>
      <w:suppressAutoHyphens w:val="true"/>
      <w:spacing w:lineRule="auto" w:line="240" w:before="240" w:after="120"/>
      <w:ind w:hanging="432" w:left="432"/>
      <w:jc w:val="left"/>
      <w:textAlignment w:val="baseline"/>
    </w:pPr>
    <w:rPr>
      <w:rFonts w:ascii="Arial" w:hAnsi="Arial" w:eastAsia="Times New Roman" w:cs="Arial"/>
      <w:caps w:val="false"/>
      <w:smallCaps w:val="false"/>
      <w:color w:themeColor="dark2" w:themeTint="99" w:val="auto"/>
      <w:kern w:val="2"/>
      <w:szCs w:val="32"/>
    </w:rPr>
  </w:style>
  <w:style w:type="paragraph" w:styleId="AnnexHead3">
    <w:name w:val="Annex Head 3"/>
    <w:basedOn w:val="Heading3"/>
    <w:next w:val="BodyText11pt"/>
    <w:qFormat/>
    <w:pPr>
      <w:keepNext w:val="false"/>
      <w:keepLines w:val="false"/>
      <w:numPr>
        <w:ilvl w:val="0"/>
        <w:numId w:val="22"/>
      </w:numPr>
      <w:tabs>
        <w:tab w:val="clear" w:pos="720"/>
        <w:tab w:val="left" w:pos="902" w:leader="none"/>
      </w:tabs>
      <w:spacing w:lineRule="auto" w:line="240" w:before="120" w:after="120"/>
      <w:ind w:hanging="0" w:left="0"/>
      <w:jc w:val="left"/>
    </w:pPr>
    <w:rPr>
      <w:rFonts w:ascii="Arial" w:hAnsi="Arial" w:eastAsia="Times New Roman" w:cs="Arial"/>
      <w:i/>
      <w:color w:themeColor="accent1" w:val="auto"/>
      <w:sz w:val="24"/>
      <w:szCs w:val="26"/>
      <w:lang w:val="cs-CZ" w:eastAsia="en-GB"/>
    </w:rPr>
  </w:style>
  <w:style w:type="paragraph" w:styleId="TabletextRight">
    <w:name w:val="Tabletext Right"/>
    <w:basedOn w:val="Normal"/>
    <w:qFormat/>
    <w:pPr>
      <w:spacing w:lineRule="auto" w:line="240" w:before="40" w:after="40"/>
      <w:ind w:hanging="0"/>
      <w:jc w:val="right"/>
    </w:pPr>
    <w:rPr>
      <w:rFonts w:ascii="Arial" w:hAnsi="Arial" w:eastAsia="Times New Roman" w:cs="Times New Roman"/>
      <w:sz w:val="20"/>
      <w:szCs w:val="20"/>
      <w:lang w:val="nl-NL" w:eastAsia="nl-NL"/>
    </w:rPr>
  </w:style>
  <w:style w:type="paragraph" w:styleId="TabletextCentre">
    <w:name w:val="Tabletext Centre"/>
    <w:basedOn w:val="Tabletext"/>
    <w:qFormat/>
    <w:pPr>
      <w:jc w:val="center"/>
    </w:pPr>
    <w:rPr>
      <w:lang w:val="en-GB"/>
    </w:rPr>
  </w:style>
  <w:style w:type="paragraph" w:styleId="TableheadsCentre">
    <w:name w:val="Tableheads Centre"/>
    <w:basedOn w:val="Normal"/>
    <w:qFormat/>
    <w:pPr>
      <w:spacing w:lineRule="auto" w:line="240" w:before="40" w:after="40"/>
      <w:ind w:hanging="0"/>
      <w:jc w:val="center"/>
    </w:pPr>
    <w:rPr>
      <w:rFonts w:ascii="Arial" w:hAnsi="Arial" w:eastAsia="Times New Roman" w:cs="Times New Roman"/>
      <w:b/>
      <w:sz w:val="20"/>
      <w:szCs w:val="20"/>
      <w:lang w:val="nl-NL" w:eastAsia="nl-NL"/>
    </w:rPr>
  </w:style>
  <w:style w:type="paragraph" w:styleId="AnnexHead2">
    <w:name w:val="Annex Head 2"/>
    <w:basedOn w:val="Normal"/>
    <w:next w:val="BodyText"/>
    <w:qFormat/>
    <w:pPr>
      <w:tabs>
        <w:tab w:val="left" w:pos="720" w:leader="none"/>
        <w:tab w:val="left" w:pos="1026" w:leader="none"/>
      </w:tabs>
      <w:spacing w:lineRule="auto" w:line="240" w:before="180" w:after="180"/>
      <w:ind w:hanging="576" w:left="1026"/>
      <w:jc w:val="left"/>
    </w:pPr>
    <w:rPr>
      <w:rFonts w:ascii="Arial" w:hAnsi="Arial" w:eastAsia="Times New Roman" w:cs="Times New Roman"/>
      <w:b/>
      <w:sz w:val="26"/>
      <w:szCs w:val="20"/>
      <w:lang w:val="nl-NL" w:eastAsia="nl-NL"/>
    </w:rPr>
  </w:style>
  <w:style w:type="paragraph" w:styleId="Tabletextbullet">
    <w:name w:val="Tabletext bullet"/>
    <w:basedOn w:val="Tabletext"/>
    <w:qFormat/>
    <w:pPr>
      <w:numPr>
        <w:ilvl w:val="1"/>
        <w:numId w:val="22"/>
      </w:numPr>
      <w:tabs>
        <w:tab w:val="left" w:pos="272" w:leader="none"/>
      </w:tabs>
      <w:ind w:hanging="181" w:left="272"/>
    </w:pPr>
    <w:rPr/>
  </w:style>
  <w:style w:type="paragraph" w:styleId="Tabletextnum">
    <w:name w:val="Tabletext num"/>
    <w:basedOn w:val="Tabletext"/>
    <w:qFormat/>
    <w:pPr>
      <w:numPr>
        <w:ilvl w:val="0"/>
        <w:numId w:val="20"/>
      </w:numPr>
      <w:tabs>
        <w:tab w:val="left" w:pos="357" w:leader="none"/>
        <w:tab w:val="left" w:pos="927" w:leader="none"/>
      </w:tabs>
      <w:ind w:hanging="360" w:left="927"/>
    </w:pPr>
    <w:rPr>
      <w:lang w:val="ru-RU" w:eastAsia="ru-RU"/>
    </w:rPr>
  </w:style>
  <w:style w:type="paragraph" w:styleId="Tableheads">
    <w:name w:val="Tableheads"/>
    <w:basedOn w:val="Normal"/>
    <w:qFormat/>
    <w:pPr>
      <w:numPr>
        <w:ilvl w:val="0"/>
        <w:numId w:val="23"/>
      </w:numPr>
      <w:tabs>
        <w:tab w:val="clear" w:pos="720"/>
      </w:tabs>
      <w:spacing w:lineRule="auto" w:line="240" w:before="40" w:after="40"/>
      <w:ind w:hanging="0" w:left="0"/>
      <w:jc w:val="left"/>
    </w:pPr>
    <w:rPr>
      <w:rFonts w:ascii="Arial" w:hAnsi="Arial" w:eastAsia="Times New Roman" w:cs="Times New Roman"/>
      <w:b/>
      <w:sz w:val="20"/>
      <w:szCs w:val="20"/>
      <w:lang w:val="nl-NL" w:eastAsia="nl-NL"/>
    </w:rPr>
  </w:style>
  <w:style w:type="paragraph" w:styleId="BodyItalic">
    <w:name w:val="Body Italic"/>
    <w:basedOn w:val="BodyText"/>
    <w:qFormat/>
    <w:pPr>
      <w:spacing w:lineRule="auto" w:line="240" w:before="0" w:after="120"/>
      <w:ind w:hanging="0"/>
    </w:pPr>
    <w:rPr>
      <w:rFonts w:ascii="Arial" w:hAnsi="Arial"/>
      <w:i/>
      <w:sz w:val="22"/>
      <w:szCs w:val="24"/>
      <w:lang w:val="en-US" w:eastAsia="en-GB"/>
    </w:rPr>
  </w:style>
  <w:style w:type="paragraph" w:styleId="COVER1">
    <w:name w:val="COVER1"/>
    <w:basedOn w:val="BodyText"/>
    <w:qFormat/>
    <w:pPr>
      <w:spacing w:lineRule="auto" w:line="240" w:before="0" w:after="120"/>
      <w:ind w:hanging="0"/>
      <w:jc w:val="center"/>
    </w:pPr>
    <w:rPr>
      <w:rFonts w:ascii="Arial" w:hAnsi="Arial"/>
      <w:caps/>
      <w:sz w:val="56"/>
      <w:szCs w:val="56"/>
      <w:lang w:eastAsia="en-GB"/>
    </w:rPr>
  </w:style>
  <w:style w:type="paragraph" w:styleId="Tableheadscentre9pt">
    <w:name w:val="Tableheads centre 9 pt"/>
    <w:basedOn w:val="TableheadsCentre"/>
    <w:qFormat/>
    <w:pPr/>
    <w:rPr>
      <w:sz w:val="18"/>
    </w:rPr>
  </w:style>
  <w:style w:type="paragraph" w:styleId="Tableheads9pt">
    <w:name w:val="Tableheads 9 pt"/>
    <w:basedOn w:val="Tableheads"/>
    <w:qFormat/>
    <w:pPr/>
    <w:rPr>
      <w:sz w:val="18"/>
    </w:rPr>
  </w:style>
  <w:style w:type="paragraph" w:styleId="Tabletext9pt">
    <w:name w:val="Tabletext 9 pt"/>
    <w:basedOn w:val="Tabletext"/>
    <w:qFormat/>
    <w:pPr/>
    <w:rPr>
      <w:sz w:val="18"/>
    </w:rPr>
  </w:style>
  <w:style w:type="paragraph" w:styleId="BodyText8pt">
    <w:name w:val="Body Text 8pt"/>
    <w:basedOn w:val="Normal"/>
    <w:qFormat/>
    <w:pPr>
      <w:spacing w:lineRule="auto" w:line="240" w:before="0" w:after="120"/>
      <w:ind w:hanging="0"/>
      <w:jc w:val="left"/>
    </w:pPr>
    <w:rPr>
      <w:rFonts w:ascii="Arial" w:hAnsi="Arial" w:eastAsia="Times New Roman" w:cs="Times New Roman"/>
      <w:sz w:val="16"/>
      <w:szCs w:val="20"/>
      <w:lang w:val="nl-NL" w:eastAsia="nl-NL"/>
    </w:rPr>
  </w:style>
  <w:style w:type="paragraph" w:styleId="AnnexSubtitle">
    <w:name w:val="Annex Subtitle"/>
    <w:basedOn w:val="Subtitle"/>
    <w:next w:val="BodyText"/>
    <w:qFormat/>
    <w:pPr>
      <w:keepNext w:val="false"/>
      <w:numPr>
        <w:ilvl w:val="0"/>
        <w:numId w:val="0"/>
      </w:numPr>
      <w:tabs>
        <w:tab w:val="clear" w:pos="720"/>
        <w:tab w:val="left" w:pos="1797" w:leader="none"/>
      </w:tabs>
      <w:spacing w:lineRule="auto" w:line="240" w:before="240" w:after="240"/>
      <w:ind w:hanging="1797" w:left="1797"/>
      <w:jc w:val="left"/>
      <w:outlineLvl w:val="1"/>
    </w:pPr>
    <w:rPr>
      <w:rFonts w:ascii="Arial" w:hAnsi="Arial" w:cs="Arial"/>
      <w:caps/>
      <w:sz w:val="28"/>
      <w:szCs w:val="24"/>
      <w:lang w:val="en-GB" w:eastAsia="en-GB"/>
    </w:rPr>
  </w:style>
  <w:style w:type="paragraph" w:styleId="Tabletextitalic">
    <w:name w:val="Tabletext italic"/>
    <w:basedOn w:val="Tabletext"/>
    <w:qFormat/>
    <w:pPr/>
    <w:rPr>
      <w:i/>
      <w:szCs w:val="20"/>
    </w:rPr>
  </w:style>
  <w:style w:type="paragraph" w:styleId="Listbulletsub">
    <w:name w:val="List bullet sub"/>
    <w:basedOn w:val="ListBullet"/>
    <w:qFormat/>
    <w:pPr>
      <w:tabs>
        <w:tab w:val="clear" w:pos="720"/>
        <w:tab w:val="left" w:pos="1077" w:leader="none"/>
        <w:tab w:val="left" w:pos="1800" w:leader="none"/>
      </w:tabs>
      <w:ind w:left="1800"/>
    </w:pPr>
    <w:rPr>
      <w:lang w:val="en-GB" w:eastAsia="en-US"/>
    </w:rPr>
  </w:style>
  <w:style w:type="paragraph" w:styleId="COVER2">
    <w:name w:val="COVER2"/>
    <w:basedOn w:val="COVER1"/>
    <w:qFormat/>
    <w:pPr/>
    <w:rPr>
      <w:sz w:val="48"/>
      <w:szCs w:val="48"/>
    </w:rPr>
  </w:style>
  <w:style w:type="paragraph" w:styleId="Bodyboldcentre">
    <w:name w:val="Body bold centre"/>
    <w:basedOn w:val="Bodybold"/>
    <w:next w:val="BodyText"/>
    <w:qFormat/>
    <w:pPr>
      <w:jc w:val="center"/>
    </w:pPr>
    <w:rPr>
      <w:bCs/>
    </w:rPr>
  </w:style>
  <w:style w:type="paragraph" w:styleId="Annexheader">
    <w:name w:val="Annex header"/>
    <w:basedOn w:val="BodyText"/>
    <w:qFormat/>
    <w:pPr>
      <w:spacing w:lineRule="auto" w:line="240" w:before="0" w:after="120"/>
      <w:ind w:hanging="0"/>
      <w:jc w:val="right"/>
    </w:pPr>
    <w:rPr>
      <w:rFonts w:ascii="Arial" w:hAnsi="Arial"/>
      <w:sz w:val="22"/>
      <w:lang w:val="en-US" w:eastAsia="en-GB"/>
    </w:rPr>
  </w:style>
  <w:style w:type="paragraph" w:styleId="TableheadsRt">
    <w:name w:val="Tableheads Rt"/>
    <w:basedOn w:val="Tableheads"/>
    <w:qFormat/>
    <w:pPr>
      <w:jc w:val="right"/>
    </w:pPr>
    <w:rPr>
      <w:lang w:eastAsia="en-GB"/>
    </w:rPr>
  </w:style>
  <w:style w:type="paragraph" w:styleId="TableheadsRt9pt">
    <w:name w:val="Tableheads Rt 9 pt"/>
    <w:basedOn w:val="TableheadsRt"/>
    <w:qFormat/>
    <w:pPr/>
    <w:rPr>
      <w:sz w:val="18"/>
    </w:rPr>
  </w:style>
  <w:style w:type="paragraph" w:styleId="ListNumbold">
    <w:name w:val="ListNum bold"/>
    <w:basedOn w:val="Bodybold"/>
    <w:qFormat/>
    <w:pPr>
      <w:tabs>
        <w:tab w:val="clear" w:pos="720"/>
        <w:tab w:val="left" w:pos="927" w:leader="none"/>
        <w:tab w:val="left" w:pos="1077" w:leader="none"/>
      </w:tabs>
      <w:ind w:hanging="360" w:left="927"/>
    </w:pPr>
    <w:rPr/>
  </w:style>
  <w:style w:type="paragraph" w:styleId="Bodyboldbullet">
    <w:name w:val="Body bold bullet"/>
    <w:basedOn w:val="Bodybold"/>
    <w:qFormat/>
    <w:pPr>
      <w:tabs>
        <w:tab w:val="left" w:pos="720" w:leader="none"/>
        <w:tab w:val="left" w:pos="1077" w:leader="none"/>
      </w:tabs>
      <w:ind w:hanging="360" w:left="720"/>
    </w:pPr>
    <w:rPr/>
  </w:style>
  <w:style w:type="paragraph" w:styleId="Bodybold10pt">
    <w:name w:val="Bodybold 10 pt"/>
    <w:basedOn w:val="Normal"/>
    <w:qFormat/>
    <w:pPr>
      <w:spacing w:lineRule="auto" w:line="240" w:before="0" w:after="120"/>
      <w:ind w:hanging="0"/>
      <w:jc w:val="left"/>
    </w:pPr>
    <w:rPr>
      <w:rFonts w:ascii="Arial" w:hAnsi="Arial" w:eastAsia="Times New Roman" w:cs="Times New Roman"/>
      <w:b/>
      <w:bCs/>
      <w:sz w:val="20"/>
      <w:lang w:val="nl-NL" w:eastAsia="nl-NL"/>
    </w:rPr>
  </w:style>
  <w:style w:type="paragraph" w:styleId="TabletextCentre9pt">
    <w:name w:val="Tabletext Centre 9 pt"/>
    <w:basedOn w:val="TabletextCentre"/>
    <w:qFormat/>
    <w:pPr/>
    <w:rPr>
      <w:sz w:val="18"/>
    </w:rPr>
  </w:style>
  <w:style w:type="paragraph" w:styleId="Tabletextlet">
    <w:name w:val="Tabletext let"/>
    <w:basedOn w:val="Tabletextnum"/>
    <w:qFormat/>
    <w:pPr>
      <w:numPr>
        <w:ilvl w:val="0"/>
        <w:numId w:val="0"/>
      </w:numPr>
      <w:ind w:hanging="266" w:left="357"/>
    </w:pPr>
    <w:rPr/>
  </w:style>
  <w:style w:type="paragraph" w:styleId="Tabletextbulletsub">
    <w:name w:val="Tabletext bullet sub"/>
    <w:basedOn w:val="Tabletextbullet"/>
    <w:qFormat/>
    <w:pPr>
      <w:numPr>
        <w:ilvl w:val="0"/>
        <w:numId w:val="0"/>
      </w:numPr>
      <w:tabs>
        <w:tab w:val="clear" w:pos="272"/>
        <w:tab w:val="left" w:pos="357" w:leader="none"/>
      </w:tabs>
      <w:ind w:hanging="176" w:left="357"/>
    </w:pPr>
    <w:rPr/>
  </w:style>
  <w:style w:type="paragraph" w:styleId="Tabletextitalicright">
    <w:name w:val="Tabletext italic right"/>
    <w:basedOn w:val="Tabletextitalic"/>
    <w:qFormat/>
    <w:pPr>
      <w:jc w:val="right"/>
    </w:pPr>
    <w:rPr/>
  </w:style>
  <w:style w:type="paragraph" w:styleId="Tabletext9ptright">
    <w:name w:val="Tabletext 9 pt right"/>
    <w:basedOn w:val="Tabletext9pt"/>
    <w:qFormat/>
    <w:pPr>
      <w:jc w:val="right"/>
    </w:pPr>
    <w:rPr/>
  </w:style>
  <w:style w:type="paragraph" w:styleId="Body0pt">
    <w:name w:val="Body 0pt"/>
    <w:basedOn w:val="BodyText"/>
    <w:qFormat/>
    <w:pPr>
      <w:spacing w:lineRule="auto" w:line="240"/>
      <w:ind w:hanging="0"/>
    </w:pPr>
    <w:rPr>
      <w:rFonts w:ascii="Arial" w:hAnsi="Arial"/>
      <w:sz w:val="22"/>
      <w:lang w:eastAsia="en-GB"/>
    </w:rPr>
  </w:style>
  <w:style w:type="paragraph" w:styleId="Listbulletsubsub">
    <w:name w:val="List bullet sub sub"/>
    <w:basedOn w:val="ListBullet"/>
    <w:qFormat/>
    <w:pPr>
      <w:tabs>
        <w:tab w:val="clear" w:pos="720"/>
        <w:tab w:val="clear" w:pos="1077"/>
        <w:tab w:val="left" w:pos="1080" w:leader="none"/>
      </w:tabs>
      <w:ind w:hanging="0" w:left="1797"/>
    </w:pPr>
    <w:rPr>
      <w:i/>
    </w:rPr>
  </w:style>
  <w:style w:type="paragraph" w:styleId="Tabletext11pt">
    <w:name w:val="Tabletext 11 pt"/>
    <w:basedOn w:val="Tabletext"/>
    <w:qFormat/>
    <w:pPr/>
    <w:rPr>
      <w:sz w:val="22"/>
    </w:rPr>
  </w:style>
  <w:style w:type="paragraph" w:styleId="Bodyboldnumbered">
    <w:name w:val="Body bold numbered"/>
    <w:basedOn w:val="Bodybold"/>
    <w:qFormat/>
    <w:pPr>
      <w:tabs>
        <w:tab w:val="left" w:pos="720" w:leader="none"/>
      </w:tabs>
      <w:ind w:hanging="360" w:left="720"/>
    </w:pPr>
    <w:rPr/>
  </w:style>
  <w:style w:type="paragraph" w:styleId="14">
    <w:name w:val="Основной текст1"/>
    <w:basedOn w:val="Normal"/>
    <w:qFormat/>
    <w:pPr>
      <w:spacing w:lineRule="exact" w:line="240" w:before="0" w:after="120"/>
      <w:ind w:hanging="0"/>
      <w:jc w:val="left"/>
    </w:pPr>
    <w:rPr>
      <w:rFonts w:ascii="Arial" w:hAnsi="Arial" w:eastAsia="Times New Roman" w:cs="Times New Roman"/>
      <w:szCs w:val="20"/>
    </w:rPr>
  </w:style>
  <w:style w:type="paragraph" w:styleId="Heding4">
    <w:name w:val="Heding 4"/>
    <w:basedOn w:val="Normal"/>
    <w:autoRedefine/>
    <w:qFormat/>
    <w:pPr>
      <w:spacing w:lineRule="auto" w:line="240"/>
      <w:ind w:hanging="0"/>
      <w:jc w:val="left"/>
    </w:pPr>
    <w:rPr>
      <w:rFonts w:ascii="Times New Roman" w:hAnsi="Times New Roman" w:eastAsia="MS Mincho" w:cs="Times New Roman"/>
      <w:szCs w:val="24"/>
      <w:lang w:eastAsia="ja-JP"/>
    </w:rPr>
  </w:style>
  <w:style w:type="paragraph" w:styleId="15">
    <w:name w:val="Текст концевой сноски1"/>
    <w:basedOn w:val="Normal"/>
    <w:next w:val="EndnoteText"/>
    <w:qFormat/>
    <w:pPr>
      <w:widowControl w:val="false"/>
      <w:tabs>
        <w:tab w:val="clear" w:pos="720"/>
        <w:tab w:val="left" w:pos="567" w:leader="none"/>
      </w:tabs>
      <w:spacing w:lineRule="auto" w:line="240"/>
      <w:ind w:hanging="567" w:left="567"/>
      <w:jc w:val="left"/>
    </w:pPr>
    <w:rPr>
      <w:rFonts w:ascii="Times New Roman" w:hAnsi="Times New Roman" w:eastAsia="Times New Roman"/>
      <w:sz w:val="24"/>
      <w:lang w:val="sk-SK" w:eastAsia="fr-BE"/>
    </w:rPr>
  </w:style>
  <w:style w:type="paragraph" w:styleId="ParagrapheSHER">
    <w:name w:val="Paragraphe SHER"/>
    <w:basedOn w:val="Normal"/>
    <w:qFormat/>
    <w:pPr>
      <w:spacing w:before="0" w:after="120"/>
      <w:ind w:hanging="0" w:left="1140"/>
    </w:pPr>
    <w:rPr>
      <w:rFonts w:ascii="Calibri" w:hAnsi="Calibri" w:eastAsia="Calibri" w:cs="Times New Roman"/>
      <w:lang w:val="en-GB"/>
    </w:rPr>
  </w:style>
  <w:style w:type="paragraph" w:styleId="Style10">
    <w:name w:val="աղյուսակ"/>
    <w:qFormat/>
    <w:pPr>
      <w:widowControl/>
      <w:kinsoku w:val="true"/>
      <w:overflowPunct w:val="true"/>
      <w:autoSpaceDE w:val="true"/>
      <w:bidi w:val="0"/>
      <w:spacing w:lineRule="auto" w:line="240" w:before="120" w:after="120"/>
      <w:jc w:val="both"/>
    </w:pPr>
    <w:rPr>
      <w:rFonts w:ascii="GHEA Grapalat" w:hAnsi="GHEA Grapalat" w:eastAsia="Calibri" w:cs="DejaVu Sans"/>
      <w:color w:themeColor="dark2" w:themeTint="99" w:val="548DD4"/>
      <w:spacing w:val="-2"/>
      <w:kern w:val="0"/>
      <w:sz w:val="22"/>
      <w:szCs w:val="22"/>
      <w:lang w:val="hy-AM" w:eastAsia="ru-RU" w:bidi="ar-SA"/>
    </w:rPr>
  </w:style>
  <w:style w:type="paragraph" w:styleId="Quote">
    <w:name w:val="Quote"/>
    <w:basedOn w:val="Normal"/>
    <w:next w:val="Normal"/>
    <w:link w:val="QuoteChar"/>
    <w:qFormat/>
    <w:pPr>
      <w:spacing w:lineRule="auto" w:line="264" w:before="200" w:after="160"/>
      <w:ind w:hanging="0" w:left="864" w:right="864"/>
      <w:jc w:val="center"/>
    </w:pPr>
    <w:rPr>
      <w:rFonts w:ascii="Cambria" w:hAnsi="Cambria" w:eastAsia="Calibri" w:cs="DejaVu Sans"/>
      <w:i/>
      <w:iCs/>
      <w:sz w:val="24"/>
      <w:szCs w:val="24"/>
    </w:rPr>
  </w:style>
  <w:style w:type="paragraph" w:styleId="IntenseQuote">
    <w:name w:val="Intense Quote"/>
    <w:basedOn w:val="Normal"/>
    <w:next w:val="Normal"/>
    <w:link w:val="IntenseQuoteChar"/>
    <w:qFormat/>
    <w:pPr>
      <w:spacing w:lineRule="auto" w:line="252" w:before="280" w:after="240"/>
      <w:ind w:hanging="0" w:left="936" w:right="936"/>
      <w:jc w:val="center"/>
    </w:pPr>
    <w:rPr>
      <w:rFonts w:ascii="Cambria" w:hAnsi="Cambria" w:eastAsia="Calibri" w:cs="DejaVu Sans"/>
      <w:sz w:val="26"/>
      <w:szCs w:val="26"/>
    </w:rPr>
  </w:style>
  <w:style w:type="paragraph" w:styleId="StyleArialArmenian10ptCentered1">
    <w:name w:val="Style Arial Armenian 10 pt Centered1"/>
    <w:basedOn w:val="Normal"/>
    <w:qFormat/>
    <w:pPr>
      <w:spacing w:lineRule="auto" w:line="240"/>
      <w:ind w:hanging="0"/>
      <w:jc w:val="center"/>
    </w:pPr>
    <w:rPr>
      <w:rFonts w:ascii="Arial Armenian" w:hAnsi="Arial Armenian" w:eastAsia="Times New Roman" w:cs="Times New Roman"/>
      <w:sz w:val="20"/>
      <w:szCs w:val="20"/>
      <w:lang w:val="ru-RU" w:eastAsia="ru-RU"/>
    </w:rPr>
  </w:style>
  <w:style w:type="paragraph" w:styleId="StyleBodyTextIndent3TimesArmenian11ptBold">
    <w:name w:val="Style Body Text Indent 3 + Times Armenian 11 pt Bold"/>
    <w:basedOn w:val="BodyTextIndent3"/>
    <w:qFormat/>
    <w:pPr>
      <w:widowControl w:val="false"/>
      <w:spacing w:lineRule="auto" w:line="240"/>
      <w:ind w:hanging="0"/>
      <w:jc w:val="center"/>
    </w:pPr>
    <w:rPr>
      <w:rFonts w:ascii="Times Armenian" w:hAnsi="Times Armenian"/>
      <w:b/>
      <w:bCs/>
      <w:sz w:val="22"/>
      <w:lang w:val="en-AU"/>
    </w:rPr>
  </w:style>
  <w:style w:type="paragraph" w:styleId="Heading212pt">
    <w:name w:val="Heading 2 + 12 pt"/>
    <w:basedOn w:val="Heading2"/>
    <w:qFormat/>
    <w:pPr>
      <w:keepLines w:val="false"/>
      <w:numPr>
        <w:ilvl w:val="0"/>
        <w:numId w:val="0"/>
      </w:numPr>
      <w:spacing w:lineRule="auto" w:line="360" w:before="0" w:after="280"/>
      <w:ind w:firstLine="709"/>
      <w:jc w:val="center"/>
    </w:pPr>
    <w:rPr>
      <w:rFonts w:ascii="Sylfaen" w:hAnsi="Sylfaen" w:eastAsia="Times New Roman" w:cs="Times New Roman"/>
      <w:i/>
      <w:iCs/>
      <w:color w:themeColor="accent1" w:val="auto"/>
      <w:spacing w:val="60"/>
      <w:kern w:val="2"/>
      <w:szCs w:val="24"/>
      <w:u w:val="single"/>
      <w:lang w:eastAsia="ru-RU"/>
    </w:rPr>
  </w:style>
  <w:style w:type="paragraph" w:styleId="Vernagir">
    <w:name w:val="Vernagir"/>
    <w:basedOn w:val="Heading1"/>
    <w:link w:val="VernagirChar"/>
    <w:qFormat/>
    <w:pPr>
      <w:keepLines w:val="false"/>
      <w:numPr>
        <w:ilvl w:val="0"/>
        <w:numId w:val="0"/>
      </w:numPr>
      <w:spacing w:lineRule="auto" w:line="360" w:before="0" w:after="0"/>
      <w:ind w:firstLine="709"/>
      <w:jc w:val="center"/>
    </w:pPr>
    <w:rPr>
      <w:rFonts w:ascii="Times Armenian" w:hAnsi="Times Armenian" w:eastAsia="Times New Roman" w:cs="Arial"/>
      <w:b w:val="false"/>
      <w:caps w:val="false"/>
      <w:smallCaps w:val="false"/>
      <w:color w:themeColor="dark2" w:themeTint="99" w:val="auto"/>
      <w:kern w:val="2"/>
      <w:sz w:val="24"/>
      <w:szCs w:val="32"/>
      <w:lang w:eastAsia="ru-RU"/>
    </w:rPr>
  </w:style>
  <w:style w:type="paragraph" w:styleId="Ver">
    <w:name w:val="Ver"/>
    <w:basedOn w:val="Heading2"/>
    <w:qFormat/>
    <w:pPr>
      <w:keepLines w:val="false"/>
      <w:numPr>
        <w:ilvl w:val="0"/>
        <w:numId w:val="0"/>
      </w:numPr>
      <w:spacing w:lineRule="atLeast" w:line="120" w:before="120" w:after="280"/>
      <w:ind w:firstLine="709"/>
      <w:jc w:val="center"/>
    </w:pPr>
    <w:rPr>
      <w:rFonts w:ascii="Sylfaen" w:hAnsi="Sylfaen" w:eastAsia="Times New Roman" w:cs="Sylfaen"/>
      <w:bCs w:val="false"/>
      <w:i/>
      <w:color w:themeColor="accent1" w:val="auto"/>
      <w:kern w:val="2"/>
      <w:sz w:val="23"/>
      <w:szCs w:val="24"/>
      <w:u w:val="single"/>
      <w:lang w:val="ru-RU" w:eastAsia="ru-RU"/>
    </w:rPr>
  </w:style>
  <w:style w:type="paragraph" w:styleId="111">
    <w:name w:val="111"/>
    <w:basedOn w:val="Vernagir"/>
    <w:link w:val="111Char"/>
    <w:qFormat/>
    <w:pPr/>
    <w:rPr>
      <w:sz w:val="26"/>
      <w:szCs w:val="26"/>
    </w:rPr>
  </w:style>
  <w:style w:type="paragraph" w:styleId="111-1">
    <w:name w:val="111-1"/>
    <w:basedOn w:val="Heading2"/>
    <w:link w:val="111-1Char"/>
    <w:qFormat/>
    <w:pPr>
      <w:keepLines w:val="false"/>
      <w:numPr>
        <w:ilvl w:val="0"/>
        <w:numId w:val="0"/>
      </w:numPr>
      <w:spacing w:lineRule="atLeast" w:line="120" w:before="120" w:after="280"/>
      <w:ind w:firstLine="709"/>
      <w:jc w:val="center"/>
    </w:pPr>
    <w:rPr>
      <w:rFonts w:ascii="Times Armenian" w:hAnsi="Times Armenian" w:eastAsia="Times New Roman" w:cs="Arial"/>
      <w:b w:val="false"/>
      <w:iCs/>
      <w:color w:themeColor="accent1" w:val="auto"/>
      <w:szCs w:val="28"/>
      <w:lang w:val="ru-RU" w:eastAsia="ru-RU"/>
    </w:rPr>
  </w:style>
  <w:style w:type="paragraph" w:styleId="1112">
    <w:name w:val="1112"/>
    <w:basedOn w:val="Heading1"/>
    <w:qFormat/>
    <w:pPr>
      <w:keepLines w:val="false"/>
      <w:numPr>
        <w:ilvl w:val="0"/>
        <w:numId w:val="0"/>
      </w:numPr>
      <w:spacing w:lineRule="auto" w:line="360" w:before="0" w:after="0"/>
      <w:ind w:firstLine="709"/>
      <w:jc w:val="center"/>
    </w:pPr>
    <w:rPr>
      <w:rFonts w:ascii="Times Armenian" w:hAnsi="Times Armenian" w:eastAsia="Times New Roman" w:cs="Arial"/>
      <w:b w:val="false"/>
      <w:bCs w:val="false"/>
      <w:caps w:val="false"/>
      <w:smallCaps w:val="false"/>
      <w:color w:themeColor="dark2" w:themeTint="99" w:val="auto"/>
      <w:kern w:val="2"/>
      <w:sz w:val="24"/>
      <w:szCs w:val="32"/>
      <w:lang w:val="ru-RU" w:eastAsia="ru-RU"/>
    </w:rPr>
  </w:style>
  <w:style w:type="paragraph" w:styleId="NormalSylfaen">
    <w:name w:val="Normal + Sylfaen"/>
    <w:basedOn w:val="111-1"/>
    <w:qFormat/>
    <w:pPr>
      <w:ind w:firstLine="708"/>
      <w:jc w:val="both"/>
    </w:pPr>
    <w:rPr>
      <w:sz w:val="22"/>
      <w:szCs w:val="22"/>
      <w:lang w:val="en-US"/>
    </w:rPr>
  </w:style>
  <w:style w:type="paragraph" w:styleId="NormalSylfaen1">
    <w:name w:val="Normal + Sylfaen+"/>
    <w:basedOn w:val="Heading5"/>
    <w:qFormat/>
    <w:pPr>
      <w:keepNext w:val="false"/>
      <w:numPr>
        <w:ilvl w:val="0"/>
        <w:numId w:val="0"/>
      </w:numPr>
      <w:suppressAutoHyphens w:val="false"/>
      <w:spacing w:lineRule="auto" w:line="240" w:before="240" w:after="60"/>
      <w:ind w:firstLine="708" w:left="708"/>
      <w:jc w:val="left"/>
    </w:pPr>
    <w:rPr>
      <w:rFonts w:ascii="Sylfaen" w:hAnsi="Sylfaen" w:eastAsia="Times New Roman" w:cs="Sylfaen"/>
      <w:b/>
      <w:bCs/>
      <w:color w:val="auto"/>
      <w:sz w:val="22"/>
      <w:szCs w:val="16"/>
      <w:lang w:val="ru-RU"/>
    </w:rPr>
  </w:style>
  <w:style w:type="paragraph" w:styleId="msoaddress">
    <w:name w:val="msoaddress"/>
    <w:qFormat/>
    <w:pPr>
      <w:widowControl/>
      <w:kinsoku w:val="true"/>
      <w:overflowPunct w:val="true"/>
      <w:autoSpaceDE w:val="true"/>
      <w:bidi w:val="0"/>
      <w:spacing w:lineRule="auto" w:line="266" w:before="0" w:after="0"/>
      <w:jc w:val="left"/>
    </w:pPr>
    <w:rPr>
      <w:rFonts w:ascii="Arial Narrow" w:hAnsi="Arial Narrow" w:eastAsia="Times New Roman" w:cs="Times New Roman"/>
      <w:color w:val="000000"/>
      <w:kern w:val="2"/>
      <w:sz w:val="20"/>
      <w:szCs w:val="20"/>
      <w:lang w:val="ru-RU" w:eastAsia="ru-RU" w:bidi="ar-SA"/>
    </w:rPr>
  </w:style>
  <w:style w:type="paragraph" w:styleId="msoorganizationname2">
    <w:name w:val="msoorganizationname2"/>
    <w:qFormat/>
    <w:pPr>
      <w:widowControl/>
      <w:kinsoku w:val="true"/>
      <w:overflowPunct w:val="true"/>
      <w:autoSpaceDE w:val="true"/>
      <w:bidi w:val="0"/>
      <w:spacing w:lineRule="auto" w:line="266" w:before="0" w:after="0"/>
      <w:jc w:val="left"/>
    </w:pPr>
    <w:rPr>
      <w:rFonts w:ascii="Arial Narrow" w:hAnsi="Arial Narrow" w:eastAsia="Times New Roman" w:cs="Times New Roman"/>
      <w:b/>
      <w:bCs/>
      <w:color w:val="000000"/>
      <w:kern w:val="2"/>
      <w:sz w:val="24"/>
      <w:szCs w:val="24"/>
      <w:lang w:val="ru-RU" w:eastAsia="ru-RU" w:bidi="ar-SA"/>
    </w:rPr>
  </w:style>
  <w:style w:type="paragraph" w:styleId="msotagline">
    <w:name w:val="msotagline"/>
    <w:qFormat/>
    <w:pPr>
      <w:widowControl/>
      <w:kinsoku w:val="true"/>
      <w:overflowPunct w:val="true"/>
      <w:autoSpaceDE w:val="true"/>
      <w:bidi w:val="0"/>
      <w:spacing w:lineRule="auto" w:line="266" w:before="0" w:after="0"/>
      <w:jc w:val="left"/>
    </w:pPr>
    <w:rPr>
      <w:rFonts w:ascii="Arial Narrow" w:hAnsi="Arial Narrow" w:eastAsia="Times New Roman" w:cs="Times New Roman"/>
      <w:b/>
      <w:bCs/>
      <w:caps/>
      <w:color w:val="000000"/>
      <w:kern w:val="2"/>
      <w:sz w:val="24"/>
      <w:szCs w:val="24"/>
      <w:lang w:val="ru-RU" w:eastAsia="ru-RU" w:bidi="ar-SA"/>
    </w:rPr>
  </w:style>
  <w:style w:type="paragraph" w:styleId="font5">
    <w:name w:val="font5"/>
    <w:basedOn w:val="Normal"/>
    <w:qFormat/>
    <w:pPr>
      <w:spacing w:lineRule="auto" w:line="240" w:before="280" w:after="280"/>
      <w:ind w:hanging="0"/>
      <w:jc w:val="left"/>
    </w:pPr>
    <w:rPr>
      <w:rFonts w:ascii="Sylfaen" w:hAnsi="Sylfaen" w:eastAsia="Times New Roman" w:cs="Times New Roman"/>
      <w:i/>
      <w:iCs/>
      <w:lang w:val="en-GB" w:eastAsia="en-GB"/>
    </w:rPr>
  </w:style>
  <w:style w:type="paragraph" w:styleId="font6">
    <w:name w:val="font6"/>
    <w:basedOn w:val="Normal"/>
    <w:qFormat/>
    <w:pPr>
      <w:spacing w:lineRule="auto" w:line="240" w:before="280" w:after="280"/>
      <w:ind w:hanging="0"/>
      <w:jc w:val="left"/>
    </w:pPr>
    <w:rPr>
      <w:rFonts w:ascii="Sylfaen" w:hAnsi="Sylfaen" w:eastAsia="Times New Roman" w:cs="Times New Roman"/>
      <w:i/>
      <w:iCs/>
      <w:color w:val="000000"/>
      <w:lang w:val="en-GB" w:eastAsia="en-GB"/>
    </w:rPr>
  </w:style>
  <w:style w:type="paragraph" w:styleId="font7">
    <w:name w:val="font7"/>
    <w:basedOn w:val="Normal"/>
    <w:qFormat/>
    <w:pPr>
      <w:spacing w:lineRule="auto" w:line="240" w:before="280" w:after="280"/>
      <w:ind w:hanging="0"/>
      <w:jc w:val="left"/>
    </w:pPr>
    <w:rPr>
      <w:rFonts w:ascii="Sylfaen" w:hAnsi="Sylfaen" w:eastAsia="Times New Roman" w:cs="Times New Roman"/>
      <w:i/>
      <w:iCs/>
      <w:lang w:val="en-GB" w:eastAsia="en-GB"/>
    </w:rPr>
  </w:style>
  <w:style w:type="paragraph" w:styleId="font8">
    <w:name w:val="font8"/>
    <w:basedOn w:val="Normal"/>
    <w:qFormat/>
    <w:pPr>
      <w:spacing w:lineRule="auto" w:line="240" w:before="280" w:after="280"/>
      <w:ind w:hanging="0"/>
      <w:jc w:val="left"/>
    </w:pPr>
    <w:rPr>
      <w:rFonts w:ascii="Sylfaen" w:hAnsi="Sylfaen" w:eastAsia="Times New Roman" w:cs="Times New Roman"/>
      <w:i/>
      <w:iCs/>
      <w:sz w:val="20"/>
      <w:szCs w:val="20"/>
      <w:lang w:val="en-GB" w:eastAsia="en-GB"/>
    </w:rPr>
  </w:style>
  <w:style w:type="paragraph" w:styleId="font9">
    <w:name w:val="font9"/>
    <w:basedOn w:val="Normal"/>
    <w:qFormat/>
    <w:pPr>
      <w:spacing w:lineRule="auto" w:line="240" w:before="280" w:after="280"/>
      <w:ind w:hanging="0"/>
      <w:jc w:val="left"/>
    </w:pPr>
    <w:rPr>
      <w:rFonts w:ascii="Sylfaen" w:hAnsi="Sylfaen" w:eastAsia="Times New Roman" w:cs="Times New Roman"/>
      <w:i/>
      <w:iCs/>
      <w:lang w:val="en-GB" w:eastAsia="en-GB"/>
    </w:rPr>
  </w:style>
  <w:style w:type="paragraph" w:styleId="font10">
    <w:name w:val="font10"/>
    <w:basedOn w:val="Normal"/>
    <w:qFormat/>
    <w:pPr>
      <w:spacing w:lineRule="auto" w:line="240" w:before="280" w:after="280"/>
      <w:ind w:hanging="0"/>
      <w:jc w:val="left"/>
    </w:pPr>
    <w:rPr>
      <w:rFonts w:ascii="Sylfaen" w:hAnsi="Sylfaen" w:eastAsia="Times New Roman" w:cs="Times New Roman"/>
      <w:i/>
      <w:iCs/>
      <w:sz w:val="20"/>
      <w:szCs w:val="20"/>
      <w:lang w:val="en-GB" w:eastAsia="en-GB"/>
    </w:rPr>
  </w:style>
  <w:style w:type="paragraph" w:styleId="font11">
    <w:name w:val="font11"/>
    <w:basedOn w:val="Normal"/>
    <w:qFormat/>
    <w:pPr>
      <w:spacing w:lineRule="auto" w:line="240" w:before="280" w:after="280"/>
      <w:ind w:hanging="0"/>
      <w:jc w:val="left"/>
    </w:pPr>
    <w:rPr>
      <w:rFonts w:ascii="Sylfaen" w:hAnsi="Sylfaen" w:eastAsia="Times New Roman" w:cs="Times New Roman"/>
      <w:i/>
      <w:iCs/>
      <w:color w:val="000000"/>
      <w:lang w:val="en-GB" w:eastAsia="en-GB"/>
    </w:rPr>
  </w:style>
  <w:style w:type="paragraph" w:styleId="xl69">
    <w:name w:val="xl69"/>
    <w:basedOn w:val="Normal"/>
    <w:qFormat/>
    <w:pPr>
      <w:spacing w:lineRule="auto" w:line="240" w:before="280" w:after="280"/>
      <w:ind w:hanging="0"/>
      <w:jc w:val="left"/>
    </w:pPr>
    <w:rPr>
      <w:rFonts w:ascii="Sylfaen" w:hAnsi="Sylfaen" w:eastAsia="Times New Roman" w:cs="Times New Roman"/>
      <w:i/>
      <w:iCs/>
      <w:sz w:val="24"/>
      <w:szCs w:val="24"/>
      <w:lang w:val="en-GB" w:eastAsia="en-GB"/>
    </w:rPr>
  </w:style>
  <w:style w:type="paragraph" w:styleId="xl70">
    <w:name w:val="xl70"/>
    <w:basedOn w:val="Normal"/>
    <w:qFormat/>
    <w:pP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71">
    <w:name w:val="xl71"/>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b/>
      <w:bCs/>
      <w:i/>
      <w:iCs/>
      <w:sz w:val="24"/>
      <w:szCs w:val="24"/>
      <w:lang w:val="en-GB" w:eastAsia="en-GB"/>
    </w:rPr>
  </w:style>
  <w:style w:type="paragraph" w:styleId="xl72">
    <w:name w:val="xl72"/>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73">
    <w:name w:val="xl73"/>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74">
    <w:name w:val="xl74"/>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left"/>
    </w:pPr>
    <w:rPr>
      <w:rFonts w:ascii="Sylfaen" w:hAnsi="Sylfaen" w:eastAsia="Times New Roman" w:cs="Times New Roman"/>
      <w:i/>
      <w:iCs/>
      <w:sz w:val="24"/>
      <w:szCs w:val="24"/>
      <w:lang w:val="en-GB" w:eastAsia="en-GB"/>
    </w:rPr>
  </w:style>
  <w:style w:type="paragraph" w:styleId="xl76">
    <w:name w:val="xl76"/>
    <w:basedOn w:val="Normal"/>
    <w:qFormat/>
    <w:pP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77">
    <w:name w:val="xl77"/>
    <w:basedOn w:val="Normal"/>
    <w:qFormat/>
    <w:pPr>
      <w:spacing w:lineRule="auto" w:line="240" w:before="280" w:after="280"/>
      <w:ind w:hanging="0"/>
      <w:jc w:val="left"/>
    </w:pPr>
    <w:rPr>
      <w:rFonts w:ascii="Sylfaen" w:hAnsi="Sylfaen" w:eastAsia="Times New Roman" w:cs="Times New Roman"/>
      <w:i/>
      <w:iCs/>
      <w:color w:val="FF0000"/>
      <w:sz w:val="24"/>
      <w:szCs w:val="24"/>
      <w:lang w:val="en-GB" w:eastAsia="en-GB"/>
    </w:rPr>
  </w:style>
  <w:style w:type="paragraph" w:styleId="xl78">
    <w:name w:val="xl78"/>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79">
    <w:name w:val="xl79"/>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0">
    <w:name w:val="xl80"/>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1">
    <w:name w:val="xl81"/>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2">
    <w:name w:val="xl82"/>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b/>
      <w:bCs/>
      <w:i/>
      <w:iCs/>
      <w:sz w:val="24"/>
      <w:szCs w:val="24"/>
      <w:lang w:val="en-GB" w:eastAsia="en-GB"/>
    </w:rPr>
  </w:style>
  <w:style w:type="paragraph" w:styleId="xl83">
    <w:name w:val="xl83"/>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4">
    <w:name w:val="xl84"/>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5">
    <w:name w:val="xl85"/>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6">
    <w:name w:val="xl86"/>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7">
    <w:name w:val="xl87"/>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8">
    <w:name w:val="xl88"/>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89">
    <w:name w:val="xl89"/>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0">
    <w:name w:val="xl90"/>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1">
    <w:name w:val="xl91"/>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2">
    <w:name w:val="xl92"/>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3">
    <w:name w:val="xl93"/>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4">
    <w:name w:val="xl94"/>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5">
    <w:name w:val="xl95"/>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6">
    <w:name w:val="xl96"/>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xl97">
    <w:name w:val="xl97"/>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lang w:val="en-GB" w:eastAsia="en-GB"/>
    </w:rPr>
  </w:style>
  <w:style w:type="paragraph" w:styleId="font12">
    <w:name w:val="font12"/>
    <w:basedOn w:val="Normal"/>
    <w:qFormat/>
    <w:pPr>
      <w:spacing w:lineRule="auto" w:line="240" w:before="280" w:after="280"/>
      <w:ind w:hanging="0"/>
      <w:jc w:val="left"/>
    </w:pPr>
    <w:rPr>
      <w:rFonts w:ascii="Sylfaen" w:hAnsi="Sylfaen" w:eastAsia="Times New Roman" w:cs="Times New Roman"/>
      <w:i/>
      <w:iCs/>
      <w:color w:val="000000"/>
    </w:rPr>
  </w:style>
  <w:style w:type="paragraph" w:styleId="font13">
    <w:name w:val="font13"/>
    <w:basedOn w:val="Normal"/>
    <w:qFormat/>
    <w:pPr>
      <w:spacing w:lineRule="auto" w:line="240" w:before="280" w:after="280"/>
      <w:ind w:hanging="0"/>
      <w:jc w:val="left"/>
    </w:pPr>
    <w:rPr>
      <w:rFonts w:ascii="Sylfaen" w:hAnsi="Sylfaen" w:eastAsia="Times New Roman" w:cs="Times New Roman"/>
      <w:i/>
      <w:iCs/>
      <w:color w:val="000000"/>
    </w:rPr>
  </w:style>
  <w:style w:type="paragraph" w:styleId="font14">
    <w:name w:val="font14"/>
    <w:basedOn w:val="Normal"/>
    <w:qFormat/>
    <w:pPr>
      <w:spacing w:lineRule="auto" w:line="240" w:before="280" w:after="280"/>
      <w:ind w:hanging="0"/>
      <w:jc w:val="left"/>
    </w:pPr>
    <w:rPr>
      <w:rFonts w:ascii="Sylfaen" w:hAnsi="Sylfaen" w:eastAsia="Times New Roman" w:cs="Times New Roman"/>
      <w:i/>
      <w:iCs/>
      <w:color w:val="000000"/>
    </w:rPr>
  </w:style>
  <w:style w:type="paragraph" w:styleId="xl68">
    <w:name w:val="xl68"/>
    <w:basedOn w:val="Normal"/>
    <w:qFormat/>
    <w:pPr>
      <w:spacing w:lineRule="auto" w:line="240" w:before="280" w:after="280"/>
      <w:ind w:hanging="0"/>
      <w:jc w:val="left"/>
    </w:pPr>
    <w:rPr>
      <w:rFonts w:ascii="Sylfaen" w:hAnsi="Sylfaen" w:eastAsia="Times New Roman" w:cs="Times New Roman"/>
      <w:i/>
      <w:iCs/>
      <w:sz w:val="24"/>
      <w:szCs w:val="24"/>
    </w:rPr>
  </w:style>
  <w:style w:type="paragraph" w:styleId="xl98">
    <w:name w:val="xl98"/>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99">
    <w:name w:val="xl99"/>
    <w:basedOn w:val="Normal"/>
    <w:qFormat/>
    <w:pPr>
      <w:pBdr>
        <w:left w:val="single" w:sz="4" w:space="0" w:color="000000"/>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0">
    <w:name w:val="xl100"/>
    <w:basedOn w:val="Normal"/>
    <w:qFormat/>
    <w:pPr>
      <w:pBdr>
        <w:top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1">
    <w:name w:val="xl101"/>
    <w:basedOn w:val="Normal"/>
    <w:qFormat/>
    <w:pPr>
      <w:pBdr>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2">
    <w:name w:val="xl102"/>
    <w:basedOn w:val="Normal"/>
    <w:qFormat/>
    <w:pPr>
      <w:pBdr>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3">
    <w:name w:val="xl103"/>
    <w:basedOn w:val="Normal"/>
    <w:qFormat/>
    <w:pPr>
      <w:pBdr>
        <w:top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4">
    <w:name w:val="xl104"/>
    <w:basedOn w:val="Normal"/>
    <w:qFormat/>
    <w:pPr>
      <w:pBdr>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5">
    <w:name w:val="xl105"/>
    <w:basedOn w:val="Normal"/>
    <w:qFormat/>
    <w:pPr>
      <w:pBdr>
        <w:bottom w:val="single" w:sz="4" w:space="0" w:color="000000"/>
        <w:right w:val="single" w:sz="4" w:space="0" w:color="000000"/>
      </w:pBdr>
      <w:spacing w:lineRule="auto" w:line="240" w:before="280" w:after="280"/>
      <w:ind w:hanging="0"/>
      <w:jc w:val="center"/>
    </w:pPr>
    <w:rPr>
      <w:rFonts w:ascii="Sylfaen" w:hAnsi="Sylfaen" w:eastAsia="Times New Roman" w:cs="Times New Roman"/>
      <w:i/>
      <w:iCs/>
      <w:sz w:val="24"/>
      <w:szCs w:val="24"/>
    </w:rPr>
  </w:style>
  <w:style w:type="paragraph" w:styleId="xl106">
    <w:name w:val="xl106"/>
    <w:basedOn w:val="Normal"/>
    <w:qFormat/>
    <w:pPr>
      <w:pBdr>
        <w:top w:val="single" w:sz="4" w:space="0" w:color="000000"/>
        <w:left w:val="single" w:sz="4" w:space="0" w:color="000000"/>
        <w:right w:val="single" w:sz="4" w:space="0" w:color="000000"/>
      </w:pBdr>
      <w:spacing w:lineRule="auto" w:line="240" w:before="280" w:after="280"/>
      <w:ind w:hanging="0"/>
      <w:jc w:val="center"/>
    </w:pPr>
    <w:rPr>
      <w:rFonts w:ascii="Sylfaen" w:hAnsi="Sylfaen" w:eastAsia="Times New Roman" w:cs="Times New Roman"/>
      <w:i/>
      <w:iCs/>
      <w:color w:val="000000"/>
      <w:sz w:val="24"/>
      <w:szCs w:val="24"/>
    </w:rPr>
  </w:style>
  <w:style w:type="paragraph" w:styleId="xl107">
    <w:name w:val="xl107"/>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color w:val="000000"/>
      <w:sz w:val="24"/>
      <w:szCs w:val="24"/>
    </w:rPr>
  </w:style>
  <w:style w:type="paragraph" w:styleId="xl108">
    <w:name w:val="xl108"/>
    <w:basedOn w:val="Normal"/>
    <w:qFormat/>
    <w:pPr>
      <w:pBdr>
        <w:left w:val="single" w:sz="4" w:space="0" w:color="000000"/>
        <w:right w:val="single" w:sz="4" w:space="0" w:color="000000"/>
      </w:pBdr>
      <w:spacing w:lineRule="auto" w:line="240" w:before="280" w:after="280"/>
      <w:ind w:hanging="0"/>
      <w:jc w:val="center"/>
    </w:pPr>
    <w:rPr>
      <w:rFonts w:ascii="Sylfaen" w:hAnsi="Sylfaen" w:eastAsia="Times New Roman" w:cs="Times New Roman"/>
      <w:i/>
      <w:iCs/>
      <w:color w:val="000000"/>
      <w:sz w:val="24"/>
      <w:szCs w:val="24"/>
    </w:rPr>
  </w:style>
  <w:style w:type="paragraph" w:styleId="xl65">
    <w:name w:val="xl65"/>
    <w:basedOn w:val="Normal"/>
    <w:qFormat/>
    <w:pPr>
      <w:spacing w:lineRule="auto" w:line="240" w:before="280" w:after="280"/>
      <w:ind w:hanging="0"/>
      <w:jc w:val="center"/>
    </w:pPr>
    <w:rPr>
      <w:rFonts w:ascii="Arial" w:hAnsi="Arial" w:eastAsia="Times New Roman" w:cs="Arial"/>
      <w:sz w:val="24"/>
      <w:szCs w:val="24"/>
      <w:lang w:val="ru-RU" w:eastAsia="ru-RU"/>
    </w:rPr>
  </w:style>
  <w:style w:type="paragraph" w:styleId="xl66">
    <w:name w:val="xl66"/>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Arial" w:hAnsi="Arial" w:eastAsia="Times New Roman" w:cs="Arial"/>
      <w:sz w:val="24"/>
      <w:szCs w:val="24"/>
      <w:lang w:val="ru-RU" w:eastAsia="ru-RU"/>
    </w:rPr>
  </w:style>
  <w:style w:type="paragraph" w:styleId="xl67">
    <w:name w:val="xl67"/>
    <w:basedOn w:val="Normal"/>
    <w:qFormat/>
    <w:pPr>
      <w:pBdr>
        <w:top w:val="single" w:sz="4" w:space="0" w:color="000000"/>
        <w:left w:val="single" w:sz="4" w:space="0" w:color="000000"/>
        <w:bottom w:val="single" w:sz="4" w:space="0" w:color="000000"/>
        <w:right w:val="single" w:sz="4" w:space="0" w:color="000000"/>
      </w:pBdr>
      <w:spacing w:lineRule="auto" w:line="240" w:before="280" w:after="280"/>
      <w:ind w:hanging="0"/>
      <w:jc w:val="center"/>
    </w:pPr>
    <w:rPr>
      <w:rFonts w:ascii="Arial" w:hAnsi="Arial" w:eastAsia="Times New Roman" w:cs="Arial"/>
      <w:color w:val="000000"/>
      <w:sz w:val="24"/>
      <w:szCs w:val="24"/>
      <w:lang w:val="ru-RU" w:eastAsia="ru-RU"/>
    </w:rPr>
  </w:style>
  <w:style w:type="paragraph" w:styleId="msonormalmrcssattr">
    <w:name w:val="msonormal_mr_css_attr"/>
    <w:basedOn w:val="Normal"/>
    <w:qFormat/>
    <w:pPr>
      <w:spacing w:lineRule="auto" w:line="240" w:before="280" w:after="280"/>
      <w:ind w:hanging="0"/>
      <w:jc w:val="left"/>
    </w:pPr>
    <w:rPr>
      <w:rFonts w:ascii="Times New Roman" w:hAnsi="Times New Roman" w:eastAsia="Times New Roman" w:cs="Times New Roman"/>
      <w:sz w:val="24"/>
      <w:szCs w:val="24"/>
    </w:rPr>
  </w:style>
  <w:style w:type="paragraph" w:styleId="TableContents">
    <w:name w:val="Table Contents"/>
    <w:basedOn w:val="Normal"/>
    <w:qFormat/>
    <w:pPr>
      <w:widowControl w:val="false"/>
      <w:suppressLineNumbers/>
      <w:suppressAutoHyphens w:val="true"/>
      <w:spacing w:lineRule="auto" w:line="240"/>
      <w:ind w:hanging="0"/>
      <w:jc w:val="left"/>
    </w:pPr>
    <w:rPr>
      <w:rFonts w:ascii="Liberation Serif" w:hAnsi="Liberation Serif" w:eastAsia="Noto Serif CJK SC" w:cs="Noto Sans Devanagari"/>
      <w:kern w:val="2"/>
      <w:sz w:val="24"/>
      <w:szCs w:val="24"/>
      <w:lang w:eastAsia="zh-CN" w:bidi="hi-IN"/>
    </w:rPr>
  </w:style>
  <w:style w:type="paragraph" w:styleId="TableHeading">
    <w:name w:val="Table Heading"/>
    <w:basedOn w:val="TableContents"/>
    <w:qFormat/>
    <w:pPr>
      <w:jc w:val="center"/>
    </w:pPr>
    <w:rPr>
      <w:b/>
      <w:bCs/>
    </w:rPr>
  </w:style>
  <w:style w:type="paragraph" w:styleId="FrameContents">
    <w:name w:val="Frame Contents"/>
    <w:basedOn w:val="Normal"/>
    <w:qFormat/>
    <w:pPr/>
    <w:rPr/>
  </w:style>
  <w:style w:type="paragraph" w:styleId="HeaderLeft">
    <w:name w:val="Header Left"/>
    <w:basedOn w:val="Header"/>
    <w:qFormat/>
    <w:pPr/>
    <w:rPr/>
  </w:style>
  <w:style w:type="numbering" w:styleId="NoList">
    <w:name w:val="No List"/>
    <w:qFormat/>
  </w:style>
  <w:style w:type="numbering" w:styleId="16">
    <w:name w:val="Нет списка1"/>
    <w:qFormat/>
  </w:style>
  <w:style w:type="numbering" w:styleId="Dash">
    <w:name w:val="Dash"/>
    <w:qFormat/>
  </w:style>
  <w:style w:type="numbering" w:styleId="finalreport">
    <w:name w:val="final report"/>
    <w:qFormat/>
  </w:style>
  <w:style w:type="numbering" w:styleId="Style11">
    <w:name w:val="Style1"/>
    <w:qFormat/>
  </w:style>
  <w:style w:type="numbering" w:styleId="OutlineList2">
    <w:name w:val="Outline List 2"/>
    <w:qFormat/>
  </w:style>
  <w:style w:type="numbering" w:styleId="21">
    <w:name w:val="Нет списка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gif"/><Relationship Id="rId8" Type="http://schemas.openxmlformats.org/officeDocument/2006/relationships/chart" Target="charts/chart1.xml"/><Relationship Id="rId9" Type="http://schemas.openxmlformats.org/officeDocument/2006/relationships/chart" Target="charts/chart2.xml"/><Relationship Id="rId10" Type="http://schemas.openxmlformats.org/officeDocument/2006/relationships/chart" Target="charts/chart3.xml"/><Relationship Id="rId11" Type="http://schemas.openxmlformats.org/officeDocument/2006/relationships/chart" Target="charts/chart4.xml"/><Relationship Id="rId12" Type="http://schemas.openxmlformats.org/officeDocument/2006/relationships/chart" Target="charts/chart5.xml"/><Relationship Id="rId13" Type="http://schemas.openxmlformats.org/officeDocument/2006/relationships/chart" Target="charts/chart6.xml"/><Relationship Id="rId14" Type="http://schemas.openxmlformats.org/officeDocument/2006/relationships/chart" Target="charts/chart7.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4.xml"/><Relationship Id="rId33" Type="http://schemas.openxmlformats.org/officeDocument/2006/relationships/footer" Target="footer5.xm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6.xml"/><Relationship Id="rId37" Type="http://schemas.openxmlformats.org/officeDocument/2006/relationships/footer" Target="footer7.xml"/><Relationship Id="rId38" Type="http://schemas.openxmlformats.org/officeDocument/2006/relationships/header" Target="header4.xml"/><Relationship Id="rId39" Type="http://schemas.openxmlformats.org/officeDocument/2006/relationships/header" Target="header5.xml"/><Relationship Id="rId40" Type="http://schemas.openxmlformats.org/officeDocument/2006/relationships/footer" Target="footer8.xml"/><Relationship Id="rId41" Type="http://schemas.openxmlformats.org/officeDocument/2006/relationships/footer" Target="footer9.xml"/><Relationship Id="rId42" Type="http://schemas.openxmlformats.org/officeDocument/2006/relationships/footnotes" Target="footnotes.xml"/><Relationship Id="rId43" Type="http://schemas.openxmlformats.org/officeDocument/2006/relationships/comments" Target="comment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charts/_rels/chart1.xml.rels><?xml version="1.0" encoding="UTF-8"?>
<Relationships xmlns="http://schemas.openxmlformats.org/package/2006/relationships"><Relationship Id="rId1" Type="http://schemas.openxmlformats.org/officeDocument/2006/relationships/chartUserShapes" Target="../drawings/drawing7.xml"/>
</Relationships>
</file>

<file path=word/charts/_rels/chart2.xml.rels><?xml version="1.0" encoding="UTF-8"?>
<Relationships xmlns="http://schemas.openxmlformats.org/package/2006/relationships"><Relationship Id="rId1" Type="http://schemas.openxmlformats.org/officeDocument/2006/relationships/chartUserShapes" Target="../drawings/drawing8.xml"/>
</Relationships>
</file>

<file path=word/charts/_rels/chart3.xml.rels><?xml version="1.0" encoding="UTF-8"?>
<Relationships xmlns="http://schemas.openxmlformats.org/package/2006/relationships"><Relationship Id="rId1" Type="http://schemas.openxmlformats.org/officeDocument/2006/relationships/chartUserShapes" Target="../drawings/drawing9.xml"/>
</Relationships>
</file>

<file path=word/charts/_rels/chart4.xml.rels><?xml version="1.0" encoding="UTF-8"?>
<Relationships xmlns="http://schemas.openxmlformats.org/package/2006/relationships"><Relationship Id="rId1" Type="http://schemas.openxmlformats.org/officeDocument/2006/relationships/chartUserShapes" Target="../drawings/drawing10.xml"/>
</Relationships>
</file>

<file path=word/charts/_rels/chart6.xml.rels><?xml version="1.0" encoding="UTF-8"?>
<Relationships xmlns="http://schemas.openxmlformats.org/package/2006/relationships"><Relationship Id="rId1" Type="http://schemas.openxmlformats.org/officeDocument/2006/relationships/chartUserShapes" Target="../drawings/drawing11.xml"/>
</Relationships>
</file>

<file path=word/charts/_rels/chart7.xml.rels><?xml version="1.0" encoding="UTF-8"?>
<Relationships xmlns="http://schemas.openxmlformats.org/package/2006/relationships"><Relationship Id="rId1" Type="http://schemas.openxmlformats.org/officeDocument/2006/relationships/chartUserShapes" Target="../drawings/drawing12.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06462409886715"/>
          <c:y val="0.13627912063874"/>
          <c:w val="0.870687435633368"/>
          <c:h val="0.744285245543038"/>
        </c:manualLayout>
      </c:layout>
      <c:lineChart>
        <c:grouping val="standard"/>
        <c:varyColors val="0"/>
        <c:ser>
          <c:idx val="0"/>
          <c:order val="0"/>
          <c:tx>
            <c:strRef>
              <c:f>label 0</c:f>
              <c:strCache>
                <c:ptCount val="1"/>
                <c:pt idx="0">
                  <c:v>Որոտանի լք</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2.96194932240726</c:v>
                </c:pt>
                <c:pt idx="1">
                  <c:v>3.50277457757296</c:v>
                </c:pt>
                <c:pt idx="2">
                  <c:v>2.58582757296467</c:v>
                </c:pt>
                <c:pt idx="3">
                  <c:v>1.64223054275474</c:v>
                </c:pt>
                <c:pt idx="4">
                  <c:v>2.01999679979519</c:v>
                </c:pt>
                <c:pt idx="5">
                  <c:v>4.30055107526882</c:v>
                </c:pt>
                <c:pt idx="6">
                  <c:v>1.32448860727087</c:v>
                </c:pt>
                <c:pt idx="7">
                  <c:v>2.77775553083673</c:v>
                </c:pt>
                <c:pt idx="8">
                  <c:v>2.16011008704557</c:v>
                </c:pt>
                <c:pt idx="9">
                  <c:v>3.35579237071173</c:v>
                </c:pt>
                <c:pt idx="10">
                  <c:v>2.88543010752688</c:v>
                </c:pt>
                <c:pt idx="11">
                  <c:v>1.78867105425782</c:v>
                </c:pt>
                <c:pt idx="12">
                  <c:v>2.0532174859191</c:v>
                </c:pt>
                <c:pt idx="13">
                  <c:v>1.93591141833077</c:v>
                </c:pt>
                <c:pt idx="14">
                  <c:v>2.43866167434716</c:v>
                </c:pt>
                <c:pt idx="15">
                  <c:v>2.25787078235076</c:v>
                </c:pt>
                <c:pt idx="16">
                  <c:v>2.73233230926779</c:v>
                </c:pt>
                <c:pt idx="17">
                  <c:v>2.76347414234511</c:v>
                </c:pt>
                <c:pt idx="18">
                  <c:v>3.77476958525346</c:v>
                </c:pt>
                <c:pt idx="19">
                  <c:v>3.17378105302188</c:v>
                </c:pt>
                <c:pt idx="20">
                  <c:v>2.82477022529442</c:v>
                </c:pt>
                <c:pt idx="21">
                  <c:v>1.41124743983615</c:v>
                </c:pt>
                <c:pt idx="22">
                  <c:v>2.27708269329237</c:v>
                </c:pt>
                <c:pt idx="23">
                  <c:v>2.26407119021135</c:v>
                </c:pt>
                <c:pt idx="24">
                  <c:v>2.75963197644649</c:v>
                </c:pt>
                <c:pt idx="25">
                  <c:v>2.64399449564772</c:v>
                </c:pt>
                <c:pt idx="26">
                  <c:v>2.83290386584741</c:v>
                </c:pt>
                <c:pt idx="27">
                  <c:v>2.3839043381535</c:v>
                </c:pt>
                <c:pt idx="28">
                  <c:v>3.02556387608807</c:v>
                </c:pt>
                <c:pt idx="29">
                  <c:v>2.92196620583717</c:v>
                </c:pt>
                <c:pt idx="30">
                  <c:v>2.87755760368664</c:v>
                </c:pt>
                <c:pt idx="31">
                  <c:v>0.912814547027562</c:v>
                </c:pt>
                <c:pt idx="32">
                  <c:v>1.80485663082437</c:v>
                </c:pt>
                <c:pt idx="33">
                  <c:v>3.04299475166411</c:v>
                </c:pt>
                <c:pt idx="34">
                  <c:v>3.33803176074533</c:v>
                </c:pt>
                <c:pt idx="35">
                  <c:v>3.56219249048031</c:v>
                </c:pt>
                <c:pt idx="36">
                  <c:v>2.44854955388409</c:v>
                </c:pt>
                <c:pt idx="37">
                  <c:v>4.12245508383801</c:v>
                </c:pt>
                <c:pt idx="38">
                  <c:v>3.68216322515905</c:v>
                </c:pt>
                <c:pt idx="39">
                  <c:v>2.83797861821777</c:v>
                </c:pt>
                <c:pt idx="40">
                  <c:v>3.24854198668715</c:v>
                </c:pt>
                <c:pt idx="41">
                  <c:v>3.06920826932924</c:v>
                </c:pt>
                <c:pt idx="42">
                  <c:v>2.73532386072709</c:v>
                </c:pt>
                <c:pt idx="43">
                  <c:v>3.01724076133976</c:v>
                </c:pt>
                <c:pt idx="44">
                  <c:v>3.57371991807476</c:v>
                </c:pt>
                <c:pt idx="45">
                  <c:v>4.02480158730159</c:v>
                </c:pt>
                <c:pt idx="46">
                  <c:v>2.67302483358935</c:v>
                </c:pt>
                <c:pt idx="47">
                  <c:v>3.36316370040786</c:v>
                </c:pt>
                <c:pt idx="48">
                  <c:v>2.58018113159242</c:v>
                </c:pt>
                <c:pt idx="49">
                  <c:v>5.04650601638505</c:v>
                </c:pt>
                <c:pt idx="50">
                  <c:v>2.51310931899642</c:v>
                </c:pt>
                <c:pt idx="51">
                  <c:v>3.8391654307255</c:v>
                </c:pt>
                <c:pt idx="52">
                  <c:v>3.38108422939068</c:v>
                </c:pt>
                <c:pt idx="53">
                  <c:v>3.93260112647209</c:v>
                </c:pt>
                <c:pt idx="54">
                  <c:v>4.17539938556068</c:v>
                </c:pt>
                <c:pt idx="55">
                  <c:v>3.6683908045977</c:v>
                </c:pt>
                <c:pt idx="56">
                  <c:v>4.41935483870968</c:v>
                </c:pt>
                <c:pt idx="57">
                  <c:v>4.7928648233487</c:v>
                </c:pt>
                <c:pt idx="58">
                  <c:v>4.01493588260913</c:v>
                </c:pt>
                <c:pt idx="59">
                  <c:v>3.74995519713262</c:v>
                </c:pt>
                <c:pt idx="60">
                  <c:v>5.04173613600159</c:v>
                </c:pt>
                <c:pt idx="61">
                  <c:v>4.41972334851653</c:v>
                </c:pt>
                <c:pt idx="62">
                  <c:v>4.81321751112089</c:v>
                </c:pt>
              </c:numCache>
            </c:numRef>
          </c:val>
          <c:smooth val="0"/>
        </c:ser>
        <c:ser>
          <c:idx val="1"/>
          <c:order val="1"/>
          <c:tx>
            <c:strRef>
              <c:f>label 1</c:f>
              <c:strCache>
                <c:ptCount val="1"/>
                <c:pt idx="0">
                  <c:v>Ջերմուկ</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5.00918394777266</c:v>
                </c:pt>
                <c:pt idx="1">
                  <c:v>5.48817844342038</c:v>
                </c:pt>
                <c:pt idx="2">
                  <c:v>4.70080261136713</c:v>
                </c:pt>
                <c:pt idx="3">
                  <c:v>3.71353479174391</c:v>
                </c:pt>
                <c:pt idx="4">
                  <c:v>3.98049283154122</c:v>
                </c:pt>
                <c:pt idx="5">
                  <c:v>6.65599910394265</c:v>
                </c:pt>
                <c:pt idx="6">
                  <c:v>3.58339797747056</c:v>
                </c:pt>
                <c:pt idx="7">
                  <c:v>4.96069181806946</c:v>
                </c:pt>
                <c:pt idx="8">
                  <c:v>4.26605158730159</c:v>
                </c:pt>
                <c:pt idx="9">
                  <c:v>5.61895929339478</c:v>
                </c:pt>
                <c:pt idx="10">
                  <c:v>4.90849206349206</c:v>
                </c:pt>
                <c:pt idx="11">
                  <c:v>3.62556698801137</c:v>
                </c:pt>
                <c:pt idx="12">
                  <c:v>4.23322900665643</c:v>
                </c:pt>
                <c:pt idx="13">
                  <c:v>4.18274339212882</c:v>
                </c:pt>
                <c:pt idx="14">
                  <c:v>4.69765809011777</c:v>
                </c:pt>
                <c:pt idx="15">
                  <c:v>4.36914874551971</c:v>
                </c:pt>
                <c:pt idx="16">
                  <c:v>4.82887352790579</c:v>
                </c:pt>
                <c:pt idx="17">
                  <c:v>4.79726062467998</c:v>
                </c:pt>
                <c:pt idx="18">
                  <c:v>5.74343701996928</c:v>
                </c:pt>
                <c:pt idx="19">
                  <c:v>5.02755561735261</c:v>
                </c:pt>
                <c:pt idx="20">
                  <c:v>4.76443932411674</c:v>
                </c:pt>
                <c:pt idx="21">
                  <c:v>3.31134216589862</c:v>
                </c:pt>
                <c:pt idx="22">
                  <c:v>4.07154761904762</c:v>
                </c:pt>
                <c:pt idx="23">
                  <c:v>4.17185360276851</c:v>
                </c:pt>
                <c:pt idx="24">
                  <c:v>4.59556707629288</c:v>
                </c:pt>
                <c:pt idx="25">
                  <c:v>4.83072132616487</c:v>
                </c:pt>
                <c:pt idx="26">
                  <c:v>4.83320468509985</c:v>
                </c:pt>
                <c:pt idx="27">
                  <c:v>4.21152237053516</c:v>
                </c:pt>
                <c:pt idx="28">
                  <c:v>5.20838453661035</c:v>
                </c:pt>
                <c:pt idx="29">
                  <c:v>4.79560867895545</c:v>
                </c:pt>
                <c:pt idx="30">
                  <c:v>4.85902173913044</c:v>
                </c:pt>
                <c:pt idx="31">
                  <c:v>3.11211438635521</c:v>
                </c:pt>
                <c:pt idx="32">
                  <c:v>3.23128840245776</c:v>
                </c:pt>
                <c:pt idx="33">
                  <c:v>4.7390975422427</c:v>
                </c:pt>
                <c:pt idx="34">
                  <c:v>5.37754672299027</c:v>
                </c:pt>
                <c:pt idx="35">
                  <c:v>5.60170745272525</c:v>
                </c:pt>
                <c:pt idx="36">
                  <c:v>4.48806451612903</c:v>
                </c:pt>
                <c:pt idx="37">
                  <c:v>6.16197004608295</c:v>
                </c:pt>
                <c:pt idx="38">
                  <c:v>5.72167818740399</c:v>
                </c:pt>
                <c:pt idx="39">
                  <c:v>5.44927728340131</c:v>
                </c:pt>
                <c:pt idx="40">
                  <c:v>6.0144572452637</c:v>
                </c:pt>
                <c:pt idx="41">
                  <c:v>5.01049923195085</c:v>
                </c:pt>
                <c:pt idx="42">
                  <c:v>4.94088837685612</c:v>
                </c:pt>
                <c:pt idx="43">
                  <c:v>5.11595229267087</c:v>
                </c:pt>
                <c:pt idx="44">
                  <c:v>5.43277649769585</c:v>
                </c:pt>
                <c:pt idx="45">
                  <c:v>5.66949436763953</c:v>
                </c:pt>
                <c:pt idx="46">
                  <c:v>4.86830005120328</c:v>
                </c:pt>
                <c:pt idx="47">
                  <c:v>5.15340316400939</c:v>
                </c:pt>
                <c:pt idx="48">
                  <c:v>4.75874039938556</c:v>
                </c:pt>
                <c:pt idx="49">
                  <c:v>7.09820020481311</c:v>
                </c:pt>
                <c:pt idx="50">
                  <c:v>4.32045634920635</c:v>
                </c:pt>
                <c:pt idx="51">
                  <c:v>5.14659799468545</c:v>
                </c:pt>
                <c:pt idx="52">
                  <c:v>4.98131528417819</c:v>
                </c:pt>
                <c:pt idx="53">
                  <c:v>5.84018625192012</c:v>
                </c:pt>
                <c:pt idx="54">
                  <c:v>6.02324436763953</c:v>
                </c:pt>
                <c:pt idx="55">
                  <c:v>5.22001266839698</c:v>
                </c:pt>
                <c:pt idx="56">
                  <c:v>5.74138952892985</c:v>
                </c:pt>
                <c:pt idx="57">
                  <c:v>6.99344214029698</c:v>
                </c:pt>
                <c:pt idx="58">
                  <c:v>6.05445084485407</c:v>
                </c:pt>
                <c:pt idx="59">
                  <c:v>5.88822858731924</c:v>
                </c:pt>
                <c:pt idx="60">
                  <c:v>6.91113735279058</c:v>
                </c:pt>
                <c:pt idx="61">
                  <c:v>6.35489863818111</c:v>
                </c:pt>
                <c:pt idx="62">
                  <c:v>6.57863415258577</c:v>
                </c:pt>
              </c:numCache>
            </c:numRef>
          </c:val>
          <c:smooth val="0"/>
        </c:ser>
        <c:ser>
          <c:idx val="2"/>
          <c:order val="2"/>
          <c:tx>
            <c:strRef>
              <c:f>label 2</c:f>
              <c:strCache>
                <c:ptCount val="1"/>
                <c:pt idx="0">
                  <c:v>Անանուն լք</c:v>
                </c:pt>
              </c:strCache>
            </c:strRef>
          </c:tx>
          <c:spPr>
            <a:solidFill>
              <a:srgbClr val="9bbb59"/>
            </a:solidFill>
            <a:ln cap="rnd" w="28440">
              <a:solidFill>
                <a:srgbClr val="9bbb59"/>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5.81171346707785</c:v>
                </c:pt>
                <c:pt idx="1">
                  <c:v>6.461931214196</c:v>
                </c:pt>
                <c:pt idx="2">
                  <c:v>5.39146711693781</c:v>
                </c:pt>
                <c:pt idx="3">
                  <c:v>5.08073147567443</c:v>
                </c:pt>
                <c:pt idx="4">
                  <c:v>4.83613958253071</c:v>
                </c:pt>
                <c:pt idx="5">
                  <c:v>7.33187076861808</c:v>
                </c:pt>
                <c:pt idx="6">
                  <c:v>4.10847542242704</c:v>
                </c:pt>
                <c:pt idx="7">
                  <c:v>5.51688048448894</c:v>
                </c:pt>
                <c:pt idx="8">
                  <c:v>4.82893177163339</c:v>
                </c:pt>
                <c:pt idx="9">
                  <c:v>6.35070340501792</c:v>
                </c:pt>
                <c:pt idx="10">
                  <c:v>5.72588901689708</c:v>
                </c:pt>
                <c:pt idx="11">
                  <c:v>4.45983252997157</c:v>
                </c:pt>
                <c:pt idx="12">
                  <c:v>5.05085396913678</c:v>
                </c:pt>
                <c:pt idx="13">
                  <c:v>4.80703842011406</c:v>
                </c:pt>
                <c:pt idx="14">
                  <c:v>5.3675153609831</c:v>
                </c:pt>
                <c:pt idx="15">
                  <c:v>5.10463539735509</c:v>
                </c:pt>
                <c:pt idx="16">
                  <c:v>5.44784818228367</c:v>
                </c:pt>
                <c:pt idx="17">
                  <c:v>5.39151753712238</c:v>
                </c:pt>
                <c:pt idx="18">
                  <c:v>6.5596579831829</c:v>
                </c:pt>
                <c:pt idx="19">
                  <c:v>5.8819784328266</c:v>
                </c:pt>
                <c:pt idx="20">
                  <c:v>5.66254224270353</c:v>
                </c:pt>
                <c:pt idx="21">
                  <c:v>4.1201318484383</c:v>
                </c:pt>
                <c:pt idx="22">
                  <c:v>5.07948924731183</c:v>
                </c:pt>
                <c:pt idx="23">
                  <c:v>5.27802836484983</c:v>
                </c:pt>
                <c:pt idx="24">
                  <c:v>5.55359190988223</c:v>
                </c:pt>
                <c:pt idx="25">
                  <c:v>5.77177867383513</c:v>
                </c:pt>
                <c:pt idx="26">
                  <c:v>5.71750640040963</c:v>
                </c:pt>
                <c:pt idx="27">
                  <c:v>5.04444422046591</c:v>
                </c:pt>
                <c:pt idx="28">
                  <c:v>6.33024897593446</c:v>
                </c:pt>
                <c:pt idx="29">
                  <c:v>5.67173835125448</c:v>
                </c:pt>
                <c:pt idx="30">
                  <c:v>5.74784306195597</c:v>
                </c:pt>
                <c:pt idx="31">
                  <c:v>3.57652051662341</c:v>
                </c:pt>
                <c:pt idx="32">
                  <c:v>4.33839093701997</c:v>
                </c:pt>
                <c:pt idx="33">
                  <c:v>5.63043202764977</c:v>
                </c:pt>
                <c:pt idx="34">
                  <c:v>6.33038914490527</c:v>
                </c:pt>
                <c:pt idx="35">
                  <c:v>6.35001112347052</c:v>
                </c:pt>
                <c:pt idx="36">
                  <c:v>5.60380504352279</c:v>
                </c:pt>
                <c:pt idx="37">
                  <c:v>6.95018817204301</c:v>
                </c:pt>
                <c:pt idx="38">
                  <c:v>6.69507936507937</c:v>
                </c:pt>
                <c:pt idx="39">
                  <c:v>6.39491904585342</c:v>
                </c:pt>
                <c:pt idx="40">
                  <c:v>6.78900409626216</c:v>
                </c:pt>
                <c:pt idx="41">
                  <c:v>5.90860343061956</c:v>
                </c:pt>
                <c:pt idx="42">
                  <c:v>5.60863927291347</c:v>
                </c:pt>
                <c:pt idx="43">
                  <c:v>5.89630546285997</c:v>
                </c:pt>
                <c:pt idx="44">
                  <c:v>6.33861239119304</c:v>
                </c:pt>
                <c:pt idx="45">
                  <c:v>6.6848732718894</c:v>
                </c:pt>
                <c:pt idx="46">
                  <c:v>5.76964605734767</c:v>
                </c:pt>
                <c:pt idx="47">
                  <c:v>6.23728062044247</c:v>
                </c:pt>
                <c:pt idx="48">
                  <c:v>5.80245967741936</c:v>
                </c:pt>
                <c:pt idx="49">
                  <c:v>8.46299027137737</c:v>
                </c:pt>
                <c:pt idx="50">
                  <c:v>5.48480094726063</c:v>
                </c:pt>
                <c:pt idx="51">
                  <c:v>6.4701526387344</c:v>
                </c:pt>
                <c:pt idx="52">
                  <c:v>6.32633320532514</c:v>
                </c:pt>
                <c:pt idx="53">
                  <c:v>7.28747823860727</c:v>
                </c:pt>
                <c:pt idx="54">
                  <c:v>7.40171274961598</c:v>
                </c:pt>
                <c:pt idx="55">
                  <c:v>6.42284019280682</c:v>
                </c:pt>
                <c:pt idx="56">
                  <c:v>7.1334658218126</c:v>
                </c:pt>
                <c:pt idx="57">
                  <c:v>8.26421082949309</c:v>
                </c:pt>
                <c:pt idx="58">
                  <c:v>7.45590373783922</c:v>
                </c:pt>
                <c:pt idx="59">
                  <c:v>6.98692466938574</c:v>
                </c:pt>
                <c:pt idx="60">
                  <c:v>8.17720814132104</c:v>
                </c:pt>
                <c:pt idx="61">
                  <c:v>7.35268561187916</c:v>
                </c:pt>
                <c:pt idx="62">
                  <c:v>7.58948092677931</c:v>
                </c:pt>
              </c:numCache>
            </c:numRef>
          </c:val>
          <c:smooth val="0"/>
        </c:ser>
        <c:hiLowLines>
          <c:spPr>
            <a:ln w="0">
              <a:noFill/>
            </a:ln>
          </c:spPr>
        </c:hiLowLines>
        <c:marker val="0"/>
        <c:axId val="33299965"/>
        <c:axId val="77080479"/>
      </c:lineChart>
      <c:catAx>
        <c:axId val="33299965"/>
        <c:scaling>
          <c:orientation val="minMax"/>
        </c:scaling>
        <c:delete val="0"/>
        <c:axPos val="b"/>
        <c:numFmt formatCode="General" sourceLinked="0"/>
        <c:majorTickMark val="none"/>
        <c:minorTickMark val="none"/>
        <c:tickLblPos val="nextTo"/>
        <c:spPr>
          <a:ln w="9360">
            <a:solidFill>
              <a:srgbClr val="ffffff"/>
            </a:solidFill>
            <a:round/>
          </a:ln>
        </c:spPr>
        <c:txPr>
          <a:bodyPr/>
          <a:lstStyle/>
          <a:p>
            <a:pPr>
              <a:defRPr b="0" sz="900" strike="noStrike" u="none">
                <a:solidFill>
                  <a:srgbClr val="595959"/>
                </a:solidFill>
                <a:uFillTx/>
                <a:latin typeface="GHEA Grapalat"/>
              </a:defRPr>
            </a:pPr>
          </a:p>
        </c:txPr>
        <c:crossAx val="77080479"/>
        <c:crosses val="autoZero"/>
        <c:auto val="1"/>
        <c:lblAlgn val="ctr"/>
        <c:lblOffset val="100"/>
        <c:noMultiLvlLbl val="0"/>
      </c:catAx>
      <c:valAx>
        <c:axId val="77080479"/>
        <c:scaling>
          <c:orientation val="minMax"/>
        </c:scaling>
        <c:delete val="0"/>
        <c:axPos val="l"/>
        <c:majorGridlines>
          <c:spPr>
            <a:ln w="9360">
              <a:solidFill>
                <a:srgbClr val="d9d9d9"/>
              </a:solidFill>
              <a:round/>
            </a:ln>
          </c:spPr>
        </c:majorGridlines>
        <c:numFmt formatCode="0.0" sourceLinked="0"/>
        <c:majorTickMark val="none"/>
        <c:minorTickMark val="none"/>
        <c:tickLblPos val="nextTo"/>
        <c:spPr>
          <a:ln w="9360">
            <a:noFill/>
          </a:ln>
        </c:spPr>
        <c:txPr>
          <a:bodyPr/>
          <a:lstStyle/>
          <a:p>
            <a:pPr>
              <a:defRPr b="0" sz="900" strike="noStrike" u="none">
                <a:solidFill>
                  <a:srgbClr val="595959"/>
                </a:solidFill>
                <a:uFillTx/>
                <a:latin typeface="GHEA Grapalat"/>
              </a:defRPr>
            </a:pPr>
          </a:p>
        </c:txPr>
        <c:crossAx val="33299965"/>
        <c:crosses val="autoZero"/>
        <c:crossBetween val="between"/>
      </c:valAx>
      <c:spPr>
        <a:noFill/>
        <a:ln w="0">
          <a:noFill/>
        </a:ln>
      </c:spPr>
    </c:plotArea>
    <c:legend>
      <c:legendPos val="r"/>
      <c:layout>
        <c:manualLayout>
          <c:xMode val="edge"/>
          <c:yMode val="edge"/>
          <c:x val="0.258303295571576"/>
          <c:y val="0.0125779284698677"/>
          <c:w val="0.526874798841326"/>
          <c:h val="0.130059068037629"/>
        </c:manualLayout>
      </c:layout>
      <c:overlay val="0"/>
      <c:spPr>
        <a:noFill/>
        <a:ln w="0">
          <a:noFill/>
        </a:ln>
      </c:spPr>
      <c:txPr>
        <a:bodyPr/>
        <a:lstStyle/>
        <a:p>
          <a:pPr>
            <a:defRPr b="0" sz="1000" strike="noStrike" u="none">
              <a:solidFill>
                <a:srgbClr val="595959"/>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29160113243158"/>
          <c:y val="0.144188110026619"/>
          <c:w val="0.849323686693929"/>
          <c:h val="0.712400177462289"/>
        </c:manualLayout>
      </c:layout>
      <c:lineChart>
        <c:grouping val="standard"/>
        <c:varyColors val="0"/>
        <c:ser>
          <c:idx val="0"/>
          <c:order val="0"/>
          <c:tx>
            <c:strRef>
              <c:f>label 0</c:f>
              <c:strCache>
                <c:ptCount val="1"/>
                <c:pt idx="0">
                  <c:v>Ուրցաձոր</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12.675</c:v>
                </c:pt>
                <c:pt idx="1">
                  <c:v>12.8833333333333</c:v>
                </c:pt>
                <c:pt idx="2">
                  <c:v>12.275</c:v>
                </c:pt>
                <c:pt idx="3">
                  <c:v>10.4916666666667</c:v>
                </c:pt>
                <c:pt idx="4">
                  <c:v>11.175</c:v>
                </c:pt>
                <c:pt idx="5">
                  <c:v>13.8833333333333</c:v>
                </c:pt>
                <c:pt idx="6">
                  <c:v>10.7666666666667</c:v>
                </c:pt>
                <c:pt idx="7">
                  <c:v>11.6916666666667</c:v>
                </c:pt>
                <c:pt idx="8">
                  <c:v>10.7166666666667</c:v>
                </c:pt>
                <c:pt idx="9">
                  <c:v>13.0666666666667</c:v>
                </c:pt>
                <c:pt idx="10">
                  <c:v>11.4333333333333</c:v>
                </c:pt>
                <c:pt idx="11">
                  <c:v>9.74166666666667</c:v>
                </c:pt>
                <c:pt idx="12">
                  <c:v>10.0583333333333</c:v>
                </c:pt>
                <c:pt idx="13">
                  <c:v>10.4416666666667</c:v>
                </c:pt>
                <c:pt idx="14">
                  <c:v>11.3916666666667</c:v>
                </c:pt>
                <c:pt idx="15">
                  <c:v>11.1916666666667</c:v>
                </c:pt>
                <c:pt idx="16">
                  <c:v>11.3166666666667</c:v>
                </c:pt>
                <c:pt idx="17">
                  <c:v>11.6083333333333</c:v>
                </c:pt>
                <c:pt idx="18">
                  <c:v>12.8916666666667</c:v>
                </c:pt>
                <c:pt idx="19">
                  <c:v>11.925</c:v>
                </c:pt>
                <c:pt idx="20">
                  <c:v>12.1833333333333</c:v>
                </c:pt>
                <c:pt idx="21">
                  <c:v>9.875</c:v>
                </c:pt>
                <c:pt idx="22">
                  <c:v>10.6916666666667</c:v>
                </c:pt>
                <c:pt idx="23">
                  <c:v>11.3916666666667</c:v>
                </c:pt>
                <c:pt idx="24">
                  <c:v>11.125</c:v>
                </c:pt>
                <c:pt idx="25">
                  <c:v>11.75</c:v>
                </c:pt>
                <c:pt idx="26">
                  <c:v>11.9</c:v>
                </c:pt>
                <c:pt idx="27">
                  <c:v>10.9416666666667</c:v>
                </c:pt>
                <c:pt idx="28">
                  <c:v>12.45</c:v>
                </c:pt>
                <c:pt idx="29">
                  <c:v>11.3666666666667</c:v>
                </c:pt>
                <c:pt idx="30">
                  <c:v>11.7</c:v>
                </c:pt>
                <c:pt idx="31">
                  <c:v>9.725</c:v>
                </c:pt>
                <c:pt idx="32">
                  <c:v>9.475</c:v>
                </c:pt>
                <c:pt idx="33">
                  <c:v>11.3666666666667</c:v>
                </c:pt>
                <c:pt idx="34">
                  <c:v>12.1666666666667</c:v>
                </c:pt>
                <c:pt idx="35">
                  <c:v>12.6833333333333</c:v>
                </c:pt>
                <c:pt idx="36">
                  <c:v>11.6166666666667</c:v>
                </c:pt>
                <c:pt idx="37">
                  <c:v>12.725</c:v>
                </c:pt>
                <c:pt idx="38">
                  <c:v>12.7916666666667</c:v>
                </c:pt>
                <c:pt idx="39">
                  <c:v>12.2333333333333</c:v>
                </c:pt>
                <c:pt idx="40">
                  <c:v>12.65</c:v>
                </c:pt>
                <c:pt idx="41">
                  <c:v>11.7728993855607</c:v>
                </c:pt>
                <c:pt idx="42">
                  <c:v>11.7842364311316</c:v>
                </c:pt>
                <c:pt idx="43">
                  <c:v>11.9416666666667</c:v>
                </c:pt>
                <c:pt idx="44">
                  <c:v>11.725</c:v>
                </c:pt>
                <c:pt idx="45">
                  <c:v>12.2166666666667</c:v>
                </c:pt>
                <c:pt idx="46">
                  <c:v>11.0422670250896</c:v>
                </c:pt>
                <c:pt idx="47">
                  <c:v>11.9154523544679</c:v>
                </c:pt>
                <c:pt idx="48">
                  <c:v>11.8355785970302</c:v>
                </c:pt>
                <c:pt idx="49">
                  <c:v>13.8997324628776</c:v>
                </c:pt>
                <c:pt idx="50">
                  <c:v>11.3807674091142</c:v>
                </c:pt>
                <c:pt idx="51">
                  <c:v>12.5335249042146</c:v>
                </c:pt>
                <c:pt idx="52">
                  <c:v>11.8199295954941</c:v>
                </c:pt>
                <c:pt idx="53">
                  <c:v>13.0130568356375</c:v>
                </c:pt>
                <c:pt idx="54">
                  <c:v>13.2335055043523</c:v>
                </c:pt>
                <c:pt idx="55">
                  <c:v>11.9062359411692</c:v>
                </c:pt>
                <c:pt idx="56">
                  <c:v>11.6315130568356</c:v>
                </c:pt>
                <c:pt idx="57">
                  <c:v>14.1905350742448</c:v>
                </c:pt>
                <c:pt idx="58">
                  <c:v>12.9720577316948</c:v>
                </c:pt>
                <c:pt idx="59">
                  <c:v>12.8037016438018</c:v>
                </c:pt>
                <c:pt idx="60">
                  <c:v>13.2855881976447</c:v>
                </c:pt>
                <c:pt idx="61">
                  <c:v>13.3859907834101</c:v>
                </c:pt>
                <c:pt idx="62">
                  <c:v>13.8846108550947</c:v>
                </c:pt>
              </c:numCache>
            </c:numRef>
          </c:val>
          <c:smooth val="0"/>
        </c:ser>
        <c:ser>
          <c:idx val="1"/>
          <c:order val="1"/>
          <c:tx>
            <c:strRef>
              <c:f>label 1</c:f>
              <c:strCache>
                <c:ptCount val="1"/>
                <c:pt idx="0">
                  <c:v>Արտաշատ</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12.1133288530466</c:v>
                </c:pt>
                <c:pt idx="1">
                  <c:v>12.4005389144905</c:v>
                </c:pt>
                <c:pt idx="2">
                  <c:v>11.9729889912954</c:v>
                </c:pt>
                <c:pt idx="3">
                  <c:v>9.88042516376221</c:v>
                </c:pt>
                <c:pt idx="4">
                  <c:v>10.8220730926779</c:v>
                </c:pt>
                <c:pt idx="5">
                  <c:v>13.495085765489</c:v>
                </c:pt>
                <c:pt idx="6">
                  <c:v>11.0542620327701</c:v>
                </c:pt>
                <c:pt idx="7">
                  <c:v>11.5844459893709</c:v>
                </c:pt>
                <c:pt idx="8">
                  <c:v>10.8454883512545</c:v>
                </c:pt>
                <c:pt idx="9">
                  <c:v>13.2594278033794</c:v>
                </c:pt>
                <c:pt idx="10">
                  <c:v>11.7203520225294</c:v>
                </c:pt>
                <c:pt idx="11">
                  <c:v>9.87166852057842</c:v>
                </c:pt>
                <c:pt idx="12">
                  <c:v>10.2676350486431</c:v>
                </c:pt>
                <c:pt idx="13">
                  <c:v>10.7130037122376</c:v>
                </c:pt>
                <c:pt idx="14">
                  <c:v>11.9170321300563</c:v>
                </c:pt>
                <c:pt idx="15">
                  <c:v>11.8743724508713</c:v>
                </c:pt>
                <c:pt idx="16">
                  <c:v>11.5541205837174</c:v>
                </c:pt>
                <c:pt idx="17">
                  <c:v>12.3556797235023</c:v>
                </c:pt>
                <c:pt idx="18">
                  <c:v>13.5297311827957</c:v>
                </c:pt>
                <c:pt idx="19">
                  <c:v>12.8624691014708</c:v>
                </c:pt>
                <c:pt idx="20">
                  <c:v>13.0025204813108</c:v>
                </c:pt>
                <c:pt idx="21">
                  <c:v>11.0737608806964</c:v>
                </c:pt>
                <c:pt idx="22">
                  <c:v>11.4587807219662</c:v>
                </c:pt>
                <c:pt idx="23">
                  <c:v>12.3083691756272</c:v>
                </c:pt>
                <c:pt idx="24">
                  <c:v>11.525</c:v>
                </c:pt>
                <c:pt idx="25">
                  <c:v>12.6463598442714</c:v>
                </c:pt>
                <c:pt idx="26">
                  <c:v>12.6702118535586</c:v>
                </c:pt>
                <c:pt idx="27">
                  <c:v>11.8819657987613</c:v>
                </c:pt>
                <c:pt idx="28">
                  <c:v>13.0287986431132</c:v>
                </c:pt>
                <c:pt idx="29">
                  <c:v>11.9066973886329</c:v>
                </c:pt>
                <c:pt idx="30">
                  <c:v>12.4374270353303</c:v>
                </c:pt>
                <c:pt idx="31">
                  <c:v>10.1</c:v>
                </c:pt>
                <c:pt idx="32">
                  <c:v>10.1714362519201</c:v>
                </c:pt>
                <c:pt idx="33">
                  <c:v>11.8122407834101</c:v>
                </c:pt>
                <c:pt idx="34">
                  <c:v>12.426815796211</c:v>
                </c:pt>
                <c:pt idx="35">
                  <c:v>13.2247030651341</c:v>
                </c:pt>
                <c:pt idx="36">
                  <c:v>12.121797235023</c:v>
                </c:pt>
                <c:pt idx="37">
                  <c:v>13.3166378648233</c:v>
                </c:pt>
                <c:pt idx="38">
                  <c:v>13.1972478238607</c:v>
                </c:pt>
                <c:pt idx="39">
                  <c:v>13.0992222840193</c:v>
                </c:pt>
                <c:pt idx="40">
                  <c:v>13.4042505120328</c:v>
                </c:pt>
                <c:pt idx="41">
                  <c:v>12.1728993855607</c:v>
                </c:pt>
                <c:pt idx="42">
                  <c:v>12.1842364311316</c:v>
                </c:pt>
                <c:pt idx="43">
                  <c:v>12.2975429489556</c:v>
                </c:pt>
                <c:pt idx="44">
                  <c:v>12.2332219662058</c:v>
                </c:pt>
                <c:pt idx="45">
                  <c:v>12.6043682795699</c:v>
                </c:pt>
                <c:pt idx="46">
                  <c:v>11.6379333077317</c:v>
                </c:pt>
                <c:pt idx="47">
                  <c:v>12.2989667531825</c:v>
                </c:pt>
                <c:pt idx="48">
                  <c:v>12.294365719406</c:v>
                </c:pt>
                <c:pt idx="49">
                  <c:v>14.1027361751152</c:v>
                </c:pt>
                <c:pt idx="50">
                  <c:v>12.0328437019969</c:v>
                </c:pt>
                <c:pt idx="51">
                  <c:v>12.9458475466568</c:v>
                </c:pt>
                <c:pt idx="52">
                  <c:v>12.359383000512</c:v>
                </c:pt>
                <c:pt idx="53">
                  <c:v>13.3528097798259</c:v>
                </c:pt>
                <c:pt idx="54">
                  <c:v>13.6378757040451</c:v>
                </c:pt>
                <c:pt idx="55">
                  <c:v>12.5067089976517</c:v>
                </c:pt>
                <c:pt idx="56">
                  <c:v>12.0579083461342</c:v>
                </c:pt>
                <c:pt idx="57">
                  <c:v>14.9359671018945</c:v>
                </c:pt>
                <c:pt idx="58">
                  <c:v>13.4704985919099</c:v>
                </c:pt>
                <c:pt idx="59">
                  <c:v>13.3821730935607</c:v>
                </c:pt>
                <c:pt idx="60">
                  <c:v>13.7917754736303</c:v>
                </c:pt>
                <c:pt idx="61">
                  <c:v>13.9126920122888</c:v>
                </c:pt>
                <c:pt idx="62">
                  <c:v>14.1822363031234</c:v>
                </c:pt>
              </c:numCache>
            </c:numRef>
          </c:val>
          <c:smooth val="0"/>
        </c:ser>
        <c:ser>
          <c:idx val="2"/>
          <c:order val="2"/>
          <c:tx>
            <c:strRef>
              <c:f>label 2</c:f>
              <c:strCache>
                <c:ptCount val="1"/>
                <c:pt idx="0">
                  <c:v>Արարատ</c:v>
                </c:pt>
              </c:strCache>
            </c:strRef>
          </c:tx>
          <c:spPr>
            <a:solidFill>
              <a:srgbClr val="9bbb59"/>
            </a:solidFill>
            <a:ln cap="rnd" w="28440">
              <a:solidFill>
                <a:srgbClr val="9bbb59"/>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13.1803661034306</c:v>
                </c:pt>
                <c:pt idx="1">
                  <c:v>13.3949270353303</c:v>
                </c:pt>
                <c:pt idx="2">
                  <c:v>12.9158858166923</c:v>
                </c:pt>
                <c:pt idx="3">
                  <c:v>10.8494975899147</c:v>
                </c:pt>
                <c:pt idx="4">
                  <c:v>11.7508262928827</c:v>
                </c:pt>
                <c:pt idx="5">
                  <c:v>14.2846550179211</c:v>
                </c:pt>
                <c:pt idx="6">
                  <c:v>11.772654249872</c:v>
                </c:pt>
                <c:pt idx="7">
                  <c:v>12.3367074527253</c:v>
                </c:pt>
                <c:pt idx="8">
                  <c:v>11.312123655914</c:v>
                </c:pt>
                <c:pt idx="9">
                  <c:v>13.721062467998</c:v>
                </c:pt>
                <c:pt idx="10">
                  <c:v>12.226386328725</c:v>
                </c:pt>
                <c:pt idx="11">
                  <c:v>10.4716685205784</c:v>
                </c:pt>
                <c:pt idx="12">
                  <c:v>10.8676350486431</c:v>
                </c:pt>
                <c:pt idx="13">
                  <c:v>10.9569879672299</c:v>
                </c:pt>
                <c:pt idx="14">
                  <c:v>12.2708602150538</c:v>
                </c:pt>
                <c:pt idx="15">
                  <c:v>12.2844781238413</c:v>
                </c:pt>
                <c:pt idx="16">
                  <c:v>11.8536450332821</c:v>
                </c:pt>
                <c:pt idx="17">
                  <c:v>12.7037211981567</c:v>
                </c:pt>
                <c:pt idx="18">
                  <c:v>13.8414951356887</c:v>
                </c:pt>
                <c:pt idx="19">
                  <c:v>13.1151449141021</c:v>
                </c:pt>
                <c:pt idx="20">
                  <c:v>13.1460976702509</c:v>
                </c:pt>
                <c:pt idx="21">
                  <c:v>11.3350755248336</c:v>
                </c:pt>
                <c:pt idx="22">
                  <c:v>11.6951766513057</c:v>
                </c:pt>
                <c:pt idx="23">
                  <c:v>12.5708404399951</c:v>
                </c:pt>
                <c:pt idx="24">
                  <c:v>12.1963383256528</c:v>
                </c:pt>
                <c:pt idx="25">
                  <c:v>12.9855856374808</c:v>
                </c:pt>
                <c:pt idx="26">
                  <c:v>13.126884280594</c:v>
                </c:pt>
                <c:pt idx="27">
                  <c:v>12.2393789395625</c:v>
                </c:pt>
                <c:pt idx="28">
                  <c:v>13.4877457757296</c:v>
                </c:pt>
                <c:pt idx="29">
                  <c:v>12.3914957757296</c:v>
                </c:pt>
                <c:pt idx="30">
                  <c:v>13.0374270353303</c:v>
                </c:pt>
                <c:pt idx="31">
                  <c:v>10.7</c:v>
                </c:pt>
                <c:pt idx="32">
                  <c:v>10.9177995391705</c:v>
                </c:pt>
                <c:pt idx="33">
                  <c:v>12.5263447260625</c:v>
                </c:pt>
                <c:pt idx="34">
                  <c:v>13.2323649513569</c:v>
                </c:pt>
                <c:pt idx="35">
                  <c:v>13.6721922506489</c:v>
                </c:pt>
                <c:pt idx="36">
                  <c:v>12.3112532002048</c:v>
                </c:pt>
                <c:pt idx="37">
                  <c:v>13.5466340245776</c:v>
                </c:pt>
                <c:pt idx="38">
                  <c:v>13.482482718894</c:v>
                </c:pt>
                <c:pt idx="39">
                  <c:v>13.4903250525275</c:v>
                </c:pt>
                <c:pt idx="40">
                  <c:v>13.6068650793651</c:v>
                </c:pt>
                <c:pt idx="41">
                  <c:v>12.4056240399386</c:v>
                </c:pt>
                <c:pt idx="42">
                  <c:v>12.5569662058372</c:v>
                </c:pt>
                <c:pt idx="43">
                  <c:v>12.6445769991348</c:v>
                </c:pt>
                <c:pt idx="44">
                  <c:v>12.499537250384</c:v>
                </c:pt>
                <c:pt idx="45">
                  <c:v>12.8219636456733</c:v>
                </c:pt>
                <c:pt idx="46">
                  <c:v>11.7766666666667</c:v>
                </c:pt>
                <c:pt idx="47">
                  <c:v>12.7609983314794</c:v>
                </c:pt>
                <c:pt idx="48">
                  <c:v>12.496865719406</c:v>
                </c:pt>
                <c:pt idx="49">
                  <c:v>14.3295282898106</c:v>
                </c:pt>
                <c:pt idx="50">
                  <c:v>12.4172580645161</c:v>
                </c:pt>
                <c:pt idx="51">
                  <c:v>13.4810551847732</c:v>
                </c:pt>
                <c:pt idx="52">
                  <c:v>12.8780325140809</c:v>
                </c:pt>
                <c:pt idx="53">
                  <c:v>13.85657578085</c:v>
                </c:pt>
                <c:pt idx="54">
                  <c:v>14.0972926267281</c:v>
                </c:pt>
                <c:pt idx="55">
                  <c:v>13.0193777036213</c:v>
                </c:pt>
                <c:pt idx="56">
                  <c:v>12.5571390168971</c:v>
                </c:pt>
                <c:pt idx="57">
                  <c:v>15.4119303635433</c:v>
                </c:pt>
                <c:pt idx="58">
                  <c:v>14.1084997439836</c:v>
                </c:pt>
                <c:pt idx="59">
                  <c:v>14.0828216536893</c:v>
                </c:pt>
                <c:pt idx="60">
                  <c:v>14.5523617511521</c:v>
                </c:pt>
                <c:pt idx="61">
                  <c:v>14.6983826164875</c:v>
                </c:pt>
                <c:pt idx="62">
                  <c:v>14.7030241935484</c:v>
                </c:pt>
              </c:numCache>
            </c:numRef>
          </c:val>
          <c:smooth val="0"/>
        </c:ser>
        <c:hiLowLines>
          <c:spPr>
            <a:ln w="0">
              <a:noFill/>
            </a:ln>
          </c:spPr>
        </c:hiLowLines>
        <c:marker val="0"/>
        <c:axId val="31909237"/>
        <c:axId val="35896125"/>
      </c:lineChart>
      <c:catAx>
        <c:axId val="31909237"/>
        <c:scaling>
          <c:orientation val="minMax"/>
        </c:scaling>
        <c:delete val="0"/>
        <c:axPos val="b"/>
        <c:numFmt formatCode="General" sourceLinked="0"/>
        <c:majorTickMark val="none"/>
        <c:minorTickMark val="none"/>
        <c:tickLblPos val="nextTo"/>
        <c:spPr>
          <a:ln w="9360">
            <a:solidFill>
              <a:srgbClr val="d9d9d9"/>
            </a:solidFill>
            <a:round/>
          </a:ln>
        </c:spPr>
        <c:txPr>
          <a:bodyPr rot="-5400000"/>
          <a:lstStyle/>
          <a:p>
            <a:pPr>
              <a:defRPr b="0" sz="1000" strike="noStrike" u="none">
                <a:solidFill>
                  <a:srgbClr val="000000"/>
                </a:solidFill>
                <a:uFillTx/>
                <a:latin typeface="GHEA Grapalat"/>
              </a:defRPr>
            </a:pPr>
          </a:p>
        </c:txPr>
        <c:crossAx val="35896125"/>
        <c:crosses val="autoZero"/>
        <c:auto val="1"/>
        <c:lblAlgn val="ctr"/>
        <c:lblOffset val="100"/>
        <c:noMultiLvlLbl val="0"/>
      </c:catAx>
      <c:valAx>
        <c:axId val="35896125"/>
        <c:scaling>
          <c:orientation val="minMax"/>
          <c:min val="9"/>
        </c:scaling>
        <c:delete val="0"/>
        <c:axPos val="l"/>
        <c:majorGridlines>
          <c:spPr>
            <a:ln w="9360">
              <a:solidFill>
                <a:srgbClr val="d9d9d9"/>
              </a:solidFill>
              <a:round/>
            </a:ln>
          </c:spPr>
        </c:majorGridlines>
        <c:numFmt formatCode="0.0" sourceLinked="0"/>
        <c:majorTickMark val="none"/>
        <c:minorTickMark val="none"/>
        <c:tickLblPos val="nextTo"/>
        <c:spPr>
          <a:ln w="9360">
            <a:noFill/>
          </a:ln>
        </c:spPr>
        <c:txPr>
          <a:bodyPr/>
          <a:lstStyle/>
          <a:p>
            <a:pPr>
              <a:defRPr b="0" sz="1000" strike="noStrike" u="none">
                <a:solidFill>
                  <a:srgbClr val="000000"/>
                </a:solidFill>
                <a:uFillTx/>
                <a:latin typeface="GHEA Grapalat"/>
              </a:defRPr>
            </a:pPr>
          </a:p>
        </c:txPr>
        <c:crossAx val="31909237"/>
        <c:crosses val="autoZero"/>
        <c:crossBetween val="between"/>
      </c:valAx>
      <c:spPr>
        <a:noFill/>
        <a:ln w="0">
          <a:noFill/>
        </a:ln>
      </c:spPr>
    </c:plotArea>
    <c:legend>
      <c:legendPos val="r"/>
      <c:layout>
        <c:manualLayout>
          <c:xMode val="edge"/>
          <c:yMode val="edge"/>
          <c:x val="0.161056936143441"/>
          <c:y val="0.0281721384205856"/>
          <c:w val="0.547313451616962"/>
          <c:h val="0.112811980033278"/>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35626014230433"/>
          <c:y val="0.119123741859088"/>
          <c:w val="0.83759830233429"/>
          <c:h val="0.709058614564831"/>
        </c:manualLayout>
      </c:layout>
      <c:lineChart>
        <c:grouping val="standard"/>
        <c:varyColors val="0"/>
        <c:ser>
          <c:idx val="0"/>
          <c:order val="0"/>
          <c:tx>
            <c:strRef>
              <c:f>label 0</c:f>
              <c:strCache>
                <c:ptCount val="1"/>
                <c:pt idx="0">
                  <c:v>Որոտանի լք</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459.621098408294</c:v>
                </c:pt>
                <c:pt idx="1">
                  <c:v>687.6</c:v>
                </c:pt>
                <c:pt idx="2">
                  <c:v>1076.7</c:v>
                </c:pt>
                <c:pt idx="3">
                  <c:v>696.2</c:v>
                </c:pt>
                <c:pt idx="4">
                  <c:v>908.9</c:v>
                </c:pt>
                <c:pt idx="5">
                  <c:v>738.7</c:v>
                </c:pt>
                <c:pt idx="6">
                  <c:v>810.9</c:v>
                </c:pt>
                <c:pt idx="7">
                  <c:v>728</c:v>
                </c:pt>
                <c:pt idx="8">
                  <c:v>890</c:v>
                </c:pt>
                <c:pt idx="9">
                  <c:v>562.2</c:v>
                </c:pt>
                <c:pt idx="10">
                  <c:v>605.9</c:v>
                </c:pt>
                <c:pt idx="11">
                  <c:v>816.9</c:v>
                </c:pt>
                <c:pt idx="12">
                  <c:v>807.4</c:v>
                </c:pt>
                <c:pt idx="13">
                  <c:v>736.2</c:v>
                </c:pt>
                <c:pt idx="14">
                  <c:v>676.4</c:v>
                </c:pt>
                <c:pt idx="15">
                  <c:v>789</c:v>
                </c:pt>
                <c:pt idx="16">
                  <c:v>677.2</c:v>
                </c:pt>
                <c:pt idx="17">
                  <c:v>740.8</c:v>
                </c:pt>
                <c:pt idx="18">
                  <c:v>638.6</c:v>
                </c:pt>
                <c:pt idx="19">
                  <c:v>597</c:v>
                </c:pt>
                <c:pt idx="20">
                  <c:v>773.8</c:v>
                </c:pt>
                <c:pt idx="21">
                  <c:v>824</c:v>
                </c:pt>
                <c:pt idx="22">
                  <c:v>743.5</c:v>
                </c:pt>
                <c:pt idx="23">
                  <c:v>485.9</c:v>
                </c:pt>
                <c:pt idx="24">
                  <c:v>575.9</c:v>
                </c:pt>
                <c:pt idx="25">
                  <c:v>665.7</c:v>
                </c:pt>
                <c:pt idx="26">
                  <c:v>777.1</c:v>
                </c:pt>
                <c:pt idx="27">
                  <c:v>718</c:v>
                </c:pt>
                <c:pt idx="28">
                  <c:v>488.5</c:v>
                </c:pt>
                <c:pt idx="29">
                  <c:v>591.9</c:v>
                </c:pt>
                <c:pt idx="30">
                  <c:v>608.7</c:v>
                </c:pt>
                <c:pt idx="31">
                  <c:v>807.8</c:v>
                </c:pt>
                <c:pt idx="32">
                  <c:v>748</c:v>
                </c:pt>
                <c:pt idx="33">
                  <c:v>820.8</c:v>
                </c:pt>
                <c:pt idx="34">
                  <c:v>537.90843232725</c:v>
                </c:pt>
                <c:pt idx="35">
                  <c:v>706.81464172113</c:v>
                </c:pt>
                <c:pt idx="36">
                  <c:v>783.076952154312</c:v>
                </c:pt>
                <c:pt idx="37">
                  <c:v>567.987620301503</c:v>
                </c:pt>
                <c:pt idx="38">
                  <c:v>644.990341515589</c:v>
                </c:pt>
                <c:pt idx="39">
                  <c:v>316.3</c:v>
                </c:pt>
                <c:pt idx="40">
                  <c:v>301.9</c:v>
                </c:pt>
                <c:pt idx="41">
                  <c:v>409.8</c:v>
                </c:pt>
                <c:pt idx="42">
                  <c:v>466.8</c:v>
                </c:pt>
                <c:pt idx="43">
                  <c:v>607.3</c:v>
                </c:pt>
                <c:pt idx="44">
                  <c:v>548.5</c:v>
                </c:pt>
                <c:pt idx="45">
                  <c:v>524.4</c:v>
                </c:pt>
                <c:pt idx="46">
                  <c:v>508.6</c:v>
                </c:pt>
                <c:pt idx="47">
                  <c:v>543.8</c:v>
                </c:pt>
                <c:pt idx="48">
                  <c:v>894.7</c:v>
                </c:pt>
                <c:pt idx="49">
                  <c:v>605.4</c:v>
                </c:pt>
                <c:pt idx="50">
                  <c:v>763.5</c:v>
                </c:pt>
                <c:pt idx="51">
                  <c:v>804.5</c:v>
                </c:pt>
                <c:pt idx="52">
                  <c:v>686.1</c:v>
                </c:pt>
                <c:pt idx="53">
                  <c:v>535.2</c:v>
                </c:pt>
                <c:pt idx="54">
                  <c:v>461.9</c:v>
                </c:pt>
                <c:pt idx="55">
                  <c:v>633.3</c:v>
                </c:pt>
                <c:pt idx="56">
                  <c:v>498.4</c:v>
                </c:pt>
                <c:pt idx="57">
                  <c:v>623.2</c:v>
                </c:pt>
                <c:pt idx="58">
                  <c:v>558.639934192581</c:v>
                </c:pt>
                <c:pt idx="59">
                  <c:v>396.9</c:v>
                </c:pt>
                <c:pt idx="60">
                  <c:v>449.2</c:v>
                </c:pt>
                <c:pt idx="61">
                  <c:v>544.2</c:v>
                </c:pt>
                <c:pt idx="62">
                  <c:v>630.7</c:v>
                </c:pt>
              </c:numCache>
            </c:numRef>
          </c:val>
          <c:smooth val="0"/>
        </c:ser>
        <c:ser>
          <c:idx val="1"/>
          <c:order val="1"/>
          <c:tx>
            <c:strRef>
              <c:f>label 1</c:f>
              <c:strCache>
                <c:ptCount val="1"/>
                <c:pt idx="0">
                  <c:v>Ջերմուկ</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496.612</c:v>
                </c:pt>
                <c:pt idx="1">
                  <c:v>793.546</c:v>
                </c:pt>
                <c:pt idx="2">
                  <c:v>1143.502</c:v>
                </c:pt>
                <c:pt idx="3">
                  <c:v>779.152</c:v>
                </c:pt>
                <c:pt idx="4">
                  <c:v>1002.738</c:v>
                </c:pt>
                <c:pt idx="5">
                  <c:v>727.8</c:v>
                </c:pt>
                <c:pt idx="6">
                  <c:v>799.8</c:v>
                </c:pt>
                <c:pt idx="7">
                  <c:v>775.5</c:v>
                </c:pt>
                <c:pt idx="8">
                  <c:v>971.9</c:v>
                </c:pt>
                <c:pt idx="9">
                  <c:v>646.7</c:v>
                </c:pt>
                <c:pt idx="10">
                  <c:v>682.1</c:v>
                </c:pt>
                <c:pt idx="11">
                  <c:v>831.9</c:v>
                </c:pt>
                <c:pt idx="12">
                  <c:v>734.2</c:v>
                </c:pt>
                <c:pt idx="13">
                  <c:v>664.2</c:v>
                </c:pt>
                <c:pt idx="14">
                  <c:v>654.9</c:v>
                </c:pt>
                <c:pt idx="15">
                  <c:v>912.4</c:v>
                </c:pt>
                <c:pt idx="16">
                  <c:v>689.4</c:v>
                </c:pt>
                <c:pt idx="17">
                  <c:v>943.3</c:v>
                </c:pt>
                <c:pt idx="18">
                  <c:v>816.9</c:v>
                </c:pt>
                <c:pt idx="19">
                  <c:v>647.1</c:v>
                </c:pt>
                <c:pt idx="20">
                  <c:v>787.3</c:v>
                </c:pt>
                <c:pt idx="21">
                  <c:v>809.9</c:v>
                </c:pt>
                <c:pt idx="22">
                  <c:v>836.8</c:v>
                </c:pt>
                <c:pt idx="23">
                  <c:v>561.7</c:v>
                </c:pt>
                <c:pt idx="24">
                  <c:v>682.9</c:v>
                </c:pt>
                <c:pt idx="25">
                  <c:v>801.9</c:v>
                </c:pt>
                <c:pt idx="26">
                  <c:v>982</c:v>
                </c:pt>
                <c:pt idx="27">
                  <c:v>995.7</c:v>
                </c:pt>
                <c:pt idx="28">
                  <c:v>519.9</c:v>
                </c:pt>
                <c:pt idx="29">
                  <c:v>588.3</c:v>
                </c:pt>
                <c:pt idx="30">
                  <c:v>617.1</c:v>
                </c:pt>
                <c:pt idx="31">
                  <c:v>729.5</c:v>
                </c:pt>
                <c:pt idx="32">
                  <c:v>724.9</c:v>
                </c:pt>
                <c:pt idx="33">
                  <c:v>724.3</c:v>
                </c:pt>
                <c:pt idx="34">
                  <c:v>581.2</c:v>
                </c:pt>
                <c:pt idx="35">
                  <c:v>763.7</c:v>
                </c:pt>
                <c:pt idx="36">
                  <c:v>846.1</c:v>
                </c:pt>
                <c:pt idx="37">
                  <c:v>613.7</c:v>
                </c:pt>
                <c:pt idx="38">
                  <c:v>696.9</c:v>
                </c:pt>
                <c:pt idx="39">
                  <c:v>593</c:v>
                </c:pt>
                <c:pt idx="40">
                  <c:v>660</c:v>
                </c:pt>
                <c:pt idx="41">
                  <c:v>975.3</c:v>
                </c:pt>
                <c:pt idx="42">
                  <c:v>1070.2</c:v>
                </c:pt>
                <c:pt idx="43">
                  <c:v>775.3</c:v>
                </c:pt>
                <c:pt idx="44">
                  <c:v>721.1</c:v>
                </c:pt>
                <c:pt idx="45">
                  <c:v>816.3</c:v>
                </c:pt>
                <c:pt idx="46">
                  <c:v>851.3</c:v>
                </c:pt>
                <c:pt idx="47">
                  <c:v>651.1</c:v>
                </c:pt>
                <c:pt idx="48">
                  <c:v>1009.6</c:v>
                </c:pt>
                <c:pt idx="49">
                  <c:v>841.9</c:v>
                </c:pt>
                <c:pt idx="50">
                  <c:v>949.7</c:v>
                </c:pt>
                <c:pt idx="51">
                  <c:v>792</c:v>
                </c:pt>
                <c:pt idx="52">
                  <c:v>792.7</c:v>
                </c:pt>
                <c:pt idx="53">
                  <c:v>757.8</c:v>
                </c:pt>
                <c:pt idx="54">
                  <c:v>797.8</c:v>
                </c:pt>
                <c:pt idx="55">
                  <c:v>890.3</c:v>
                </c:pt>
                <c:pt idx="56">
                  <c:v>659.2</c:v>
                </c:pt>
                <c:pt idx="57">
                  <c:v>805.4</c:v>
                </c:pt>
                <c:pt idx="58">
                  <c:v>603.6</c:v>
                </c:pt>
                <c:pt idx="59">
                  <c:v>648.3</c:v>
                </c:pt>
                <c:pt idx="60">
                  <c:v>535.7</c:v>
                </c:pt>
                <c:pt idx="61">
                  <c:v>567.2</c:v>
                </c:pt>
                <c:pt idx="62">
                  <c:v>758.1</c:v>
                </c:pt>
              </c:numCache>
            </c:numRef>
          </c:val>
          <c:smooth val="0"/>
        </c:ser>
        <c:ser>
          <c:idx val="2"/>
          <c:order val="2"/>
          <c:tx>
            <c:strRef>
              <c:f>label 2</c:f>
              <c:strCache>
                <c:ptCount val="1"/>
                <c:pt idx="0">
                  <c:v>Անանուն լք</c:v>
                </c:pt>
              </c:strCache>
            </c:strRef>
          </c:tx>
          <c:spPr>
            <a:solidFill>
              <a:srgbClr val="9bbb59"/>
            </a:solidFill>
            <a:ln cap="rnd" w="28440">
              <a:solidFill>
                <a:srgbClr val="9bbb59"/>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347.789</c:v>
                </c:pt>
                <c:pt idx="1">
                  <c:v>504.175</c:v>
                </c:pt>
                <c:pt idx="2">
                  <c:v>960.347</c:v>
                </c:pt>
                <c:pt idx="3">
                  <c:v>469.575</c:v>
                </c:pt>
                <c:pt idx="4">
                  <c:v>580.144</c:v>
                </c:pt>
                <c:pt idx="5">
                  <c:v>542.8</c:v>
                </c:pt>
                <c:pt idx="6">
                  <c:v>691.8</c:v>
                </c:pt>
                <c:pt idx="7">
                  <c:v>659.9</c:v>
                </c:pt>
                <c:pt idx="8">
                  <c:v>765.9</c:v>
                </c:pt>
                <c:pt idx="9">
                  <c:v>484.5</c:v>
                </c:pt>
                <c:pt idx="10">
                  <c:v>566.3</c:v>
                </c:pt>
                <c:pt idx="11">
                  <c:v>646.7</c:v>
                </c:pt>
                <c:pt idx="12">
                  <c:v>523</c:v>
                </c:pt>
                <c:pt idx="13">
                  <c:v>503</c:v>
                </c:pt>
                <c:pt idx="14">
                  <c:v>540.8</c:v>
                </c:pt>
                <c:pt idx="15">
                  <c:v>602</c:v>
                </c:pt>
                <c:pt idx="16">
                  <c:v>462.8</c:v>
                </c:pt>
                <c:pt idx="17">
                  <c:v>728.2</c:v>
                </c:pt>
                <c:pt idx="18">
                  <c:v>502.8</c:v>
                </c:pt>
                <c:pt idx="19">
                  <c:v>362.2</c:v>
                </c:pt>
                <c:pt idx="20">
                  <c:v>631.1</c:v>
                </c:pt>
                <c:pt idx="21">
                  <c:v>514.5</c:v>
                </c:pt>
                <c:pt idx="22">
                  <c:v>454.4</c:v>
                </c:pt>
                <c:pt idx="23">
                  <c:v>496.2</c:v>
                </c:pt>
                <c:pt idx="24">
                  <c:v>526</c:v>
                </c:pt>
                <c:pt idx="25">
                  <c:v>568.9</c:v>
                </c:pt>
                <c:pt idx="26">
                  <c:v>603.6</c:v>
                </c:pt>
                <c:pt idx="27">
                  <c:v>692.4</c:v>
                </c:pt>
                <c:pt idx="28">
                  <c:v>326.9</c:v>
                </c:pt>
                <c:pt idx="29">
                  <c:v>394.6</c:v>
                </c:pt>
                <c:pt idx="30">
                  <c:v>525.8</c:v>
                </c:pt>
                <c:pt idx="31">
                  <c:v>557.2</c:v>
                </c:pt>
                <c:pt idx="32">
                  <c:v>639.1</c:v>
                </c:pt>
                <c:pt idx="33">
                  <c:v>640.8</c:v>
                </c:pt>
                <c:pt idx="34">
                  <c:v>378.5</c:v>
                </c:pt>
                <c:pt idx="35">
                  <c:v>475.6</c:v>
                </c:pt>
                <c:pt idx="36">
                  <c:v>512.6</c:v>
                </c:pt>
                <c:pt idx="37">
                  <c:v>414.9</c:v>
                </c:pt>
                <c:pt idx="38">
                  <c:v>396</c:v>
                </c:pt>
                <c:pt idx="39">
                  <c:v>397.1</c:v>
                </c:pt>
                <c:pt idx="40">
                  <c:v>417</c:v>
                </c:pt>
                <c:pt idx="41">
                  <c:v>606.6</c:v>
                </c:pt>
                <c:pt idx="42">
                  <c:v>661.3</c:v>
                </c:pt>
                <c:pt idx="43">
                  <c:v>498.1</c:v>
                </c:pt>
                <c:pt idx="44">
                  <c:v>534.7</c:v>
                </c:pt>
                <c:pt idx="45">
                  <c:v>605.1</c:v>
                </c:pt>
                <c:pt idx="46">
                  <c:v>608.9</c:v>
                </c:pt>
                <c:pt idx="47">
                  <c:v>372.3</c:v>
                </c:pt>
                <c:pt idx="48">
                  <c:v>544.8</c:v>
                </c:pt>
                <c:pt idx="49">
                  <c:v>454.1</c:v>
                </c:pt>
                <c:pt idx="50">
                  <c:v>662.5</c:v>
                </c:pt>
                <c:pt idx="51">
                  <c:v>531.6</c:v>
                </c:pt>
                <c:pt idx="52">
                  <c:v>453.8</c:v>
                </c:pt>
                <c:pt idx="53">
                  <c:v>417.8</c:v>
                </c:pt>
                <c:pt idx="54">
                  <c:v>524</c:v>
                </c:pt>
                <c:pt idx="55">
                  <c:v>498.3</c:v>
                </c:pt>
                <c:pt idx="56">
                  <c:v>383.8</c:v>
                </c:pt>
                <c:pt idx="57">
                  <c:v>478.2</c:v>
                </c:pt>
                <c:pt idx="58">
                  <c:v>413.3</c:v>
                </c:pt>
                <c:pt idx="59">
                  <c:v>523.6</c:v>
                </c:pt>
                <c:pt idx="60">
                  <c:v>370</c:v>
                </c:pt>
                <c:pt idx="61">
                  <c:v>350.7</c:v>
                </c:pt>
                <c:pt idx="62">
                  <c:v>488.9</c:v>
                </c:pt>
              </c:numCache>
            </c:numRef>
          </c:val>
          <c:smooth val="0"/>
        </c:ser>
        <c:hiLowLines>
          <c:spPr>
            <a:ln w="0">
              <a:noFill/>
            </a:ln>
          </c:spPr>
        </c:hiLowLines>
        <c:marker val="0"/>
        <c:axId val="10378856"/>
        <c:axId val="46818405"/>
      </c:lineChart>
      <c:catAx>
        <c:axId val="10378856"/>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1000" strike="noStrike" u="none">
                <a:solidFill>
                  <a:srgbClr val="000000"/>
                </a:solidFill>
                <a:uFillTx/>
                <a:latin typeface="GHEA Grapalat"/>
              </a:defRPr>
            </a:pPr>
          </a:p>
        </c:txPr>
        <c:crossAx val="46818405"/>
        <c:crosses val="autoZero"/>
        <c:auto val="1"/>
        <c:lblAlgn val="ctr"/>
        <c:lblOffset val="100"/>
        <c:noMultiLvlLbl val="0"/>
      </c:catAx>
      <c:valAx>
        <c:axId val="46818405"/>
        <c:scaling>
          <c:orientation val="minMax"/>
          <c:min val="300"/>
        </c:scaling>
        <c:delete val="0"/>
        <c:axPos val="l"/>
        <c:majorGridlines>
          <c:spPr>
            <a:ln w="9360">
              <a:solidFill>
                <a:srgbClr val="d9d9d9"/>
              </a:solidFill>
              <a:round/>
            </a:ln>
          </c:spPr>
        </c:majorGridlines>
        <c:numFmt formatCode="0" sourceLinked="0"/>
        <c:majorTickMark val="none"/>
        <c:minorTickMark val="none"/>
        <c:tickLblPos val="nextTo"/>
        <c:spPr>
          <a:ln w="9360">
            <a:noFill/>
          </a:ln>
        </c:spPr>
        <c:txPr>
          <a:bodyPr/>
          <a:lstStyle/>
          <a:p>
            <a:pPr>
              <a:defRPr b="0" sz="1000" strike="noStrike" u="none">
                <a:solidFill>
                  <a:srgbClr val="000000"/>
                </a:solidFill>
                <a:uFillTx/>
                <a:latin typeface="GHEA Grapalat"/>
              </a:defRPr>
            </a:pPr>
          </a:p>
        </c:txPr>
        <c:crossAx val="10378856"/>
        <c:crosses val="autoZero"/>
        <c:crossBetween val="between"/>
      </c:valAx>
      <c:spPr>
        <a:noFill/>
        <a:ln w="0">
          <a:noFill/>
        </a:ln>
      </c:spPr>
    </c:plotArea>
    <c:legend>
      <c:legendPos val="r"/>
      <c:layout>
        <c:manualLayout>
          <c:xMode val="edge"/>
          <c:yMode val="edge"/>
          <c:x val="0.248033953314193"/>
          <c:y val="0.00319715808170515"/>
          <c:w val="0.543162099744086"/>
          <c:h val="0.128730459497868"/>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37948458817585"/>
          <c:y val="0.164871481028152"/>
          <c:w val="0.835270338554826"/>
          <c:h val="0.695104039167687"/>
        </c:manualLayout>
      </c:layout>
      <c:lineChart>
        <c:grouping val="standard"/>
        <c:varyColors val="0"/>
        <c:ser>
          <c:idx val="0"/>
          <c:order val="0"/>
          <c:tx>
            <c:strRef>
              <c:f>label 0</c:f>
              <c:strCache>
                <c:ptCount val="1"/>
                <c:pt idx="0">
                  <c:v>Ուրցաձոր</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217.888</c:v>
                </c:pt>
                <c:pt idx="1">
                  <c:v>333.356</c:v>
                </c:pt>
                <c:pt idx="2">
                  <c:v>566.17</c:v>
                </c:pt>
                <c:pt idx="3">
                  <c:v>264.253</c:v>
                </c:pt>
                <c:pt idx="4">
                  <c:v>388.398</c:v>
                </c:pt>
                <c:pt idx="5">
                  <c:v>365.7</c:v>
                </c:pt>
                <c:pt idx="6">
                  <c:v>428</c:v>
                </c:pt>
                <c:pt idx="7">
                  <c:v>379.5</c:v>
                </c:pt>
                <c:pt idx="8">
                  <c:v>492.7</c:v>
                </c:pt>
                <c:pt idx="9">
                  <c:v>297.4</c:v>
                </c:pt>
                <c:pt idx="10">
                  <c:v>316.3</c:v>
                </c:pt>
                <c:pt idx="11">
                  <c:v>444</c:v>
                </c:pt>
                <c:pt idx="12">
                  <c:v>365.3</c:v>
                </c:pt>
                <c:pt idx="13">
                  <c:v>402.8</c:v>
                </c:pt>
                <c:pt idx="14">
                  <c:v>414.1</c:v>
                </c:pt>
                <c:pt idx="15">
                  <c:v>360.3</c:v>
                </c:pt>
                <c:pt idx="16">
                  <c:v>339.2</c:v>
                </c:pt>
                <c:pt idx="17">
                  <c:v>402.5</c:v>
                </c:pt>
                <c:pt idx="18">
                  <c:v>274.7</c:v>
                </c:pt>
                <c:pt idx="19">
                  <c:v>307.6</c:v>
                </c:pt>
                <c:pt idx="20">
                  <c:v>470.7</c:v>
                </c:pt>
                <c:pt idx="21">
                  <c:v>441.9</c:v>
                </c:pt>
                <c:pt idx="22">
                  <c:v>348.6</c:v>
                </c:pt>
                <c:pt idx="23">
                  <c:v>337.3</c:v>
                </c:pt>
                <c:pt idx="24">
                  <c:v>357.7</c:v>
                </c:pt>
                <c:pt idx="25">
                  <c:v>379.7</c:v>
                </c:pt>
                <c:pt idx="26">
                  <c:v>448.3</c:v>
                </c:pt>
                <c:pt idx="27">
                  <c:v>508.2</c:v>
                </c:pt>
                <c:pt idx="28">
                  <c:v>235.2</c:v>
                </c:pt>
                <c:pt idx="29">
                  <c:v>302.5</c:v>
                </c:pt>
                <c:pt idx="30">
                  <c:v>368.2</c:v>
                </c:pt>
                <c:pt idx="31">
                  <c:v>407.5</c:v>
                </c:pt>
                <c:pt idx="32">
                  <c:v>384.5</c:v>
                </c:pt>
                <c:pt idx="33">
                  <c:v>472.4</c:v>
                </c:pt>
                <c:pt idx="34">
                  <c:v>343.5</c:v>
                </c:pt>
                <c:pt idx="35">
                  <c:v>321.3</c:v>
                </c:pt>
                <c:pt idx="36">
                  <c:v>353.8</c:v>
                </c:pt>
                <c:pt idx="37">
                  <c:v>257.9</c:v>
                </c:pt>
                <c:pt idx="38">
                  <c:v>269.4</c:v>
                </c:pt>
                <c:pt idx="39">
                  <c:v>240.7</c:v>
                </c:pt>
                <c:pt idx="40">
                  <c:v>323.5</c:v>
                </c:pt>
                <c:pt idx="41">
                  <c:v>407.607052103093</c:v>
                </c:pt>
                <c:pt idx="42">
                  <c:v>444.362913873682</c:v>
                </c:pt>
                <c:pt idx="43">
                  <c:v>448</c:v>
                </c:pt>
                <c:pt idx="44">
                  <c:v>389.5</c:v>
                </c:pt>
                <c:pt idx="45">
                  <c:v>459.7</c:v>
                </c:pt>
                <c:pt idx="46">
                  <c:v>498.5</c:v>
                </c:pt>
                <c:pt idx="47">
                  <c:v>231.4</c:v>
                </c:pt>
                <c:pt idx="48">
                  <c:v>379.1</c:v>
                </c:pt>
                <c:pt idx="49">
                  <c:v>420.5</c:v>
                </c:pt>
                <c:pt idx="50">
                  <c:v>427.4</c:v>
                </c:pt>
                <c:pt idx="51">
                  <c:v>278.9</c:v>
                </c:pt>
                <c:pt idx="52">
                  <c:v>332.4</c:v>
                </c:pt>
                <c:pt idx="53">
                  <c:v>309.5</c:v>
                </c:pt>
                <c:pt idx="54">
                  <c:v>496.5</c:v>
                </c:pt>
                <c:pt idx="55">
                  <c:v>408.2</c:v>
                </c:pt>
                <c:pt idx="56">
                  <c:v>260</c:v>
                </c:pt>
                <c:pt idx="57">
                  <c:v>358.2</c:v>
                </c:pt>
                <c:pt idx="58">
                  <c:v>263.6</c:v>
                </c:pt>
                <c:pt idx="59">
                  <c:v>355.5</c:v>
                </c:pt>
                <c:pt idx="60">
                  <c:v>337.2</c:v>
                </c:pt>
                <c:pt idx="61">
                  <c:v>205.9</c:v>
                </c:pt>
                <c:pt idx="62">
                  <c:v>277.7</c:v>
                </c:pt>
              </c:numCache>
            </c:numRef>
          </c:val>
          <c:smooth val="0"/>
        </c:ser>
        <c:ser>
          <c:idx val="1"/>
          <c:order val="1"/>
          <c:tx>
            <c:strRef>
              <c:f>label 1</c:f>
              <c:strCache>
                <c:ptCount val="1"/>
                <c:pt idx="0">
                  <c:v>Արտաշատ</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137.815</c:v>
                </c:pt>
                <c:pt idx="1">
                  <c:v>176.693</c:v>
                </c:pt>
                <c:pt idx="2">
                  <c:v>431.114</c:v>
                </c:pt>
                <c:pt idx="3">
                  <c:v>167.406</c:v>
                </c:pt>
                <c:pt idx="4">
                  <c:v>247.914</c:v>
                </c:pt>
                <c:pt idx="5">
                  <c:v>288.9</c:v>
                </c:pt>
                <c:pt idx="6">
                  <c:v>369.6</c:v>
                </c:pt>
                <c:pt idx="7">
                  <c:v>207.8</c:v>
                </c:pt>
                <c:pt idx="8">
                  <c:v>392.6</c:v>
                </c:pt>
                <c:pt idx="9">
                  <c:v>127</c:v>
                </c:pt>
                <c:pt idx="10">
                  <c:v>226.8</c:v>
                </c:pt>
                <c:pt idx="11">
                  <c:v>303</c:v>
                </c:pt>
                <c:pt idx="12">
                  <c:v>306.3</c:v>
                </c:pt>
                <c:pt idx="13">
                  <c:v>301.9</c:v>
                </c:pt>
                <c:pt idx="14">
                  <c:v>262.4</c:v>
                </c:pt>
                <c:pt idx="15">
                  <c:v>223.1</c:v>
                </c:pt>
                <c:pt idx="16">
                  <c:v>234</c:v>
                </c:pt>
                <c:pt idx="17">
                  <c:v>298.5</c:v>
                </c:pt>
                <c:pt idx="18">
                  <c:v>229.2</c:v>
                </c:pt>
                <c:pt idx="19">
                  <c:v>102.6</c:v>
                </c:pt>
                <c:pt idx="20">
                  <c:v>319</c:v>
                </c:pt>
                <c:pt idx="21">
                  <c:v>287.2</c:v>
                </c:pt>
                <c:pt idx="22">
                  <c:v>191.8</c:v>
                </c:pt>
                <c:pt idx="23">
                  <c:v>192</c:v>
                </c:pt>
                <c:pt idx="24">
                  <c:v>150.8</c:v>
                </c:pt>
                <c:pt idx="25">
                  <c:v>273.2</c:v>
                </c:pt>
                <c:pt idx="26">
                  <c:v>349.9</c:v>
                </c:pt>
                <c:pt idx="27">
                  <c:v>224.8</c:v>
                </c:pt>
                <c:pt idx="28">
                  <c:v>137.1</c:v>
                </c:pt>
                <c:pt idx="29">
                  <c:v>196.2</c:v>
                </c:pt>
                <c:pt idx="30">
                  <c:v>234.8</c:v>
                </c:pt>
                <c:pt idx="31">
                  <c:v>335.6</c:v>
                </c:pt>
                <c:pt idx="32">
                  <c:v>303</c:v>
                </c:pt>
                <c:pt idx="33">
                  <c:v>305</c:v>
                </c:pt>
                <c:pt idx="34">
                  <c:v>161.3</c:v>
                </c:pt>
                <c:pt idx="35">
                  <c:v>167.6</c:v>
                </c:pt>
                <c:pt idx="36">
                  <c:v>195.3</c:v>
                </c:pt>
                <c:pt idx="37">
                  <c:v>127</c:v>
                </c:pt>
                <c:pt idx="38">
                  <c:v>175.1</c:v>
                </c:pt>
                <c:pt idx="39">
                  <c:v>152.2</c:v>
                </c:pt>
                <c:pt idx="40">
                  <c:v>239.2</c:v>
                </c:pt>
                <c:pt idx="41">
                  <c:v>301.8</c:v>
                </c:pt>
                <c:pt idx="42">
                  <c:v>333.8</c:v>
                </c:pt>
                <c:pt idx="43">
                  <c:v>199.3</c:v>
                </c:pt>
                <c:pt idx="44">
                  <c:v>300.1</c:v>
                </c:pt>
                <c:pt idx="45">
                  <c:v>277.9</c:v>
                </c:pt>
                <c:pt idx="46">
                  <c:v>317</c:v>
                </c:pt>
                <c:pt idx="47">
                  <c:v>122.9</c:v>
                </c:pt>
                <c:pt idx="48">
                  <c:v>272.1</c:v>
                </c:pt>
                <c:pt idx="49">
                  <c:v>271.2</c:v>
                </c:pt>
                <c:pt idx="50">
                  <c:v>282.2</c:v>
                </c:pt>
                <c:pt idx="51">
                  <c:v>209.5</c:v>
                </c:pt>
                <c:pt idx="52">
                  <c:v>261.1</c:v>
                </c:pt>
                <c:pt idx="53">
                  <c:v>263.8</c:v>
                </c:pt>
                <c:pt idx="54">
                  <c:v>342.9</c:v>
                </c:pt>
                <c:pt idx="55">
                  <c:v>292.4</c:v>
                </c:pt>
                <c:pt idx="56">
                  <c:v>174.7</c:v>
                </c:pt>
                <c:pt idx="57">
                  <c:v>241.9</c:v>
                </c:pt>
                <c:pt idx="58">
                  <c:v>195.2</c:v>
                </c:pt>
                <c:pt idx="59">
                  <c:v>296.1</c:v>
                </c:pt>
                <c:pt idx="60">
                  <c:v>220.4</c:v>
                </c:pt>
                <c:pt idx="61">
                  <c:v>106.2</c:v>
                </c:pt>
                <c:pt idx="62">
                  <c:v>199.2</c:v>
                </c:pt>
              </c:numCache>
            </c:numRef>
          </c:val>
          <c:smooth val="0"/>
        </c:ser>
        <c:ser>
          <c:idx val="2"/>
          <c:order val="2"/>
          <c:tx>
            <c:strRef>
              <c:f>label 2</c:f>
              <c:strCache>
                <c:ptCount val="1"/>
                <c:pt idx="0">
                  <c:v>Արարատ</c:v>
                </c:pt>
              </c:strCache>
            </c:strRef>
          </c:tx>
          <c:spPr>
            <a:solidFill>
              <a:srgbClr val="9bbb59"/>
            </a:solidFill>
            <a:ln cap="rnd" w="28440">
              <a:solidFill>
                <a:srgbClr val="9bbb59"/>
              </a:solidFill>
              <a:round/>
            </a:ln>
          </c:spPr>
          <c:marker>
            <c:symbol val="none"/>
          </c:marker>
          <c:dLbls>
            <c:txPr>
              <a:bodyPr wrap="square"/>
              <a:lstStyle/>
              <a:p>
                <a:pPr>
                  <a:defRPr b="0" sz="1000" strike="noStrike" u="none">
                    <a:solidFill>
                      <a:srgbClr val="000000"/>
                    </a:solidFill>
                    <a:uFillTx/>
                    <a:latin typeface="Calibri"/>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103.996</c:v>
                </c:pt>
                <c:pt idx="1">
                  <c:v>181.673</c:v>
                </c:pt>
                <c:pt idx="2">
                  <c:v>383.593</c:v>
                </c:pt>
                <c:pt idx="3">
                  <c:v>164.442</c:v>
                </c:pt>
                <c:pt idx="4">
                  <c:v>248.713</c:v>
                </c:pt>
                <c:pt idx="5">
                  <c:v>270.8</c:v>
                </c:pt>
                <c:pt idx="6">
                  <c:v>297.6</c:v>
                </c:pt>
                <c:pt idx="7">
                  <c:v>233.9</c:v>
                </c:pt>
                <c:pt idx="8">
                  <c:v>379.5</c:v>
                </c:pt>
                <c:pt idx="9">
                  <c:v>160.5</c:v>
                </c:pt>
                <c:pt idx="10">
                  <c:v>217</c:v>
                </c:pt>
                <c:pt idx="11">
                  <c:v>282.7</c:v>
                </c:pt>
                <c:pt idx="12">
                  <c:v>278.5</c:v>
                </c:pt>
                <c:pt idx="13">
                  <c:v>257.3</c:v>
                </c:pt>
                <c:pt idx="14">
                  <c:v>281.9</c:v>
                </c:pt>
                <c:pt idx="15">
                  <c:v>258.2</c:v>
                </c:pt>
                <c:pt idx="16">
                  <c:v>215.5</c:v>
                </c:pt>
                <c:pt idx="17">
                  <c:v>287.6</c:v>
                </c:pt>
                <c:pt idx="18">
                  <c:v>199.5</c:v>
                </c:pt>
                <c:pt idx="19">
                  <c:v>125.6</c:v>
                </c:pt>
                <c:pt idx="20">
                  <c:v>294.8</c:v>
                </c:pt>
                <c:pt idx="21">
                  <c:v>263</c:v>
                </c:pt>
                <c:pt idx="22">
                  <c:v>186.2</c:v>
                </c:pt>
                <c:pt idx="23">
                  <c:v>212</c:v>
                </c:pt>
                <c:pt idx="24">
                  <c:v>194.5</c:v>
                </c:pt>
                <c:pt idx="25">
                  <c:v>263.9</c:v>
                </c:pt>
                <c:pt idx="26">
                  <c:v>246.6</c:v>
                </c:pt>
                <c:pt idx="27">
                  <c:v>261.8</c:v>
                </c:pt>
                <c:pt idx="28">
                  <c:v>161.6</c:v>
                </c:pt>
                <c:pt idx="29">
                  <c:v>163.8</c:v>
                </c:pt>
                <c:pt idx="30">
                  <c:v>225.865707696528</c:v>
                </c:pt>
                <c:pt idx="31">
                  <c:v>199.4</c:v>
                </c:pt>
                <c:pt idx="32">
                  <c:v>302.5</c:v>
                </c:pt>
                <c:pt idx="33">
                  <c:v>306.3</c:v>
                </c:pt>
                <c:pt idx="34">
                  <c:v>213.7</c:v>
                </c:pt>
                <c:pt idx="35">
                  <c:v>230.3</c:v>
                </c:pt>
                <c:pt idx="36">
                  <c:v>199.9</c:v>
                </c:pt>
                <c:pt idx="37">
                  <c:v>193.7</c:v>
                </c:pt>
                <c:pt idx="38">
                  <c:v>160</c:v>
                </c:pt>
                <c:pt idx="39">
                  <c:v>124.8</c:v>
                </c:pt>
                <c:pt idx="40">
                  <c:v>165.7</c:v>
                </c:pt>
                <c:pt idx="41">
                  <c:v>286.2</c:v>
                </c:pt>
                <c:pt idx="42">
                  <c:v>306.7</c:v>
                </c:pt>
                <c:pt idx="43">
                  <c:v>230.1</c:v>
                </c:pt>
                <c:pt idx="44">
                  <c:v>229.5</c:v>
                </c:pt>
                <c:pt idx="45">
                  <c:v>301.4</c:v>
                </c:pt>
                <c:pt idx="46">
                  <c:v>281.4</c:v>
                </c:pt>
                <c:pt idx="47">
                  <c:v>107.8</c:v>
                </c:pt>
                <c:pt idx="48">
                  <c:v>251.7</c:v>
                </c:pt>
                <c:pt idx="49">
                  <c:v>191.1</c:v>
                </c:pt>
                <c:pt idx="50">
                  <c:v>320.9</c:v>
                </c:pt>
                <c:pt idx="51">
                  <c:v>171.4</c:v>
                </c:pt>
                <c:pt idx="52">
                  <c:v>236.6</c:v>
                </c:pt>
                <c:pt idx="53">
                  <c:v>252.7</c:v>
                </c:pt>
                <c:pt idx="54">
                  <c:v>311.8</c:v>
                </c:pt>
                <c:pt idx="55">
                  <c:v>287.5</c:v>
                </c:pt>
                <c:pt idx="56">
                  <c:v>154.1</c:v>
                </c:pt>
                <c:pt idx="57">
                  <c:v>260</c:v>
                </c:pt>
                <c:pt idx="58">
                  <c:v>179</c:v>
                </c:pt>
                <c:pt idx="59">
                  <c:v>319.1</c:v>
                </c:pt>
                <c:pt idx="60">
                  <c:v>186.7</c:v>
                </c:pt>
                <c:pt idx="61">
                  <c:v>118.9</c:v>
                </c:pt>
                <c:pt idx="62">
                  <c:v>217.5</c:v>
                </c:pt>
              </c:numCache>
            </c:numRef>
          </c:val>
          <c:smooth val="0"/>
        </c:ser>
        <c:hiLowLines>
          <c:spPr>
            <a:ln w="0">
              <a:noFill/>
            </a:ln>
          </c:spPr>
        </c:hiLowLines>
        <c:marker val="0"/>
        <c:axId val="18160460"/>
        <c:axId val="54781970"/>
      </c:lineChart>
      <c:catAx>
        <c:axId val="18160460"/>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1000" strike="noStrike" u="none">
                <a:solidFill>
                  <a:srgbClr val="000000"/>
                </a:solidFill>
                <a:uFillTx/>
                <a:latin typeface="GHEA Grapalat"/>
              </a:defRPr>
            </a:pPr>
          </a:p>
        </c:txPr>
        <c:crossAx val="54781970"/>
        <c:crosses val="autoZero"/>
        <c:auto val="1"/>
        <c:lblAlgn val="ctr"/>
        <c:lblOffset val="100"/>
        <c:noMultiLvlLbl val="0"/>
      </c:catAx>
      <c:valAx>
        <c:axId val="54781970"/>
        <c:scaling>
          <c:orientation val="minMax"/>
          <c:min val="100"/>
        </c:scaling>
        <c:delete val="0"/>
        <c:axPos val="l"/>
        <c:majorGridlines>
          <c:spPr>
            <a:ln w="9360">
              <a:solidFill>
                <a:srgbClr val="d9d9d9"/>
              </a:solidFill>
              <a:round/>
            </a:ln>
          </c:spPr>
        </c:majorGridlines>
        <c:numFmt formatCode="0" sourceLinked="0"/>
        <c:majorTickMark val="none"/>
        <c:minorTickMark val="none"/>
        <c:tickLblPos val="nextTo"/>
        <c:spPr>
          <a:ln w="9360">
            <a:noFill/>
          </a:ln>
        </c:spPr>
        <c:txPr>
          <a:bodyPr/>
          <a:lstStyle/>
          <a:p>
            <a:pPr>
              <a:defRPr b="0" sz="1000" strike="noStrike" u="none">
                <a:solidFill>
                  <a:srgbClr val="000000"/>
                </a:solidFill>
                <a:uFillTx/>
                <a:latin typeface="GHEA Grapalat"/>
              </a:defRPr>
            </a:pPr>
          </a:p>
        </c:txPr>
        <c:crossAx val="18160460"/>
        <c:crosses val="autoZero"/>
        <c:crossBetween val="between"/>
      </c:valAx>
      <c:spPr>
        <a:noFill/>
        <a:ln w="0">
          <a:noFill/>
        </a:ln>
      </c:spPr>
    </c:plotArea>
    <c:legend>
      <c:legendPos val="r"/>
      <c:layout>
        <c:manualLayout>
          <c:xMode val="edge"/>
          <c:yMode val="edge"/>
          <c:x val="0.210649317837292"/>
          <c:y val="0.0417380660954712"/>
          <c:w val="0.618154254311162"/>
          <c:h val="0.112131227812462"/>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62858381323921"/>
          <c:y val="0.110334859070104"/>
          <c:w val="0.809399962845997"/>
          <c:h val="0.738255841965791"/>
        </c:manualLayout>
      </c:layout>
      <c:lineChart>
        <c:grouping val="standard"/>
        <c:varyColors val="0"/>
        <c:ser>
          <c:idx val="0"/>
          <c:order val="0"/>
          <c:tx>
            <c:strRef>
              <c:f>label 0</c:f>
              <c:strCache>
                <c:ptCount val="1"/>
                <c:pt idx="0">
                  <c:v>Վեդի Ուրցաձոր</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85.055787037037</c:v>
                </c:pt>
                <c:pt idx="1">
                  <c:v>125.283888888889</c:v>
                </c:pt>
                <c:pt idx="2">
                  <c:v>280.647592592593</c:v>
                </c:pt>
                <c:pt idx="3">
                  <c:v>189.166990740741</c:v>
                </c:pt>
                <c:pt idx="4">
                  <c:v>154.925648148148</c:v>
                </c:pt>
                <c:pt idx="5">
                  <c:v>186.392638888889</c:v>
                </c:pt>
                <c:pt idx="6">
                  <c:v>320.072592592593</c:v>
                </c:pt>
                <c:pt idx="7">
                  <c:v>240.054444444444</c:v>
                </c:pt>
                <c:pt idx="8">
                  <c:v>267.359907407407</c:v>
                </c:pt>
                <c:pt idx="9">
                  <c:v>139.812731481481</c:v>
                </c:pt>
                <c:pt idx="10">
                  <c:v>134.264027777778</c:v>
                </c:pt>
                <c:pt idx="11">
                  <c:v>203.695833333333</c:v>
                </c:pt>
                <c:pt idx="12">
                  <c:v>143.90125</c:v>
                </c:pt>
                <c:pt idx="13">
                  <c:v>135.06712962963</c:v>
                </c:pt>
                <c:pt idx="14">
                  <c:v>135.651203703704</c:v>
                </c:pt>
                <c:pt idx="15">
                  <c:v>219.246805555556</c:v>
                </c:pt>
                <c:pt idx="16">
                  <c:v>126.890092592593</c:v>
                </c:pt>
                <c:pt idx="17">
                  <c:v>259.985972222222</c:v>
                </c:pt>
                <c:pt idx="18">
                  <c:v>136.454305555556</c:v>
                </c:pt>
                <c:pt idx="19">
                  <c:v>166.899166666667</c:v>
                </c:pt>
                <c:pt idx="20">
                  <c:v>154.77962962963</c:v>
                </c:pt>
                <c:pt idx="21">
                  <c:v>183.764305555556</c:v>
                </c:pt>
                <c:pt idx="22">
                  <c:v>126.890092592593</c:v>
                </c:pt>
                <c:pt idx="23">
                  <c:v>179.310740740741</c:v>
                </c:pt>
                <c:pt idx="24">
                  <c:v>199.899351851852</c:v>
                </c:pt>
                <c:pt idx="25">
                  <c:v>130.832592592593</c:v>
                </c:pt>
                <c:pt idx="26">
                  <c:v>228.738009259259</c:v>
                </c:pt>
                <c:pt idx="27">
                  <c:v>305.835787037037</c:v>
                </c:pt>
                <c:pt idx="28">
                  <c:v>82.2814351851852</c:v>
                </c:pt>
                <c:pt idx="29">
                  <c:v>136.162268518519</c:v>
                </c:pt>
                <c:pt idx="30">
                  <c:v>123.604675925926</c:v>
                </c:pt>
                <c:pt idx="31">
                  <c:v>142.87912037037</c:v>
                </c:pt>
                <c:pt idx="32">
                  <c:v>229.103055555556</c:v>
                </c:pt>
                <c:pt idx="33">
                  <c:v>172.009814814815</c:v>
                </c:pt>
                <c:pt idx="41">
                  <c:v>69.0667592592592</c:v>
                </c:pt>
                <c:pt idx="42">
                  <c:v>77.7548611111111</c:v>
                </c:pt>
                <c:pt idx="43">
                  <c:v>42.6374074074074</c:v>
                </c:pt>
                <c:pt idx="44">
                  <c:v>47.2369907407407</c:v>
                </c:pt>
                <c:pt idx="45">
                  <c:v>44.3166203703704</c:v>
                </c:pt>
                <c:pt idx="46">
                  <c:v>171.060694444444</c:v>
                </c:pt>
                <c:pt idx="47">
                  <c:v>89.5823611111111</c:v>
                </c:pt>
                <c:pt idx="48">
                  <c:v>107.688657407407</c:v>
                </c:pt>
                <c:pt idx="49">
                  <c:v>194.788703703704</c:v>
                </c:pt>
                <c:pt idx="50">
                  <c:v>264.1475</c:v>
                </c:pt>
                <c:pt idx="51">
                  <c:v>214.282175925926</c:v>
                </c:pt>
                <c:pt idx="52">
                  <c:v>180.624907407407</c:v>
                </c:pt>
                <c:pt idx="53">
                  <c:v>91.9916666666667</c:v>
                </c:pt>
                <c:pt idx="54">
                  <c:v>154.925648148148</c:v>
                </c:pt>
                <c:pt idx="55">
                  <c:v>312.005069444445</c:v>
                </c:pt>
                <c:pt idx="56">
                  <c:v>157.310617283951</c:v>
                </c:pt>
                <c:pt idx="57">
                  <c:v>202.600694444444</c:v>
                </c:pt>
                <c:pt idx="58">
                  <c:v>220.955222222222</c:v>
                </c:pt>
                <c:pt idx="59">
                  <c:v>153.246435185185</c:v>
                </c:pt>
                <c:pt idx="60">
                  <c:v>141.521944612795</c:v>
                </c:pt>
                <c:pt idx="61">
                  <c:v>103.46701867284</c:v>
                </c:pt>
                <c:pt idx="62">
                  <c:v>70.8683844135802</c:v>
                </c:pt>
              </c:numCache>
            </c:numRef>
          </c:val>
          <c:smooth val="0"/>
        </c:ser>
        <c:ser>
          <c:idx val="1"/>
          <c:order val="1"/>
          <c:tx>
            <c:strRef>
              <c:f>label 1</c:f>
              <c:strCache>
                <c:ptCount val="1"/>
                <c:pt idx="0">
                  <c:v>Վայք Զառիթափ</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134.95132183908</c:v>
                </c:pt>
                <c:pt idx="1">
                  <c:v>139.165718390805</c:v>
                </c:pt>
                <c:pt idx="2">
                  <c:v>383.827298850575</c:v>
                </c:pt>
                <c:pt idx="3">
                  <c:v>211.852729885057</c:v>
                </c:pt>
                <c:pt idx="4">
                  <c:v>179.904885057471</c:v>
                </c:pt>
                <c:pt idx="9">
                  <c:v>187.517988505747</c:v>
                </c:pt>
                <c:pt idx="10">
                  <c:v>179.089195402299</c:v>
                </c:pt>
                <c:pt idx="11">
                  <c:v>286.397701149425</c:v>
                </c:pt>
                <c:pt idx="12">
                  <c:v>277.289166666667</c:v>
                </c:pt>
                <c:pt idx="13">
                  <c:v>149.633735632184</c:v>
                </c:pt>
                <c:pt idx="14">
                  <c:v>202.562931034483</c:v>
                </c:pt>
                <c:pt idx="15">
                  <c:v>251.594942528736</c:v>
                </c:pt>
                <c:pt idx="16">
                  <c:v>170.841666666667</c:v>
                </c:pt>
                <c:pt idx="17">
                  <c:v>274.842097701149</c:v>
                </c:pt>
                <c:pt idx="18">
                  <c:v>177.4125</c:v>
                </c:pt>
                <c:pt idx="19">
                  <c:v>229.435373563218</c:v>
                </c:pt>
                <c:pt idx="20">
                  <c:v>252.002787356322</c:v>
                </c:pt>
                <c:pt idx="21">
                  <c:v>260.748793103448</c:v>
                </c:pt>
                <c:pt idx="22">
                  <c:v>252.410632183908</c:v>
                </c:pt>
                <c:pt idx="23">
                  <c:v>207.411752873563</c:v>
                </c:pt>
                <c:pt idx="24">
                  <c:v>281.231666666667</c:v>
                </c:pt>
                <c:pt idx="25">
                  <c:v>168.303965517241</c:v>
                </c:pt>
                <c:pt idx="26">
                  <c:v>429.234022988506</c:v>
                </c:pt>
                <c:pt idx="27">
                  <c:v>491.679597701149</c:v>
                </c:pt>
                <c:pt idx="35">
                  <c:v>157.654683908046</c:v>
                </c:pt>
                <c:pt idx="36">
                  <c:v>251.232413793103</c:v>
                </c:pt>
                <c:pt idx="37">
                  <c:v>193.40908045977</c:v>
                </c:pt>
                <c:pt idx="38">
                  <c:v>116.281091954023</c:v>
                </c:pt>
                <c:pt idx="39">
                  <c:v>144.467701149425</c:v>
                </c:pt>
                <c:pt idx="40">
                  <c:v>84.5598275862069</c:v>
                </c:pt>
                <c:pt idx="41">
                  <c:v>322.922471264368</c:v>
                </c:pt>
                <c:pt idx="42">
                  <c:v>249.782298850575</c:v>
                </c:pt>
                <c:pt idx="43">
                  <c:v>293.240431034483</c:v>
                </c:pt>
                <c:pt idx="44">
                  <c:v>268.271264367816</c:v>
                </c:pt>
                <c:pt idx="45">
                  <c:v>225.40224137931</c:v>
                </c:pt>
                <c:pt idx="46">
                  <c:v>281.412931034483</c:v>
                </c:pt>
                <c:pt idx="47">
                  <c:v>191.913649425287</c:v>
                </c:pt>
                <c:pt idx="48">
                  <c:v>226.127298850575</c:v>
                </c:pt>
                <c:pt idx="49">
                  <c:v>318.526810344828</c:v>
                </c:pt>
                <c:pt idx="50">
                  <c:v>313.134195402299</c:v>
                </c:pt>
                <c:pt idx="51">
                  <c:v>292.741954022988</c:v>
                </c:pt>
                <c:pt idx="52">
                  <c:v>308.149425287356</c:v>
                </c:pt>
                <c:pt idx="53">
                  <c:v>162.050344827586</c:v>
                </c:pt>
                <c:pt idx="54">
                  <c:v>177.367183908046</c:v>
                </c:pt>
                <c:pt idx="55">
                  <c:v>286.89617816092</c:v>
                </c:pt>
                <c:pt idx="56">
                  <c:v>197.895373563218</c:v>
                </c:pt>
                <c:pt idx="57">
                  <c:v>170.252557471264</c:v>
                </c:pt>
                <c:pt idx="58">
                  <c:v>224.586551724138</c:v>
                </c:pt>
                <c:pt idx="59">
                  <c:v>174.013793103448</c:v>
                </c:pt>
                <c:pt idx="60">
                  <c:v>145.147442528736</c:v>
                </c:pt>
                <c:pt idx="62">
                  <c:v>87.1552037617555</c:v>
                </c:pt>
              </c:numCache>
            </c:numRef>
          </c:val>
          <c:smooth val="0"/>
        </c:ser>
        <c:ser>
          <c:idx val="2"/>
          <c:order val="2"/>
          <c:tx>
            <c:strRef>
              <c:f>label 2</c:f>
              <c:strCache>
                <c:ptCount val="1"/>
                <c:pt idx="0">
                  <c:v>Արփա Եղեգնաձոր</c:v>
                </c:pt>
              </c:strCache>
            </c:strRef>
          </c:tx>
          <c:spPr>
            <a:solidFill>
              <a:srgbClr val="000000"/>
            </a:solidFill>
            <a:ln cap="rnd" w="19080">
              <a:solidFill>
                <a:srgbClr val="000000"/>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1908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169.010450819672</c:v>
                </c:pt>
                <c:pt idx="1">
                  <c:v>229.462117486339</c:v>
                </c:pt>
                <c:pt idx="2">
                  <c:v>472.345969945355</c:v>
                </c:pt>
                <c:pt idx="3">
                  <c:v>382.099344262295</c:v>
                </c:pt>
                <c:pt idx="4">
                  <c:v>327.916898907104</c:v>
                </c:pt>
                <c:pt idx="5">
                  <c:v>334.552363387978</c:v>
                </c:pt>
                <c:pt idx="6">
                  <c:v>362.365300546448</c:v>
                </c:pt>
                <c:pt idx="7">
                  <c:v>398.40793715847</c:v>
                </c:pt>
                <c:pt idx="8">
                  <c:v>588.531229508197</c:v>
                </c:pt>
                <c:pt idx="9">
                  <c:v>337.072978142077</c:v>
                </c:pt>
                <c:pt idx="10">
                  <c:v>271.063032786885</c:v>
                </c:pt>
                <c:pt idx="11">
                  <c:v>363.593292349727</c:v>
                </c:pt>
                <c:pt idx="12">
                  <c:v>369.108483606557</c:v>
                </c:pt>
                <c:pt idx="13">
                  <c:v>241.117267759563</c:v>
                </c:pt>
                <c:pt idx="14">
                  <c:v>245.167486338798</c:v>
                </c:pt>
                <c:pt idx="15">
                  <c:v>391.81556010929</c:v>
                </c:pt>
                <c:pt idx="16">
                  <c:v>283.967718579235</c:v>
                </c:pt>
                <c:pt idx="17">
                  <c:v>419.176079234973</c:v>
                </c:pt>
                <c:pt idx="18">
                  <c:v>321.044453551913</c:v>
                </c:pt>
                <c:pt idx="19">
                  <c:v>373.352595628415</c:v>
                </c:pt>
                <c:pt idx="20">
                  <c:v>350.063838797814</c:v>
                </c:pt>
                <c:pt idx="21">
                  <c:v>394.551612021858</c:v>
                </c:pt>
                <c:pt idx="22">
                  <c:v>445.674849726776</c:v>
                </c:pt>
                <c:pt idx="23">
                  <c:v>362.128319672131</c:v>
                </c:pt>
                <c:pt idx="24">
                  <c:v>429.236994535519</c:v>
                </c:pt>
                <c:pt idx="25">
                  <c:v>279.852868852459</c:v>
                </c:pt>
                <c:pt idx="26">
                  <c:v>447.635327868852</c:v>
                </c:pt>
                <c:pt idx="27">
                  <c:v>581.314084699454</c:v>
                </c:pt>
                <c:pt idx="28">
                  <c:v>289.052035519126</c:v>
                </c:pt>
                <c:pt idx="29">
                  <c:v>311.479043715847</c:v>
                </c:pt>
                <c:pt idx="30">
                  <c:v>291.227950819672</c:v>
                </c:pt>
                <c:pt idx="31">
                  <c:v>365.036721311475</c:v>
                </c:pt>
                <c:pt idx="32">
                  <c:v>373.783469945355</c:v>
                </c:pt>
                <c:pt idx="33">
                  <c:v>392.677308743169</c:v>
                </c:pt>
                <c:pt idx="34">
                  <c:v>324.728428961749</c:v>
                </c:pt>
                <c:pt idx="35">
                  <c:v>259.55868852459</c:v>
                </c:pt>
                <c:pt idx="36">
                  <c:v>338.774931693989</c:v>
                </c:pt>
                <c:pt idx="37">
                  <c:v>270.502896174863</c:v>
                </c:pt>
                <c:pt idx="38">
                  <c:v>241.591229508197</c:v>
                </c:pt>
                <c:pt idx="39">
                  <c:v>256.219412568306</c:v>
                </c:pt>
                <c:pt idx="40">
                  <c:v>215.157090163934</c:v>
                </c:pt>
                <c:pt idx="41">
                  <c:v>362.06368852459</c:v>
                </c:pt>
                <c:pt idx="42">
                  <c:v>426.285505464481</c:v>
                </c:pt>
                <c:pt idx="43">
                  <c:v>353.079959016393</c:v>
                </c:pt>
                <c:pt idx="44">
                  <c:v>366.544781420765</c:v>
                </c:pt>
                <c:pt idx="45">
                  <c:v>359.047568306011</c:v>
                </c:pt>
                <c:pt idx="46">
                  <c:v>363.765642076503</c:v>
                </c:pt>
                <c:pt idx="47">
                  <c:v>268.822486338798</c:v>
                </c:pt>
                <c:pt idx="48">
                  <c:v>374.020450819672</c:v>
                </c:pt>
                <c:pt idx="49">
                  <c:v>406.400655737705</c:v>
                </c:pt>
                <c:pt idx="50">
                  <c:v>468.166489071038</c:v>
                </c:pt>
                <c:pt idx="51">
                  <c:v>409.955368852459</c:v>
                </c:pt>
                <c:pt idx="52">
                  <c:v>383.413510928962</c:v>
                </c:pt>
                <c:pt idx="53">
                  <c:v>334.832431693989</c:v>
                </c:pt>
                <c:pt idx="54">
                  <c:v>375.054549180328</c:v>
                </c:pt>
                <c:pt idx="55">
                  <c:v>450.457554644809</c:v>
                </c:pt>
                <c:pt idx="56">
                  <c:v>368.828415300546</c:v>
                </c:pt>
                <c:pt idx="57">
                  <c:v>303.529412568306</c:v>
                </c:pt>
                <c:pt idx="58">
                  <c:v>383.456598360656</c:v>
                </c:pt>
                <c:pt idx="59">
                  <c:v>304.735860655738</c:v>
                </c:pt>
                <c:pt idx="60">
                  <c:v>285.294000863958</c:v>
                </c:pt>
                <c:pt idx="61">
                  <c:v>293.133907399501</c:v>
                </c:pt>
                <c:pt idx="62">
                  <c:v>254.740077413479</c:v>
                </c:pt>
              </c:numCache>
            </c:numRef>
          </c:val>
          <c:smooth val="0"/>
        </c:ser>
        <c:hiLowLines>
          <c:spPr>
            <a:ln w="0">
              <a:noFill/>
            </a:ln>
          </c:spPr>
        </c:hiLowLines>
        <c:marker val="0"/>
        <c:axId val="32925939"/>
        <c:axId val="53080203"/>
      </c:lineChart>
      <c:catAx>
        <c:axId val="32925939"/>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1000" strike="noStrike" u="none">
                <a:solidFill>
                  <a:srgbClr val="000000"/>
                </a:solidFill>
                <a:uFillTx/>
                <a:latin typeface="GHEA Grapalat"/>
              </a:defRPr>
            </a:pPr>
          </a:p>
        </c:txPr>
        <c:crossAx val="53080203"/>
        <c:crosses val="autoZero"/>
        <c:auto val="1"/>
        <c:lblAlgn val="ctr"/>
        <c:lblOffset val="100"/>
        <c:noMultiLvlLbl val="0"/>
      </c:catAx>
      <c:valAx>
        <c:axId val="53080203"/>
        <c:scaling>
          <c:orientation val="minMax"/>
          <c:max val="600"/>
          <c:min val="0"/>
        </c:scaling>
        <c:delete val="0"/>
        <c:axPos val="l"/>
        <c:majorGridlines>
          <c:spPr>
            <a:ln w="9360">
              <a:solidFill>
                <a:srgbClr val="d9d9d9"/>
              </a:solidFill>
              <a:round/>
            </a:ln>
          </c:spPr>
        </c:majorGridlines>
        <c:title>
          <c:tx>
            <c:rich>
              <a:bodyPr rot="-5400000"/>
              <a:lstStyle/>
              <a:p>
                <a:pPr>
                  <a:defRPr b="0" sz="1300" strike="noStrike" u="none">
                    <a:uFillTx/>
                    <a:latin typeface="Arial"/>
                  </a:defRPr>
                </a:pPr>
                <a:r>
                  <a:rPr b="0" lang="hy-AM" sz="1000" strike="noStrike" u="none">
                    <a:solidFill>
                      <a:srgbClr val="000000"/>
                    </a:solidFill>
                    <a:uFillTx/>
                    <a:latin typeface="GHEA Grapalat"/>
                  </a:rPr>
                  <a:t>Հոսքի շերտի բարձրություն, մմ</a:t>
                </a:r>
              </a:p>
            </c:rich>
          </c:tx>
          <c:layout>
            <c:manualLayout>
              <c:xMode val="edge"/>
              <c:yMode val="edge"/>
              <c:x val="0.0217350919561583"/>
              <c:y val="0.0941941700794989"/>
            </c:manualLayout>
          </c:layout>
          <c:overlay val="0"/>
          <c:spPr>
            <a:noFill/>
            <a:ln w="0">
              <a:noFill/>
            </a:ln>
          </c:spPr>
        </c:title>
        <c:numFmt formatCode="0" sourceLinked="0"/>
        <c:majorTickMark val="none"/>
        <c:minorTickMark val="none"/>
        <c:tickLblPos val="nextTo"/>
        <c:spPr>
          <a:ln w="9360">
            <a:noFill/>
          </a:ln>
        </c:spPr>
        <c:txPr>
          <a:bodyPr/>
          <a:lstStyle/>
          <a:p>
            <a:pPr>
              <a:defRPr b="0" sz="1000" strike="noStrike" u="none">
                <a:solidFill>
                  <a:srgbClr val="000000"/>
                </a:solidFill>
                <a:uFillTx/>
                <a:latin typeface="GHEA Grapalat"/>
              </a:defRPr>
            </a:pPr>
          </a:p>
        </c:txPr>
        <c:crossAx val="32925939"/>
        <c:crosses val="autoZero"/>
        <c:crossBetween val="between"/>
      </c:valAx>
      <c:spPr>
        <a:noFill/>
        <a:ln w="0">
          <a:noFill/>
        </a:ln>
      </c:spPr>
    </c:plotArea>
    <c:legend>
      <c:legendPos val="r"/>
      <c:layout>
        <c:manualLayout>
          <c:xMode val="edge"/>
          <c:yMode val="edge"/>
          <c:x val="0.0959811753049724"/>
          <c:y val="0.00337268128161889"/>
          <c:w val="0.881719098340352"/>
          <c:h val="0.0899891579327792"/>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58351682919157"/>
          <c:y val="0.107928450568044"/>
          <c:w val="0.782384397609311"/>
          <c:h val="0.667996132463138"/>
        </c:manualLayout>
      </c:layout>
      <c:lineChart>
        <c:grouping val="standard"/>
        <c:varyColors val="0"/>
        <c:ser>
          <c:idx val="0"/>
          <c:order val="0"/>
          <c:tx>
            <c:strRef>
              <c:f>label 0</c:f>
              <c:strCache>
                <c:ptCount val="1"/>
                <c:pt idx="0">
                  <c:v>Սելիմագետ Շատին</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137.622453703704</c:v>
                </c:pt>
                <c:pt idx="1">
                  <c:v>245.128587962963</c:v>
                </c:pt>
                <c:pt idx="2">
                  <c:v>576.043055555556</c:v>
                </c:pt>
                <c:pt idx="3">
                  <c:v>391.877199074074</c:v>
                </c:pt>
                <c:pt idx="4">
                  <c:v>321.058217592593</c:v>
                </c:pt>
                <c:pt idx="5">
                  <c:v>331.096990740741</c:v>
                </c:pt>
                <c:pt idx="6">
                  <c:v>329.271759259259</c:v>
                </c:pt>
                <c:pt idx="7">
                  <c:v>500.113425925926</c:v>
                </c:pt>
                <c:pt idx="8">
                  <c:v>774.263194444444</c:v>
                </c:pt>
                <c:pt idx="9">
                  <c:v>263.563425925926</c:v>
                </c:pt>
                <c:pt idx="10">
                  <c:v>221.948148148148</c:v>
                </c:pt>
                <c:pt idx="11">
                  <c:v>383.116087962963</c:v>
                </c:pt>
                <c:pt idx="12">
                  <c:v>259.730439814815</c:v>
                </c:pt>
                <c:pt idx="13">
                  <c:v>238.010185185185</c:v>
                </c:pt>
                <c:pt idx="14">
                  <c:v>239.105324074074</c:v>
                </c:pt>
                <c:pt idx="15">
                  <c:v>446.45162037037</c:v>
                </c:pt>
                <c:pt idx="16">
                  <c:v>260.095486111111</c:v>
                </c:pt>
                <c:pt idx="17">
                  <c:v>500.843518518518</c:v>
                </c:pt>
                <c:pt idx="18">
                  <c:v>237.645138888889</c:v>
                </c:pt>
                <c:pt idx="19">
                  <c:v>333.834837962963</c:v>
                </c:pt>
                <c:pt idx="20">
                  <c:v>333.469791666667</c:v>
                </c:pt>
                <c:pt idx="21">
                  <c:v>351.357060185185</c:v>
                </c:pt>
                <c:pt idx="22">
                  <c:v>314.122337962963</c:v>
                </c:pt>
                <c:pt idx="23">
                  <c:v>355.372569444444</c:v>
                </c:pt>
                <c:pt idx="24">
                  <c:v>535.705439814815</c:v>
                </c:pt>
                <c:pt idx="25">
                  <c:v>315.4</c:v>
                </c:pt>
                <c:pt idx="26">
                  <c:v>713.848032407408</c:v>
                </c:pt>
                <c:pt idx="27">
                  <c:v>766.049652777778</c:v>
                </c:pt>
                <c:pt idx="28">
                  <c:v>304.083564814815</c:v>
                </c:pt>
                <c:pt idx="29">
                  <c:v>319.415509259259</c:v>
                </c:pt>
                <c:pt idx="30">
                  <c:v>301.710763888889</c:v>
                </c:pt>
                <c:pt idx="31">
                  <c:v>518.183217592593</c:v>
                </c:pt>
                <c:pt idx="32">
                  <c:v>580.606134259259</c:v>
                </c:pt>
                <c:pt idx="33">
                  <c:v>513.620138888889</c:v>
                </c:pt>
                <c:pt idx="34">
                  <c:v>335.660069444444</c:v>
                </c:pt>
                <c:pt idx="35">
                  <c:v>227.788888888889</c:v>
                </c:pt>
                <c:pt idx="36">
                  <c:v>299.520486111111</c:v>
                </c:pt>
                <c:pt idx="37">
                  <c:v>164.270833333333</c:v>
                </c:pt>
                <c:pt idx="38">
                  <c:v>193.109490740741</c:v>
                </c:pt>
                <c:pt idx="39">
                  <c:v>174.127083333333</c:v>
                </c:pt>
                <c:pt idx="40">
                  <c:v>115.719675925926</c:v>
                </c:pt>
                <c:pt idx="41">
                  <c:v>378.005439814815</c:v>
                </c:pt>
                <c:pt idx="42">
                  <c:v>535.15787037037</c:v>
                </c:pt>
                <c:pt idx="43">
                  <c:v>482.043634259259</c:v>
                </c:pt>
                <c:pt idx="44">
                  <c:v>318.685416666667</c:v>
                </c:pt>
                <c:pt idx="45">
                  <c:v>579.876041666667</c:v>
                </c:pt>
                <c:pt idx="46">
                  <c:v>720.418865740741</c:v>
                </c:pt>
                <c:pt idx="47">
                  <c:v>265.206134259259</c:v>
                </c:pt>
                <c:pt idx="48">
                  <c:v>537.348148148148</c:v>
                </c:pt>
                <c:pt idx="49">
                  <c:v>628.609722222222</c:v>
                </c:pt>
                <c:pt idx="50">
                  <c:v>516.357986111111</c:v>
                </c:pt>
                <c:pt idx="51">
                  <c:v>287.473958333333</c:v>
                </c:pt>
                <c:pt idx="52">
                  <c:v>472.369907407407</c:v>
                </c:pt>
                <c:pt idx="53">
                  <c:v>516.540509259259</c:v>
                </c:pt>
                <c:pt idx="54">
                  <c:v>582.215656565656</c:v>
                </c:pt>
                <c:pt idx="55">
                  <c:v>664.31125</c:v>
                </c:pt>
                <c:pt idx="56">
                  <c:v>522.162222222222</c:v>
                </c:pt>
                <c:pt idx="57">
                  <c:v>600.683680555556</c:v>
                </c:pt>
                <c:pt idx="58">
                  <c:v>762.034143518519</c:v>
                </c:pt>
                <c:pt idx="59">
                  <c:v>391.512152777778</c:v>
                </c:pt>
                <c:pt idx="60">
                  <c:v>236.367476851852</c:v>
                </c:pt>
                <c:pt idx="61">
                  <c:v>300.798148148148</c:v>
                </c:pt>
                <c:pt idx="62">
                  <c:v>153.136921296296</c:v>
                </c:pt>
              </c:numCache>
            </c:numRef>
          </c:val>
          <c:smooth val="0"/>
        </c:ser>
        <c:ser>
          <c:idx val="1"/>
          <c:order val="1"/>
          <c:tx>
            <c:strRef>
              <c:f>label 1</c:f>
              <c:strCache>
                <c:ptCount val="1"/>
                <c:pt idx="0">
                  <c:v>Արփա Արենի</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193.629875886525</c:v>
                </c:pt>
                <c:pt idx="1">
                  <c:v>270.38280141844</c:v>
                </c:pt>
                <c:pt idx="2">
                  <c:v>544.833927304965</c:v>
                </c:pt>
                <c:pt idx="3">
                  <c:v>423.790789007092</c:v>
                </c:pt>
                <c:pt idx="4">
                  <c:v>349.875904255319</c:v>
                </c:pt>
                <c:pt idx="5">
                  <c:v>407.853023049645</c:v>
                </c:pt>
                <c:pt idx="6">
                  <c:v>345.346223404255</c:v>
                </c:pt>
                <c:pt idx="7">
                  <c:v>360.822632978723</c:v>
                </c:pt>
                <c:pt idx="8">
                  <c:v>565.650886524823</c:v>
                </c:pt>
                <c:pt idx="9">
                  <c:v>312.841569148936</c:v>
                </c:pt>
                <c:pt idx="11">
                  <c:v>429.117358156028</c:v>
                </c:pt>
                <c:pt idx="12">
                  <c:v>376.019432624114</c:v>
                </c:pt>
                <c:pt idx="13">
                  <c:v>219.353989361702</c:v>
                </c:pt>
                <c:pt idx="14">
                  <c:v>243.498306737589</c:v>
                </c:pt>
                <c:pt idx="15">
                  <c:v>382.967739361702</c:v>
                </c:pt>
                <c:pt idx="16">
                  <c:v>248.545265957447</c:v>
                </c:pt>
                <c:pt idx="17">
                  <c:v>404.10625</c:v>
                </c:pt>
                <c:pt idx="18">
                  <c:v>296.498368794326</c:v>
                </c:pt>
                <c:pt idx="19">
                  <c:v>339.474414893617</c:v>
                </c:pt>
                <c:pt idx="20">
                  <c:v>360.389237588653</c:v>
                </c:pt>
                <c:pt idx="21">
                  <c:v>370.147624113475</c:v>
                </c:pt>
                <c:pt idx="22">
                  <c:v>413.654929078014</c:v>
                </c:pt>
                <c:pt idx="23">
                  <c:v>363.674654255319</c:v>
                </c:pt>
                <c:pt idx="24">
                  <c:v>444.398040780142</c:v>
                </c:pt>
                <c:pt idx="25">
                  <c:v>308.297907801418</c:v>
                </c:pt>
                <c:pt idx="26">
                  <c:v>496.153838652482</c:v>
                </c:pt>
                <c:pt idx="27">
                  <c:v>585.167659574468</c:v>
                </c:pt>
                <c:pt idx="28">
                  <c:v>269.222420212766</c:v>
                </c:pt>
                <c:pt idx="29">
                  <c:v>313.414769503546</c:v>
                </c:pt>
                <c:pt idx="30">
                  <c:v>277.764503546099</c:v>
                </c:pt>
                <c:pt idx="31">
                  <c:v>346.842136524823</c:v>
                </c:pt>
                <c:pt idx="32">
                  <c:v>424.89524822695</c:v>
                </c:pt>
                <c:pt idx="33">
                  <c:v>378.088546099291</c:v>
                </c:pt>
                <c:pt idx="34">
                  <c:v>282.979228723404</c:v>
                </c:pt>
                <c:pt idx="35">
                  <c:v>243.987624113475</c:v>
                </c:pt>
                <c:pt idx="36">
                  <c:v>332.63795212766</c:v>
                </c:pt>
                <c:pt idx="37">
                  <c:v>249.412056737589</c:v>
                </c:pt>
                <c:pt idx="38">
                  <c:v>213.14664893617</c:v>
                </c:pt>
                <c:pt idx="39">
                  <c:v>236.438156028369</c:v>
                </c:pt>
                <c:pt idx="40">
                  <c:v>196.314131205674</c:v>
                </c:pt>
                <c:pt idx="41">
                  <c:v>398.500070921986</c:v>
                </c:pt>
                <c:pt idx="42">
                  <c:v>387.133927304965</c:v>
                </c:pt>
                <c:pt idx="43">
                  <c:v>361.829228723404</c:v>
                </c:pt>
                <c:pt idx="44">
                  <c:v>354.084033687943</c:v>
                </c:pt>
                <c:pt idx="45">
                  <c:v>335.965310283688</c:v>
                </c:pt>
                <c:pt idx="46">
                  <c:v>373.852455673759</c:v>
                </c:pt>
                <c:pt idx="47">
                  <c:v>238.003971631206</c:v>
                </c:pt>
                <c:pt idx="48">
                  <c:v>395.270576241135</c:v>
                </c:pt>
                <c:pt idx="49">
                  <c:v>471.841755319149</c:v>
                </c:pt>
                <c:pt idx="50">
                  <c:v>490.547659574468</c:v>
                </c:pt>
                <c:pt idx="51">
                  <c:v>429.466870567376</c:v>
                </c:pt>
                <c:pt idx="52">
                  <c:v>416.227340425532</c:v>
                </c:pt>
                <c:pt idx="53">
                  <c:v>352.672003546099</c:v>
                </c:pt>
                <c:pt idx="54">
                  <c:v>397.745124113475</c:v>
                </c:pt>
                <c:pt idx="55">
                  <c:v>539.786968085106</c:v>
                </c:pt>
                <c:pt idx="56">
                  <c:v>374.677304964539</c:v>
                </c:pt>
                <c:pt idx="57">
                  <c:v>328.597588652482</c:v>
                </c:pt>
                <c:pt idx="58">
                  <c:v>442.482712765957</c:v>
                </c:pt>
                <c:pt idx="59">
                  <c:v>354.615292553191</c:v>
                </c:pt>
                <c:pt idx="60">
                  <c:v>321.232197104019</c:v>
                </c:pt>
                <c:pt idx="61">
                  <c:v>285.456106678487</c:v>
                </c:pt>
                <c:pt idx="62">
                  <c:v>233.728269799054</c:v>
                </c:pt>
              </c:numCache>
            </c:numRef>
          </c:val>
          <c:smooth val="0"/>
        </c:ser>
        <c:ser>
          <c:idx val="2"/>
          <c:order val="2"/>
          <c:tx>
            <c:strRef>
              <c:f>label 2</c:f>
              <c:strCache>
                <c:ptCount val="1"/>
                <c:pt idx="0">
                  <c:v>Ազատ Գառնի</c:v>
                </c:pt>
              </c:strCache>
            </c:strRef>
          </c:tx>
          <c:spPr>
            <a:solidFill>
              <a:srgbClr val="000000"/>
            </a:solidFill>
            <a:ln cap="rnd" w="19080">
              <a:solidFill>
                <a:srgbClr val="000000"/>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1908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0">
                  <c:v>431.740030674847</c:v>
                </c:pt>
                <c:pt idx="1">
                  <c:v>435.206850715746</c:v>
                </c:pt>
                <c:pt idx="2">
                  <c:v>712.229959100205</c:v>
                </c:pt>
                <c:pt idx="3">
                  <c:v>535.986503067485</c:v>
                </c:pt>
                <c:pt idx="4">
                  <c:v>407.069171779141</c:v>
                </c:pt>
                <c:pt idx="5">
                  <c:v>533.325920245399</c:v>
                </c:pt>
                <c:pt idx="6">
                  <c:v>614.836503067485</c:v>
                </c:pt>
                <c:pt idx="7">
                  <c:v>611.047188139059</c:v>
                </c:pt>
                <c:pt idx="8">
                  <c:v>599.114877300613</c:v>
                </c:pt>
                <c:pt idx="9">
                  <c:v>504.140132924335</c:v>
                </c:pt>
                <c:pt idx="10">
                  <c:v>557.835531697342</c:v>
                </c:pt>
                <c:pt idx="11">
                  <c:v>387.88072597137</c:v>
                </c:pt>
                <c:pt idx="12">
                  <c:v>367.886042944785</c:v>
                </c:pt>
                <c:pt idx="13">
                  <c:v>339.74836400818</c:v>
                </c:pt>
                <c:pt idx="14">
                  <c:v>370.788496932515</c:v>
                </c:pt>
                <c:pt idx="15">
                  <c:v>540.985173824131</c:v>
                </c:pt>
                <c:pt idx="16">
                  <c:v>305.56390593047</c:v>
                </c:pt>
                <c:pt idx="17">
                  <c:v>440.447392638037</c:v>
                </c:pt>
                <c:pt idx="18">
                  <c:v>342.973312883436</c:v>
                </c:pt>
                <c:pt idx="19">
                  <c:v>354.583128834356</c:v>
                </c:pt>
                <c:pt idx="20">
                  <c:v>391.266922290389</c:v>
                </c:pt>
                <c:pt idx="21">
                  <c:v>417.469631901841</c:v>
                </c:pt>
                <c:pt idx="22">
                  <c:v>358.85618609407</c:v>
                </c:pt>
                <c:pt idx="23">
                  <c:v>470.278169734151</c:v>
                </c:pt>
                <c:pt idx="24">
                  <c:v>398.200562372188</c:v>
                </c:pt>
                <c:pt idx="25">
                  <c:v>353.212525562372</c:v>
                </c:pt>
                <c:pt idx="26">
                  <c:v>443.51109406953</c:v>
                </c:pt>
                <c:pt idx="27">
                  <c:v>516.475562372188</c:v>
                </c:pt>
                <c:pt idx="28">
                  <c:v>374.335940695297</c:v>
                </c:pt>
                <c:pt idx="29">
                  <c:v>345.633895705521</c:v>
                </c:pt>
                <c:pt idx="30">
                  <c:v>284.924233128834</c:v>
                </c:pt>
                <c:pt idx="31">
                  <c:v>416.179652351738</c:v>
                </c:pt>
                <c:pt idx="32">
                  <c:v>432.304396728016</c:v>
                </c:pt>
                <c:pt idx="39">
                  <c:v>265.574539877301</c:v>
                </c:pt>
                <c:pt idx="40">
                  <c:v>287.181697341513</c:v>
                </c:pt>
                <c:pt idx="41">
                  <c:v>406.021063394683</c:v>
                </c:pt>
                <c:pt idx="42">
                  <c:v>681.270449897751</c:v>
                </c:pt>
                <c:pt idx="43">
                  <c:v>325.397341513293</c:v>
                </c:pt>
                <c:pt idx="44">
                  <c:v>571.460940695297</c:v>
                </c:pt>
                <c:pt idx="45">
                  <c:v>477.292433537832</c:v>
                </c:pt>
                <c:pt idx="46">
                  <c:v>575.895245398773</c:v>
                </c:pt>
                <c:pt idx="47">
                  <c:v>433.997494887526</c:v>
                </c:pt>
                <c:pt idx="48">
                  <c:v>514.137474437628</c:v>
                </c:pt>
                <c:pt idx="49">
                  <c:v>568.558486707566</c:v>
                </c:pt>
                <c:pt idx="50">
                  <c:v>745.769427402863</c:v>
                </c:pt>
                <c:pt idx="51">
                  <c:v>375.303425357873</c:v>
                </c:pt>
                <c:pt idx="52">
                  <c:v>382.07581799591</c:v>
                </c:pt>
                <c:pt idx="53">
                  <c:v>310.320705521472</c:v>
                </c:pt>
                <c:pt idx="54">
                  <c:v>463.505777096115</c:v>
                </c:pt>
                <c:pt idx="55">
                  <c:v>385.462014314928</c:v>
                </c:pt>
                <c:pt idx="56">
                  <c:v>317.334969325153</c:v>
                </c:pt>
                <c:pt idx="57">
                  <c:v>299.678374233129</c:v>
                </c:pt>
                <c:pt idx="58">
                  <c:v>396.346216768916</c:v>
                </c:pt>
                <c:pt idx="59">
                  <c:v>413.35782208589</c:v>
                </c:pt>
                <c:pt idx="60">
                  <c:v>322.69375937287</c:v>
                </c:pt>
                <c:pt idx="61">
                  <c:v>326.644321745058</c:v>
                </c:pt>
                <c:pt idx="62">
                  <c:v>252.55112133606</c:v>
                </c:pt>
              </c:numCache>
            </c:numRef>
          </c:val>
          <c:smooth val="0"/>
        </c:ser>
        <c:ser>
          <c:idx val="3"/>
          <c:order val="3"/>
          <c:tx>
            <c:strRef>
              <c:f>label 3</c:f>
              <c:strCache>
                <c:ptCount val="1"/>
                <c:pt idx="0">
                  <c:v>Եղեգիս Շատին</c:v>
                </c:pt>
              </c:strCache>
            </c:strRef>
          </c:tx>
          <c:spPr>
            <a:solidFill>
              <a:srgbClr val="8064a2"/>
            </a:solidFill>
            <a:ln cap="rnd" w="28440">
              <a:solidFill>
                <a:srgbClr val="8064a2"/>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3</c:f>
              <c:numCache>
                <c:formatCode>General</c:formatCode>
                <c:ptCount val="63"/>
                <c:pt idx="0">
                  <c:v>330.837154294032</c:v>
                </c:pt>
                <c:pt idx="1">
                  <c:v>518.206331877729</c:v>
                </c:pt>
                <c:pt idx="2">
                  <c:v>808.929839883552</c:v>
                </c:pt>
                <c:pt idx="3">
                  <c:v>611.058806404658</c:v>
                </c:pt>
                <c:pt idx="4">
                  <c:v>537.258879184862</c:v>
                </c:pt>
                <c:pt idx="8">
                  <c:v>826.432933042212</c:v>
                </c:pt>
                <c:pt idx="9">
                  <c:v>443.832532751092</c:v>
                </c:pt>
                <c:pt idx="10">
                  <c:v>499.383333333333</c:v>
                </c:pt>
                <c:pt idx="11">
                  <c:v>610.484934497817</c:v>
                </c:pt>
                <c:pt idx="12">
                  <c:v>563.312663755459</c:v>
                </c:pt>
                <c:pt idx="13">
                  <c:v>448.93999272198</c:v>
                </c:pt>
                <c:pt idx="14">
                  <c:v>463.114628820961</c:v>
                </c:pt>
                <c:pt idx="15">
                  <c:v>629.939192139738</c:v>
                </c:pt>
                <c:pt idx="16">
                  <c:v>416.688391557496</c:v>
                </c:pt>
                <c:pt idx="17">
                  <c:v>660.698726346434</c:v>
                </c:pt>
                <c:pt idx="18">
                  <c:v>450.087736535662</c:v>
                </c:pt>
                <c:pt idx="19">
                  <c:v>569.453093158661</c:v>
                </c:pt>
                <c:pt idx="20">
                  <c:v>678.029657933042</c:v>
                </c:pt>
                <c:pt idx="21">
                  <c:v>537.890138282387</c:v>
                </c:pt>
                <c:pt idx="22">
                  <c:v>316.719905385735</c:v>
                </c:pt>
                <c:pt idx="23">
                  <c:v>542.65327510917</c:v>
                </c:pt>
                <c:pt idx="24">
                  <c:v>667.470414847162</c:v>
                </c:pt>
                <c:pt idx="25">
                  <c:v>575.650909752547</c:v>
                </c:pt>
                <c:pt idx="26">
                  <c:v>544.489665211063</c:v>
                </c:pt>
                <c:pt idx="27">
                  <c:v>520.042721979622</c:v>
                </c:pt>
                <c:pt idx="28">
                  <c:v>396.258551673945</c:v>
                </c:pt>
                <c:pt idx="29">
                  <c:v>484.233114992722</c:v>
                </c:pt>
                <c:pt idx="30">
                  <c:v>422.254949053857</c:v>
                </c:pt>
                <c:pt idx="31">
                  <c:v>543.743631732169</c:v>
                </c:pt>
                <c:pt idx="32">
                  <c:v>643.482569141194</c:v>
                </c:pt>
                <c:pt idx="33">
                  <c:v>574.790101892285</c:v>
                </c:pt>
                <c:pt idx="34">
                  <c:v>433.617612809316</c:v>
                </c:pt>
                <c:pt idx="35">
                  <c:v>340.707751091703</c:v>
                </c:pt>
                <c:pt idx="36">
                  <c:v>470.230640465793</c:v>
                </c:pt>
                <c:pt idx="37">
                  <c:v>424.550436681223</c:v>
                </c:pt>
                <c:pt idx="38">
                  <c:v>308.972634643377</c:v>
                </c:pt>
                <c:pt idx="39">
                  <c:v>359.071652110626</c:v>
                </c:pt>
                <c:pt idx="40">
                  <c:v>448.93999272198</c:v>
                </c:pt>
                <c:pt idx="41">
                  <c:v>590.342030567686</c:v>
                </c:pt>
                <c:pt idx="42">
                  <c:v>648.934352256186</c:v>
                </c:pt>
                <c:pt idx="43">
                  <c:v>552.236935953421</c:v>
                </c:pt>
                <c:pt idx="44">
                  <c:v>816.67711062591</c:v>
                </c:pt>
                <c:pt idx="45">
                  <c:v>638.834206695779</c:v>
                </c:pt>
                <c:pt idx="46">
                  <c:v>796.41943231441</c:v>
                </c:pt>
                <c:pt idx="47">
                  <c:v>434.421033478894</c:v>
                </c:pt>
                <c:pt idx="48">
                  <c:v>595.105167394469</c:v>
                </c:pt>
                <c:pt idx="49">
                  <c:v>707.239737991266</c:v>
                </c:pt>
                <c:pt idx="50">
                  <c:v>829.704002911208</c:v>
                </c:pt>
                <c:pt idx="51">
                  <c:v>507.24537845706</c:v>
                </c:pt>
                <c:pt idx="52">
                  <c:v>584.890247452693</c:v>
                </c:pt>
                <c:pt idx="53">
                  <c:v>505.179439592431</c:v>
                </c:pt>
                <c:pt idx="54">
                  <c:v>567.042831149927</c:v>
                </c:pt>
                <c:pt idx="55">
                  <c:v>679.52172489083</c:v>
                </c:pt>
                <c:pt idx="56">
                  <c:v>669.306804949054</c:v>
                </c:pt>
                <c:pt idx="57">
                  <c:v>502.597016011645</c:v>
                </c:pt>
                <c:pt idx="58">
                  <c:v>713.839264919942</c:v>
                </c:pt>
                <c:pt idx="59">
                  <c:v>537.258879184862</c:v>
                </c:pt>
                <c:pt idx="60">
                  <c:v>515.604779233382</c:v>
                </c:pt>
                <c:pt idx="61">
                  <c:v>512.563258127123</c:v>
                </c:pt>
                <c:pt idx="62">
                  <c:v>443.296918971373</c:v>
                </c:pt>
              </c:numCache>
            </c:numRef>
          </c:val>
          <c:smooth val="0"/>
        </c:ser>
        <c:hiLowLines>
          <c:spPr>
            <a:ln w="0">
              <a:noFill/>
            </a:ln>
          </c:spPr>
        </c:hiLowLines>
        <c:marker val="0"/>
        <c:axId val="46494893"/>
        <c:axId val="38551888"/>
      </c:lineChart>
      <c:catAx>
        <c:axId val="46494893"/>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1000" strike="noStrike" u="none">
                <a:solidFill>
                  <a:srgbClr val="000000"/>
                </a:solidFill>
                <a:uFillTx/>
                <a:latin typeface="GHEA Grapalat"/>
              </a:defRPr>
            </a:pPr>
          </a:p>
        </c:txPr>
        <c:crossAx val="38551888"/>
        <c:crosses val="autoZero"/>
        <c:auto val="1"/>
        <c:lblAlgn val="ctr"/>
        <c:lblOffset val="100"/>
        <c:noMultiLvlLbl val="0"/>
      </c:catAx>
      <c:valAx>
        <c:axId val="38551888"/>
        <c:scaling>
          <c:orientation val="minMax"/>
          <c:min val="100"/>
        </c:scaling>
        <c:delete val="0"/>
        <c:axPos val="l"/>
        <c:majorGridlines>
          <c:spPr>
            <a:ln w="9360">
              <a:solidFill>
                <a:srgbClr val="d9d9d9"/>
              </a:solidFill>
              <a:round/>
            </a:ln>
          </c:spPr>
        </c:majorGridlines>
        <c:numFmt formatCode="0" sourceLinked="0"/>
        <c:majorTickMark val="none"/>
        <c:minorTickMark val="none"/>
        <c:tickLblPos val="nextTo"/>
        <c:spPr>
          <a:ln w="9360">
            <a:noFill/>
          </a:ln>
        </c:spPr>
        <c:txPr>
          <a:bodyPr/>
          <a:lstStyle/>
          <a:p>
            <a:pPr>
              <a:defRPr b="0" sz="1000" strike="noStrike" u="none">
                <a:solidFill>
                  <a:srgbClr val="000000"/>
                </a:solidFill>
                <a:uFillTx/>
                <a:latin typeface="GHEA Grapalat"/>
              </a:defRPr>
            </a:pPr>
          </a:p>
        </c:txPr>
        <c:crossAx val="46494893"/>
        <c:crosses val="autoZero"/>
        <c:crossBetween val="between"/>
      </c:valAx>
      <c:spPr>
        <a:noFill/>
        <a:ln w="0">
          <a:noFill/>
        </a:ln>
      </c:spPr>
    </c:plotArea>
    <c:legend>
      <c:legendPos val="r"/>
      <c:layout>
        <c:manualLayout>
          <c:xMode val="edge"/>
          <c:yMode val="edge"/>
          <c:x val="0"/>
          <c:y val="0"/>
          <c:w val="0.986976217440544"/>
          <c:h val="0.0708328296869334"/>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56481365290501"/>
          <c:y val="0.135269521979885"/>
          <c:w val="0.825448613376835"/>
          <c:h val="0.686405243530342"/>
        </c:manualLayout>
      </c:layout>
      <c:lineChart>
        <c:grouping val="standard"/>
        <c:varyColors val="0"/>
        <c:ser>
          <c:idx val="0"/>
          <c:order val="0"/>
          <c:tx>
            <c:strRef>
              <c:f>label 0</c:f>
              <c:strCache>
                <c:ptCount val="1"/>
                <c:pt idx="0">
                  <c:v>Արփա Ջերմուկ</c:v>
                </c:pt>
              </c:strCache>
            </c:strRef>
          </c:tx>
          <c:spPr>
            <a:solidFill>
              <a:srgbClr val="4f81bd"/>
            </a:solidFill>
            <a:ln cap="rnd" w="28440">
              <a:solidFill>
                <a:srgbClr val="4f81b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0</c:f>
              <c:numCache>
                <c:formatCode>General</c:formatCode>
                <c:ptCount val="63"/>
                <c:pt idx="0">
                  <c:v>473.232077051926</c:v>
                </c:pt>
                <c:pt idx="1">
                  <c:v>476.930234505863</c:v>
                </c:pt>
                <c:pt idx="2">
                  <c:v>1029.80477386935</c:v>
                </c:pt>
                <c:pt idx="3">
                  <c:v>846.613902847571</c:v>
                </c:pt>
                <c:pt idx="4">
                  <c:v>804.481323283082</c:v>
                </c:pt>
                <c:pt idx="5">
                  <c:v>838.689279731993</c:v>
                </c:pt>
                <c:pt idx="6">
                  <c:v>823.896649916248</c:v>
                </c:pt>
                <c:pt idx="7">
                  <c:v>916.614740368509</c:v>
                </c:pt>
                <c:pt idx="8">
                  <c:v>987.672194304858</c:v>
                </c:pt>
                <c:pt idx="9">
                  <c:v>716.78216080402</c:v>
                </c:pt>
                <c:pt idx="10">
                  <c:v>688.385594639866</c:v>
                </c:pt>
                <c:pt idx="11">
                  <c:v>808.311557788945</c:v>
                </c:pt>
                <c:pt idx="12">
                  <c:v>876.727470686767</c:v>
                </c:pt>
                <c:pt idx="13">
                  <c:v>710.046231155779</c:v>
                </c:pt>
                <c:pt idx="14">
                  <c:v>692.083752093802</c:v>
                </c:pt>
                <c:pt idx="15">
                  <c:v>977.898492462311</c:v>
                </c:pt>
                <c:pt idx="16">
                  <c:v>712.819849246231</c:v>
                </c:pt>
                <c:pt idx="17">
                  <c:v>1204.54271356784</c:v>
                </c:pt>
                <c:pt idx="18">
                  <c:v>953.068006700167</c:v>
                </c:pt>
                <c:pt idx="19">
                  <c:v>986.8797319933</c:v>
                </c:pt>
                <c:pt idx="20">
                  <c:v>849.387520938024</c:v>
                </c:pt>
                <c:pt idx="21">
                  <c:v>811.217252931323</c:v>
                </c:pt>
                <c:pt idx="22">
                  <c:v>877.387855946399</c:v>
                </c:pt>
                <c:pt idx="23">
                  <c:v>824.028726968174</c:v>
                </c:pt>
                <c:pt idx="24">
                  <c:v>878.180318257956</c:v>
                </c:pt>
                <c:pt idx="25">
                  <c:v>630.139614740369</c:v>
                </c:pt>
                <c:pt idx="26">
                  <c:v>1053.71072026801</c:v>
                </c:pt>
                <c:pt idx="27">
                  <c:v>1308.88358458961</c:v>
                </c:pt>
                <c:pt idx="28">
                  <c:v>737.12202680067</c:v>
                </c:pt>
                <c:pt idx="29">
                  <c:v>926.256365159129</c:v>
                </c:pt>
                <c:pt idx="30">
                  <c:v>846.349748743719</c:v>
                </c:pt>
                <c:pt idx="31">
                  <c:v>940.520686767169</c:v>
                </c:pt>
                <c:pt idx="32">
                  <c:v>1040.76716917923</c:v>
                </c:pt>
                <c:pt idx="33">
                  <c:v>880.293551088777</c:v>
                </c:pt>
                <c:pt idx="34">
                  <c:v>799.726549413735</c:v>
                </c:pt>
                <c:pt idx="35">
                  <c:v>726.291708542714</c:v>
                </c:pt>
                <c:pt idx="36">
                  <c:v>822.04757118928</c:v>
                </c:pt>
                <c:pt idx="37">
                  <c:v>664.875879396985</c:v>
                </c:pt>
                <c:pt idx="38">
                  <c:v>627.762227805695</c:v>
                </c:pt>
                <c:pt idx="39">
                  <c:v>758.386432160804</c:v>
                </c:pt>
                <c:pt idx="40">
                  <c:v>659.592797319933</c:v>
                </c:pt>
                <c:pt idx="41">
                  <c:v>824.821189279732</c:v>
                </c:pt>
                <c:pt idx="42">
                  <c:v>959.143551088777</c:v>
                </c:pt>
                <c:pt idx="43">
                  <c:v>783.084840871022</c:v>
                </c:pt>
                <c:pt idx="44">
                  <c:v>979.483417085427</c:v>
                </c:pt>
                <c:pt idx="45">
                  <c:v>807.38701842546</c:v>
                </c:pt>
                <c:pt idx="46">
                  <c:v>1165.44790619765</c:v>
                </c:pt>
                <c:pt idx="47">
                  <c:v>910.142964824121</c:v>
                </c:pt>
                <c:pt idx="48">
                  <c:v>1010.91775544389</c:v>
                </c:pt>
                <c:pt idx="49">
                  <c:v>1077.74874371859</c:v>
                </c:pt>
                <c:pt idx="50">
                  <c:v>876.199162479062</c:v>
                </c:pt>
                <c:pt idx="51">
                  <c:v>701.197068676717</c:v>
                </c:pt>
                <c:pt idx="52">
                  <c:v>685.479899497487</c:v>
                </c:pt>
                <c:pt idx="53">
                  <c:v>752.707118927973</c:v>
                </c:pt>
                <c:pt idx="54">
                  <c:v>584.308877721943</c:v>
                </c:pt>
                <c:pt idx="55">
                  <c:v>594.610887772194</c:v>
                </c:pt>
                <c:pt idx="56">
                  <c:v>633.705695142378</c:v>
                </c:pt>
                <c:pt idx="57">
                  <c:v>584.705108877722</c:v>
                </c:pt>
                <c:pt idx="58">
                  <c:v>528.968592964824</c:v>
                </c:pt>
                <c:pt idx="59">
                  <c:v>501.364489112228</c:v>
                </c:pt>
                <c:pt idx="60">
                  <c:v>479.74787828029</c:v>
                </c:pt>
                <c:pt idx="61">
                  <c:v>508.804829704076</c:v>
                </c:pt>
                <c:pt idx="62">
                  <c:v>426.917057509771</c:v>
                </c:pt>
              </c:numCache>
            </c:numRef>
          </c:val>
          <c:smooth val="0"/>
        </c:ser>
        <c:ser>
          <c:idx val="1"/>
          <c:order val="1"/>
          <c:tx>
            <c:strRef>
              <c:f>label 1</c:f>
              <c:strCache>
                <c:ptCount val="1"/>
                <c:pt idx="0">
                  <c:v>Եղեգիս Հերմոն</c:v>
                </c:pt>
              </c:strCache>
            </c:strRef>
          </c:tx>
          <c:spPr>
            <a:solidFill>
              <a:srgbClr val="c0504d"/>
            </a:solidFill>
            <a:ln cap="rnd" w="28440">
              <a:solidFill>
                <a:srgbClr val="c0504d"/>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2844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1</c:f>
              <c:numCache>
                <c:formatCode>General</c:formatCode>
                <c:ptCount val="63"/>
                <c:pt idx="0">
                  <c:v>443.996016260163</c:v>
                </c:pt>
                <c:pt idx="1">
                  <c:v>755.29325203252</c:v>
                </c:pt>
                <c:pt idx="2">
                  <c:v>1065.05195121951</c:v>
                </c:pt>
                <c:pt idx="3">
                  <c:v>897.992520325203</c:v>
                </c:pt>
                <c:pt idx="4">
                  <c:v>801.782699186992</c:v>
                </c:pt>
                <c:pt idx="8">
                  <c:v>957.214639837398</c:v>
                </c:pt>
                <c:pt idx="9">
                  <c:v>618.646843089431</c:v>
                </c:pt>
                <c:pt idx="10">
                  <c:v>511.974973170732</c:v>
                </c:pt>
                <c:pt idx="11">
                  <c:v>740.960501626016</c:v>
                </c:pt>
                <c:pt idx="12">
                  <c:v>692.881233333333</c:v>
                </c:pt>
                <c:pt idx="13">
                  <c:v>585.440095121951</c:v>
                </c:pt>
                <c:pt idx="14">
                  <c:v>600.569038211382</c:v>
                </c:pt>
                <c:pt idx="15">
                  <c:v>856.863591056911</c:v>
                </c:pt>
                <c:pt idx="16">
                  <c:v>574.926761788618</c:v>
                </c:pt>
                <c:pt idx="17">
                  <c:v>872.63359105691</c:v>
                </c:pt>
                <c:pt idx="18">
                  <c:v>709.292290243902</c:v>
                </c:pt>
                <c:pt idx="19">
                  <c:v>788.014078861788</c:v>
                </c:pt>
                <c:pt idx="20">
                  <c:v>1002.01041463415</c:v>
                </c:pt>
                <c:pt idx="21">
                  <c:v>753.34443902439</c:v>
                </c:pt>
                <c:pt idx="22">
                  <c:v>711.034682926829</c:v>
                </c:pt>
                <c:pt idx="23">
                  <c:v>747.574926829268</c:v>
                </c:pt>
                <c:pt idx="24">
                  <c:v>778.986715447155</c:v>
                </c:pt>
                <c:pt idx="25">
                  <c:v>582.054032520325</c:v>
                </c:pt>
                <c:pt idx="26">
                  <c:v>980.406796747968</c:v>
                </c:pt>
                <c:pt idx="27">
                  <c:v>1252.34313821138</c:v>
                </c:pt>
                <c:pt idx="28">
                  <c:v>569.745739837398</c:v>
                </c:pt>
                <c:pt idx="29">
                  <c:v>632.697528455284</c:v>
                </c:pt>
                <c:pt idx="30">
                  <c:v>686.54630894309</c:v>
                </c:pt>
                <c:pt idx="31">
                  <c:v>959.380130081301</c:v>
                </c:pt>
                <c:pt idx="32">
                  <c:v>1035.79411382114</c:v>
                </c:pt>
                <c:pt idx="33">
                  <c:v>936.302081300813</c:v>
                </c:pt>
                <c:pt idx="34">
                  <c:v>839.117853658537</c:v>
                </c:pt>
                <c:pt idx="35">
                  <c:v>682.956390243902</c:v>
                </c:pt>
                <c:pt idx="36">
                  <c:v>1041.05078048781</c:v>
                </c:pt>
                <c:pt idx="37">
                  <c:v>864.888341463415</c:v>
                </c:pt>
                <c:pt idx="38">
                  <c:v>892.325577235772</c:v>
                </c:pt>
                <c:pt idx="39">
                  <c:v>869.119317073171</c:v>
                </c:pt>
                <c:pt idx="40">
                  <c:v>510.127447154472</c:v>
                </c:pt>
                <c:pt idx="41">
                  <c:v>802.705821138212</c:v>
                </c:pt>
                <c:pt idx="42">
                  <c:v>979.509317073171</c:v>
                </c:pt>
                <c:pt idx="43">
                  <c:v>811.937040650407</c:v>
                </c:pt>
                <c:pt idx="44">
                  <c:v>1101.08572277947</c:v>
                </c:pt>
                <c:pt idx="45">
                  <c:v>917.828054416896</c:v>
                </c:pt>
                <c:pt idx="46">
                  <c:v>1226.87095960388</c:v>
                </c:pt>
                <c:pt idx="47">
                  <c:v>557.347993875496</c:v>
                </c:pt>
                <c:pt idx="48">
                  <c:v>824.140986066996</c:v>
                </c:pt>
                <c:pt idx="49">
                  <c:v>788.557170481588</c:v>
                </c:pt>
                <c:pt idx="50">
                  <c:v>1176.99728906146</c:v>
                </c:pt>
                <c:pt idx="51">
                  <c:v>714.764055301621</c:v>
                </c:pt>
                <c:pt idx="52">
                  <c:v>782.211156576337</c:v>
                </c:pt>
                <c:pt idx="53">
                  <c:v>632.697056151308</c:v>
                </c:pt>
                <c:pt idx="54">
                  <c:v>711.812238421908</c:v>
                </c:pt>
                <c:pt idx="55">
                  <c:v>825.546209840234</c:v>
                </c:pt>
                <c:pt idx="56">
                  <c:v>791.276703159756</c:v>
                </c:pt>
                <c:pt idx="57">
                  <c:v>781.398529319773</c:v>
                </c:pt>
                <c:pt idx="58">
                  <c:v>953.256696263271</c:v>
                </c:pt>
                <c:pt idx="59">
                  <c:v>840.806238254121</c:v>
                </c:pt>
                <c:pt idx="60">
                  <c:v>645.808865547688</c:v>
                </c:pt>
                <c:pt idx="61">
                  <c:v>686.012937339123</c:v>
                </c:pt>
                <c:pt idx="62">
                  <c:v>523.185707491914</c:v>
                </c:pt>
              </c:numCache>
            </c:numRef>
          </c:val>
          <c:smooth val="0"/>
        </c:ser>
        <c:ser>
          <c:idx val="2"/>
          <c:order val="2"/>
          <c:tx>
            <c:strRef>
              <c:f>label 2</c:f>
              <c:strCache>
                <c:ptCount val="1"/>
                <c:pt idx="0">
                  <c:v>Արտաբուն Արտաբույնք</c:v>
                </c:pt>
              </c:strCache>
            </c:strRef>
          </c:tx>
          <c:spPr>
            <a:solidFill>
              <a:srgbClr val="000000"/>
            </a:solidFill>
            <a:ln cap="rnd" w="19080">
              <a:solidFill>
                <a:srgbClr val="000000"/>
              </a:solidFill>
              <a:round/>
            </a:ln>
          </c:spPr>
          <c:marker>
            <c:symbol val="none"/>
          </c:marker>
          <c:dLbls>
            <c:txPr>
              <a:bodyPr wrap="square"/>
              <a:lstStyle/>
              <a:p>
                <a:pPr>
                  <a:defRPr b="0" sz="1000" strike="noStrike" u="none">
                    <a:solidFill>
                      <a:srgbClr val="000000"/>
                    </a:solidFill>
                    <a:uFillTx/>
                    <a:latin typeface="GHEA Grapalat"/>
                  </a:defRPr>
                </a:pPr>
              </a:p>
            </c:txPr>
            <c:dLblPos val="r"/>
            <c:showLegendKey val="0"/>
            <c:showVal val="0"/>
            <c:showCatName val="0"/>
            <c:showSerName val="0"/>
            <c:showPercent val="0"/>
            <c:separator>; </c:separator>
            <c:showLeaderLines val="1"/>
            <c:leaderLines>
              <c:spPr>
                <a:ln w="19080">
                  <a:solidFill>
                    <a:srgbClr val="000000"/>
                  </a:solidFill>
                </a:ln>
              </c:spPr>
            </c:leaderLines>
            <c:extLst>
              <c:ext xmlns:c15="http://schemas.microsoft.com/office/drawing/2012/chart" uri="{CE6537A1-D6FC-4f65-9D91-7224C49458BB}">
                <c15:showLeaderLines val="1"/>
              </c:ext>
            </c:extLst>
          </c:dLbls>
          <c:trendline>
            <c:spPr>
              <a:ln cap="rnd" w="19080">
                <a:solidFill>
                  <a:srgbClr val="000000"/>
                </a:solidFill>
                <a:round/>
              </a:ln>
            </c:spPr>
            <c:trendlineType val="linear"/>
            <c:forward val="0"/>
            <c:backward val="0"/>
            <c:dispRSqr val="0"/>
            <c:dispEq val="0"/>
          </c:trendline>
          <c:cat>
            <c:strRef>
              <c:f>categories</c:f>
              <c:strCache>
                <c:ptCount val="63"/>
                <c:pt idx="0">
                  <c:v>1961</c:v>
                </c:pt>
                <c:pt idx="1">
                  <c:v>1962</c:v>
                </c:pt>
                <c:pt idx="2">
                  <c:v>1963</c:v>
                </c:pt>
                <c:pt idx="3">
                  <c:v>1964</c:v>
                </c:pt>
                <c:pt idx="4">
                  <c:v>1965</c:v>
                </c:pt>
                <c:pt idx="5">
                  <c:v>1966</c:v>
                </c:pt>
                <c:pt idx="6">
                  <c:v>1967</c:v>
                </c:pt>
                <c:pt idx="7">
                  <c:v>1968</c:v>
                </c:pt>
                <c:pt idx="8">
                  <c:v>1969</c:v>
                </c:pt>
                <c:pt idx="9">
                  <c:v>1970</c:v>
                </c:pt>
                <c:pt idx="10">
                  <c:v>1971</c:v>
                </c:pt>
                <c:pt idx="11">
                  <c:v>1972</c:v>
                </c:pt>
                <c:pt idx="12">
                  <c:v>1973</c:v>
                </c:pt>
                <c:pt idx="13">
                  <c:v>1974</c:v>
                </c:pt>
                <c:pt idx="14">
                  <c:v>1975</c:v>
                </c:pt>
                <c:pt idx="15">
                  <c:v>1976</c:v>
                </c:pt>
                <c:pt idx="16">
                  <c:v>1977</c:v>
                </c:pt>
                <c:pt idx="17">
                  <c:v>1978</c:v>
                </c:pt>
                <c:pt idx="18">
                  <c:v>1979</c:v>
                </c:pt>
                <c:pt idx="19">
                  <c:v>1980</c:v>
                </c:pt>
                <c:pt idx="20">
                  <c:v>1981</c:v>
                </c:pt>
                <c:pt idx="21">
                  <c:v>1982</c:v>
                </c:pt>
                <c:pt idx="22">
                  <c:v>1983</c:v>
                </c:pt>
                <c:pt idx="23">
                  <c:v>1984</c:v>
                </c:pt>
                <c:pt idx="24">
                  <c:v>1985</c:v>
                </c:pt>
                <c:pt idx="25">
                  <c:v>1986</c:v>
                </c:pt>
                <c:pt idx="26">
                  <c:v>1987</c:v>
                </c:pt>
                <c:pt idx="27">
                  <c:v>1988</c:v>
                </c:pt>
                <c:pt idx="28">
                  <c:v>1989</c:v>
                </c:pt>
                <c:pt idx="29">
                  <c:v>1990</c:v>
                </c:pt>
                <c:pt idx="30">
                  <c:v>1991</c:v>
                </c:pt>
                <c:pt idx="31">
                  <c:v>1992</c:v>
                </c:pt>
                <c:pt idx="32">
                  <c:v>1993</c:v>
                </c:pt>
                <c:pt idx="33">
                  <c:v>1994</c:v>
                </c:pt>
                <c:pt idx="34">
                  <c:v>1995</c:v>
                </c:pt>
                <c:pt idx="35">
                  <c:v>1996</c:v>
                </c:pt>
                <c:pt idx="36">
                  <c:v>1997</c:v>
                </c:pt>
                <c:pt idx="37">
                  <c:v>1998</c:v>
                </c:pt>
                <c:pt idx="38">
                  <c:v>1999</c:v>
                </c:pt>
                <c:pt idx="39">
                  <c:v>2000</c:v>
                </c:pt>
                <c:pt idx="40">
                  <c:v>2001</c:v>
                </c:pt>
                <c:pt idx="41">
                  <c:v>2002</c:v>
                </c:pt>
                <c:pt idx="42">
                  <c:v>2003</c:v>
                </c:pt>
                <c:pt idx="43">
                  <c:v>2004</c:v>
                </c:pt>
                <c:pt idx="44">
                  <c:v>2005</c:v>
                </c:pt>
                <c:pt idx="45">
                  <c:v>2006</c:v>
                </c:pt>
                <c:pt idx="46">
                  <c:v>2007</c:v>
                </c:pt>
                <c:pt idx="47">
                  <c:v>2008</c:v>
                </c:pt>
                <c:pt idx="48">
                  <c:v>2009</c:v>
                </c:pt>
                <c:pt idx="49">
                  <c:v>2010</c:v>
                </c:pt>
                <c:pt idx="50">
                  <c:v>2011</c:v>
                </c:pt>
                <c:pt idx="51">
                  <c:v>2012</c:v>
                </c:pt>
                <c:pt idx="52">
                  <c:v>2013</c:v>
                </c:pt>
                <c:pt idx="53">
                  <c:v>2014</c:v>
                </c:pt>
                <c:pt idx="54">
                  <c:v>2015</c:v>
                </c:pt>
                <c:pt idx="55">
                  <c:v>2016</c:v>
                </c:pt>
                <c:pt idx="56">
                  <c:v>2017</c:v>
                </c:pt>
                <c:pt idx="57">
                  <c:v>2018</c:v>
                </c:pt>
                <c:pt idx="58">
                  <c:v>2019</c:v>
                </c:pt>
                <c:pt idx="59">
                  <c:v>2020</c:v>
                </c:pt>
                <c:pt idx="60">
                  <c:v>2021</c:v>
                </c:pt>
                <c:pt idx="61">
                  <c:v>2022</c:v>
                </c:pt>
                <c:pt idx="62">
                  <c:v>2023</c:v>
                </c:pt>
              </c:strCache>
            </c:strRef>
          </c:cat>
          <c:val>
            <c:numRef>
              <c:f>2</c:f>
              <c:numCache>
                <c:formatCode>General</c:formatCode>
                <c:ptCount val="63"/>
                <c:pt idx="2">
                  <c:v>803.101851851852</c:v>
                </c:pt>
                <c:pt idx="3">
                  <c:v>795.508888888889</c:v>
                </c:pt>
                <c:pt idx="4">
                  <c:v>519.241851851852</c:v>
                </c:pt>
                <c:pt idx="5">
                  <c:v>685.702962962963</c:v>
                </c:pt>
                <c:pt idx="6">
                  <c:v>676.357777777778</c:v>
                </c:pt>
                <c:pt idx="7">
                  <c:v>814.783333333334</c:v>
                </c:pt>
                <c:pt idx="8">
                  <c:v>888.376666666667</c:v>
                </c:pt>
                <c:pt idx="9">
                  <c:v>519.825925925926</c:v>
                </c:pt>
                <c:pt idx="10">
                  <c:v>440.391851851852</c:v>
                </c:pt>
                <c:pt idx="11">
                  <c:v>645.985925925926</c:v>
                </c:pt>
                <c:pt idx="12">
                  <c:v>513.985185185185</c:v>
                </c:pt>
                <c:pt idx="13">
                  <c:v>423.453703703704</c:v>
                </c:pt>
                <c:pt idx="14">
                  <c:v>418.197037037037</c:v>
                </c:pt>
                <c:pt idx="15">
                  <c:v>695.048148148148</c:v>
                </c:pt>
                <c:pt idx="16">
                  <c:v>462.002592592593</c:v>
                </c:pt>
                <c:pt idx="17">
                  <c:v>703.809259259259</c:v>
                </c:pt>
                <c:pt idx="18">
                  <c:v>481.861111111111</c:v>
                </c:pt>
                <c:pt idx="19">
                  <c:v>610.357407407407</c:v>
                </c:pt>
                <c:pt idx="20">
                  <c:v>572.392592592593</c:v>
                </c:pt>
                <c:pt idx="21">
                  <c:v>604.516666666667</c:v>
                </c:pt>
                <c:pt idx="22">
                  <c:v>511.064814814815</c:v>
                </c:pt>
                <c:pt idx="23">
                  <c:v>571.224444444445</c:v>
                </c:pt>
                <c:pt idx="24">
                  <c:v>708.481851851852</c:v>
                </c:pt>
                <c:pt idx="25">
                  <c:v>615.03</c:v>
                </c:pt>
                <c:pt idx="26">
                  <c:v>1055.42185185185</c:v>
                </c:pt>
                <c:pt idx="27">
                  <c:v>1133.1037037037</c:v>
                </c:pt>
                <c:pt idx="28">
                  <c:v>367.966666666667</c:v>
                </c:pt>
                <c:pt idx="29">
                  <c:v>553.118148148148</c:v>
                </c:pt>
                <c:pt idx="30">
                  <c:v>396.119037037037</c:v>
                </c:pt>
                <c:pt idx="31">
                  <c:v>493.542592592593</c:v>
                </c:pt>
                <c:pt idx="32">
                  <c:v>670.517037037037</c:v>
                </c:pt>
                <c:pt idx="33">
                  <c:v>517.48962962963</c:v>
                </c:pt>
                <c:pt idx="34">
                  <c:v>403.011111111111</c:v>
                </c:pt>
                <c:pt idx="35">
                  <c:v>234.797777777778</c:v>
                </c:pt>
                <c:pt idx="36">
                  <c:v>570.64037037037</c:v>
                </c:pt>
                <c:pt idx="37">
                  <c:v>348.692222222222</c:v>
                </c:pt>
                <c:pt idx="38">
                  <c:v>298.520259259259</c:v>
                </c:pt>
                <c:pt idx="39">
                  <c:v>377.019814814815</c:v>
                </c:pt>
                <c:pt idx="40">
                  <c:v>242.390740740741</c:v>
                </c:pt>
                <c:pt idx="41">
                  <c:v>796.092962962963</c:v>
                </c:pt>
                <c:pt idx="42">
                  <c:v>706.72962962963</c:v>
                </c:pt>
                <c:pt idx="43">
                  <c:v>616.782222222222</c:v>
                </c:pt>
                <c:pt idx="44">
                  <c:v>639.561111111111</c:v>
                </c:pt>
                <c:pt idx="45">
                  <c:v>719.579259259259</c:v>
                </c:pt>
                <c:pt idx="46">
                  <c:v>622.622962962963</c:v>
                </c:pt>
                <c:pt idx="47">
                  <c:v>540.852592592593</c:v>
                </c:pt>
                <c:pt idx="48">
                  <c:v>672.853333333333</c:v>
                </c:pt>
                <c:pt idx="49">
                  <c:v>980.076296296296</c:v>
                </c:pt>
                <c:pt idx="50">
                  <c:v>849.243703703704</c:v>
                </c:pt>
                <c:pt idx="51">
                  <c:v>821.208148148148</c:v>
                </c:pt>
                <c:pt idx="52">
                  <c:v>1083.45740740741</c:v>
                </c:pt>
                <c:pt idx="53">
                  <c:v>863.845555555555</c:v>
                </c:pt>
                <c:pt idx="54">
                  <c:v>854.50037037037</c:v>
                </c:pt>
                <c:pt idx="55">
                  <c:v>1039.06777777778</c:v>
                </c:pt>
                <c:pt idx="56">
                  <c:v>724.251851851852</c:v>
                </c:pt>
                <c:pt idx="57">
                  <c:v>696.80037037037</c:v>
                </c:pt>
                <c:pt idx="58">
                  <c:v>698.552592592593</c:v>
                </c:pt>
                <c:pt idx="59">
                  <c:v>495.294814814815</c:v>
                </c:pt>
                <c:pt idx="60">
                  <c:v>410.02</c:v>
                </c:pt>
                <c:pt idx="61">
                  <c:v>272.345396825397</c:v>
                </c:pt>
                <c:pt idx="62">
                  <c:v>343.435555555556</c:v>
                </c:pt>
              </c:numCache>
            </c:numRef>
          </c:val>
          <c:smooth val="0"/>
        </c:ser>
        <c:hiLowLines>
          <c:spPr>
            <a:ln w="0">
              <a:noFill/>
            </a:ln>
          </c:spPr>
        </c:hiLowLines>
        <c:marker val="0"/>
        <c:axId val="56225429"/>
        <c:axId val="191752"/>
      </c:lineChart>
      <c:catAx>
        <c:axId val="56225429"/>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1000" strike="noStrike" u="none">
                <a:solidFill>
                  <a:srgbClr val="000000"/>
                </a:solidFill>
                <a:uFillTx/>
                <a:latin typeface="GHEA Grapalat"/>
              </a:defRPr>
            </a:pPr>
          </a:p>
        </c:txPr>
        <c:crossAx val="191752"/>
        <c:crosses val="autoZero"/>
        <c:auto val="1"/>
        <c:lblAlgn val="ctr"/>
        <c:lblOffset val="100"/>
        <c:noMultiLvlLbl val="0"/>
      </c:catAx>
      <c:valAx>
        <c:axId val="191752"/>
        <c:scaling>
          <c:orientation val="minMax"/>
          <c:min val="100"/>
        </c:scaling>
        <c:delete val="0"/>
        <c:axPos val="l"/>
        <c:majorGridlines>
          <c:spPr>
            <a:ln w="9360">
              <a:solidFill>
                <a:srgbClr val="d9d9d9"/>
              </a:solidFill>
              <a:round/>
            </a:ln>
          </c:spPr>
        </c:majorGridlines>
        <c:numFmt formatCode="0" sourceLinked="0"/>
        <c:majorTickMark val="none"/>
        <c:minorTickMark val="none"/>
        <c:tickLblPos val="nextTo"/>
        <c:spPr>
          <a:ln w="9360">
            <a:noFill/>
          </a:ln>
        </c:spPr>
        <c:txPr>
          <a:bodyPr/>
          <a:lstStyle/>
          <a:p>
            <a:pPr>
              <a:defRPr b="0" sz="900" strike="noStrike" u="none">
                <a:solidFill>
                  <a:srgbClr val="000000"/>
                </a:solidFill>
                <a:uFillTx/>
                <a:latin typeface="GHEA Grapalat"/>
              </a:defRPr>
            </a:pPr>
          </a:p>
        </c:txPr>
        <c:crossAx val="56225429"/>
        <c:crosses val="autoZero"/>
        <c:crossBetween val="between"/>
      </c:valAx>
      <c:spPr>
        <a:noFill/>
        <a:ln w="0">
          <a:noFill/>
        </a:ln>
      </c:spPr>
    </c:plotArea>
    <c:legend>
      <c:legendPos val="r"/>
      <c:layout>
        <c:manualLayout>
          <c:xMode val="edge"/>
          <c:yMode val="edge"/>
          <c:x val="0.00564688166645752"/>
          <c:y val="0.0113007119448525"/>
          <c:w val="0.953755411934492"/>
          <c:h val="0.0897377938517179"/>
        </c:manualLayout>
      </c:layout>
      <c:overlay val="0"/>
      <c:spPr>
        <a:noFill/>
        <a:ln w="0">
          <a:noFill/>
        </a:ln>
      </c:spPr>
      <c:txPr>
        <a:bodyPr/>
        <a:lstStyle/>
        <a:p>
          <a:pPr>
            <a:defRPr b="0" sz="1000" strike="noStrike" u="none">
              <a:solidFill>
                <a:srgbClr val="000000"/>
              </a:solidFill>
              <a:uFillTx/>
              <a:latin typeface="GHEA Grapalat"/>
            </a:defRPr>
          </a:pPr>
        </a:p>
      </c:txPr>
    </c:legend>
    <c:plotVisOnly val="1"/>
    <c:dispBlanksAs val="gap"/>
  </c:chart>
  <c:spPr>
    <a:solidFill>
      <a:srgbClr val="ffffff"/>
    </a:solidFill>
    <a:ln w="9360">
      <a:solidFill>
        <a:srgbClr val="d9d9d9"/>
      </a:solidFill>
      <a:round/>
    </a:ln>
  </c:spPr>
  <c:userShapes r:id="rId1"/>
</c:chartSpace>
</file>

<file path=word/drawings/drawing10.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0.206164729661445</cdr:x>
      <cdr:y>-0.0510403916768666</cdr:y>
    </cdr:from>
    <cdr:to>
      <cdr:x>0.245136432541688</cdr:x>
      <cdr:y>0.830232558139535</cdr:y>
    </cdr:to>
    <cdr:sp>
      <cdr:nvSpPr>
        <cdr:cNvPr id="3" name="TextBox 1"/>
        <cdr:cNvSpPr/>
      </cdr:nvSpPr>
      <cdr:spPr>
        <a:xfrm rot="16200000">
          <a:off x="0" y="0"/>
          <a:ext cx="2592000" cy="22212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tabLst>
              <a:tab algn="l" pos="0"/>
            </a:tabLst>
          </a:pPr>
          <a:r>
            <a:rPr b="0" lang="hy-AM" sz="1000" strike="noStrike" u="none">
              <a:uFillTx/>
              <a:latin typeface="GHEA Grapalat"/>
            </a:rPr>
            <a:t>Մթնոլորտային տեղումներ, մմ</a:t>
          </a:r>
          <a:endParaRPr b="0" sz="1000" strike="noStrike" u="none">
            <a:uFillTx/>
            <a:latin typeface="Times New Roman"/>
          </a:endParaRPr>
        </a:p>
      </cdr:txBody>
    </cdr:sp>
  </cdr:relSizeAnchor>
</c:userShapes>
</file>

<file path=word/drawings/drawing11.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0.159547027367097</cdr:x>
      <cdr:y>0.0444766739182983</cdr:y>
    </cdr:from>
    <cdr:to>
      <cdr:x>0.228877005347594</cdr:x>
      <cdr:y>0.801305293691081</cdr:y>
    </cdr:to>
    <cdr:sp>
      <cdr:nvSpPr>
        <cdr:cNvPr id="4" name="TextBox 1"/>
        <cdr:cNvSpPr/>
      </cdr:nvSpPr>
      <cdr:spPr>
        <a:xfrm rot="16200000">
          <a:off x="0" y="0"/>
          <a:ext cx="2254320" cy="39672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tabLst>
              <a:tab algn="l" pos="0"/>
            </a:tabLst>
          </a:pPr>
          <a:r>
            <a:rPr b="0" lang="hy-AM" sz="1000" strike="noStrike" u="none">
              <a:solidFill>
                <a:srgbClr val="000000"/>
              </a:solidFill>
              <a:uFillTx/>
              <a:latin typeface="GHEA Grapalat"/>
            </a:rPr>
            <a:t>Հոսքի շերտի բարձրություն, մմ</a:t>
          </a:r>
          <a:endParaRPr b="0" sz="1000" strike="noStrike" u="none">
            <a:uFillTx/>
            <a:latin typeface="Times New Roman"/>
          </a:endParaRPr>
        </a:p>
      </cdr:txBody>
    </cdr:sp>
  </cdr:relSizeAnchor>
</c:userShapes>
</file>

<file path=word/drawings/drawing12.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0.169029991215962</cdr:x>
      <cdr:y>0.0954910159340039</cdr:y>
    </cdr:from>
    <cdr:to>
      <cdr:x>0.239239553268917</cdr:x>
      <cdr:y>0.832636456096734</cdr:y>
    </cdr:to>
    <cdr:sp>
      <cdr:nvSpPr>
        <cdr:cNvPr id="5" name="TextBox 1"/>
        <cdr:cNvSpPr/>
      </cdr:nvSpPr>
      <cdr:spPr>
        <a:xfrm rot="16200000">
          <a:off x="0" y="0"/>
          <a:ext cx="2348280" cy="40284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tabLst>
              <a:tab algn="l" pos="0"/>
            </a:tabLst>
          </a:pPr>
          <a:r>
            <a:rPr b="0" lang="hy-AM" sz="1000" strike="noStrike" u="none">
              <a:solidFill>
                <a:srgbClr val="000000"/>
              </a:solidFill>
              <a:uFillTx/>
              <a:latin typeface="GHEA Grapalat"/>
            </a:rPr>
            <a:t>Հոսքի շերտի բարձրություն, մմ</a:t>
          </a:r>
          <a:endParaRPr b="0" sz="1000" strike="noStrike" u="none">
            <a:uFillTx/>
            <a:latin typeface="Times New Roman"/>
          </a:endParaRPr>
        </a:p>
      </cdr:txBody>
    </cdr:sp>
  </cdr:relSizeAnchor>
</c:userShapes>
</file>

<file path=word/drawings/drawing7.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0.141799691040165</cdr:x>
      <cdr:y>0.105763972437931</cdr:y>
    </cdr:from>
    <cdr:to>
      <cdr:x>0.185440267765191</cdr:x>
      <cdr:y>0.658645958656896</cdr:y>
    </cdr:to>
    <cdr:sp>
      <cdr:nvSpPr>
        <cdr:cNvPr id="0" name="TextBox 1"/>
        <cdr:cNvSpPr/>
      </cdr:nvSpPr>
      <cdr:spPr>
        <a:xfrm rot="16200000">
          <a:off x="0" y="0"/>
          <a:ext cx="1819800" cy="24408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tabLst>
              <a:tab algn="l" pos="0"/>
            </a:tabLst>
          </a:pPr>
          <a:r>
            <a:rPr b="0" lang="hy-AM" sz="1050" strike="noStrike" u="none">
              <a:solidFill>
                <a:srgbClr val="000000"/>
              </a:solidFill>
              <a:uFillTx/>
              <a:latin typeface="Calibri"/>
            </a:rPr>
            <a:t>Ջերմաստիճան</a:t>
          </a:r>
          <a:r>
            <a:rPr b="0" lang="en-US" sz="1050" strike="noStrike" u="none">
              <a:solidFill>
                <a:srgbClr val="000000"/>
              </a:solidFill>
              <a:uFillTx/>
              <a:latin typeface="Calibri"/>
            </a:rPr>
            <a:t>, </a:t>
          </a:r>
          <a:r>
            <a:rPr b="0" lang="en-US" sz="1050" strike="noStrike" u="none" baseline="30000">
              <a:solidFill>
                <a:srgbClr val="000000"/>
              </a:solidFill>
              <a:uFillTx/>
              <a:latin typeface="Calibri"/>
            </a:rPr>
            <a:t>o</a:t>
          </a:r>
          <a:r>
            <a:rPr b="0" lang="en-US" sz="1050" strike="noStrike" u="none">
              <a:solidFill>
                <a:srgbClr val="000000"/>
              </a:solidFill>
              <a:uFillTx/>
              <a:latin typeface="Calibri"/>
            </a:rPr>
            <a:t>C</a:t>
          </a:r>
          <a:endParaRPr b="0" sz="1050" strike="noStrike" u="none">
            <a:uFillTx/>
            <a:latin typeface="Times New Roman"/>
          </a:endParaRPr>
        </a:p>
      </cdr:txBody>
    </cdr:sp>
  </cdr:relSizeAnchor>
</c:userShapes>
</file>

<file path=word/drawings/drawing8.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0.124944951242529</cdr:x>
      <cdr:y>0.165039929015084</cdr:y>
    </cdr:from>
    <cdr:to>
      <cdr:x>0.166089965397924</cdr:x>
      <cdr:y>0.677573203194321</cdr:y>
    </cdr:to>
    <cdr:sp>
      <cdr:nvSpPr>
        <cdr:cNvPr id="1" name="TextBox 1"/>
        <cdr:cNvSpPr/>
      </cdr:nvSpPr>
      <cdr:spPr>
        <a:xfrm rot="16200000">
          <a:off x="0" y="0"/>
          <a:ext cx="1663560" cy="235440"/>
        </a:xfrm>
        <a:prstGeom prst="rect">
          <a:avLst/>
        </a:prstGeom>
        <a:noFill/>
        <a:ln w="0">
          <a:noFill/>
        </a:ln>
      </cdr:spPr>
      <cdr:style>
        <a:lnRef idx="0"/>
        <a:fillRef idx="0"/>
        <a:effectRef idx="0"/>
        <a:fontRef idx="minor"/>
      </cdr:style>
      <cdr:txBody>
        <a:bodyPr lIns="90000" rIns="90000" tIns="45000" bIns="45000" anchor="t">
          <a:noAutofit/>
        </a:bodyPr>
        <a:p>
          <a:pPr>
            <a:lnSpc>
              <a:spcPct val="100000"/>
            </a:lnSpc>
            <a:tabLst>
              <a:tab algn="l" pos="0"/>
            </a:tabLst>
          </a:pPr>
          <a:r>
            <a:rPr b="0" lang="hy-AM" sz="1000" strike="noStrike" u="none">
              <a:solidFill>
                <a:srgbClr val="000000"/>
              </a:solidFill>
              <a:uFillTx/>
              <a:latin typeface="GHEA Grapalat"/>
            </a:rPr>
            <a:t>Ջերմաստիճան, </a:t>
          </a:r>
          <a:r>
            <a:rPr b="0" lang="en-US" sz="1000" strike="noStrike" u="none" baseline="30000">
              <a:solidFill>
                <a:srgbClr val="000000"/>
              </a:solidFill>
              <a:uFillTx/>
              <a:latin typeface="GHEA Grapalat"/>
            </a:rPr>
            <a:t>o</a:t>
          </a:r>
          <a:r>
            <a:rPr b="0" lang="en-US" sz="1000" strike="noStrike" u="none">
              <a:solidFill>
                <a:srgbClr val="000000"/>
              </a:solidFill>
              <a:uFillTx/>
              <a:latin typeface="GHEA Grapalat"/>
            </a:rPr>
            <a:t>C</a:t>
          </a:r>
          <a:endParaRPr b="0" sz="1000" strike="noStrike" u="none">
            <a:uFillTx/>
            <a:latin typeface="Times New Roman"/>
          </a:endParaRPr>
        </a:p>
      </cdr:txBody>
    </cdr:sp>
  </cdr:relSizeAnchor>
</c:userShapes>
</file>

<file path=word/drawings/drawing9.xml><?xml version="1.0" encoding="utf-8"?>
<c:userShapes xmlns:cdr="http://schemas.openxmlformats.org/drawingml/2006/chartDrawing" xmlns:a="http://schemas.openxmlformats.org/drawingml/2006/main" xmlns:c="http://schemas.openxmlformats.org/drawingml/2006/chart" xmlns:r="http://schemas.openxmlformats.org/officeDocument/2006/relationships">
  <cdr:relSizeAnchor>
    <cdr:from>
      <cdr:x>0.204968168767944</cdr:x>
      <cdr:y>-0.025814091178212</cdr:y>
    </cdr:from>
    <cdr:to>
      <cdr:x>0.245537386094121</cdr:x>
      <cdr:y>0.834103019538188</cdr:y>
    </cdr:to>
    <cdr:sp>
      <cdr:nvSpPr>
        <cdr:cNvPr id="2" name="TextBox 1"/>
        <cdr:cNvSpPr/>
      </cdr:nvSpPr>
      <cdr:spPr>
        <a:xfrm rot="16200000">
          <a:off x="0" y="0"/>
          <a:ext cx="2614320" cy="234000"/>
        </a:xfrm>
        <a:prstGeom prst="rect">
          <a:avLst/>
        </a:prstGeom>
        <a:noFill/>
        <a:ln w="0">
          <a:noFill/>
        </a:ln>
      </cdr:spPr>
      <cdr:style>
        <a:lnRef idx="0"/>
        <a:fillRef idx="0"/>
        <a:effectRef idx="0"/>
        <a:fontRef idx="minor"/>
      </cdr:style>
      <cdr:txBody>
        <a:bodyPr lIns="90000" rIns="90000" tIns="45000" bIns="45000" anchor="t">
          <a:noAutofit/>
        </a:bodyPr>
        <a:p>
          <a:pPr algn="ctr">
            <a:lnSpc>
              <a:spcPct val="100000"/>
            </a:lnSpc>
            <a:tabLst>
              <a:tab algn="l" pos="0"/>
            </a:tabLst>
          </a:pPr>
          <a:r>
            <a:rPr b="0" lang="hy-AM" sz="1000" strike="noStrike" u="none">
              <a:uFillTx/>
              <a:latin typeface="GHEA Grapalat"/>
            </a:rPr>
            <a:t>Մթնոլորտային տեղումներ, մմ</a:t>
          </a:r>
          <a:endParaRPr b="0" sz="1000" strike="noStrike" u="none">
            <a:uFillTx/>
            <a:latin typeface="Times New Roman"/>
          </a:endParaRPr>
        </a:p>
      </cdr:txBody>
    </cdr:sp>
  </cdr:relSizeAnchor>
</c:userShape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4416</TotalTime>
  <Application>LibreOffice/24.8.2.1$Linux_X86_64 LibreOffice_project/480$Build-1</Application>
  <AppVersion>15.0000</AppVersion>
  <Pages>81</Pages>
  <Words>15744</Words>
  <Characters>106025</Characters>
  <CharactersWithSpaces>118694</CharactersWithSpaces>
  <Paragraphs>3060</Paragraphs>
  <Company>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2024-07-01T08:21:00Z</dcterms:created>
  <dc:creator>USER</dc:creator>
  <dc:description/>
  <dc:language>en-US</dc:language>
  <cp:lastModifiedBy/>
  <cp:lastPrinted>2024-10-07T04:18:00Z</cp:lastPrinted>
  <dcterms:modified xsi:type="dcterms:W3CDTF">2024-10-31T15:42:59Z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